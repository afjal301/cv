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C7D76C" w14:textId="77777777" w:rsidR="00DC632C" w:rsidRPr="00886890" w:rsidRDefault="002C7348" w:rsidP="00886890">
      <w:pPr>
        <w:pStyle w:val="Titre1"/>
        <w:numPr>
          <w:ilvl w:val="0"/>
          <w:numId w:val="0"/>
        </w:numPr>
        <w:ind w:left="432"/>
        <w:jc w:val="center"/>
        <w:rPr>
          <w:rFonts w:ascii="Times New Roman" w:hAnsi="Times New Roman" w:cs="Times New Roman"/>
          <w:color w:val="auto"/>
          <w:sz w:val="32"/>
          <w:szCs w:val="32"/>
        </w:rPr>
      </w:pPr>
      <w:bookmarkStart w:id="0" w:name="_Toc506976627"/>
      <w:bookmarkStart w:id="1" w:name="_Toc506977448"/>
      <w:r w:rsidRPr="002C7348">
        <w:rPr>
          <w:rFonts w:ascii="Times New Roman" w:hAnsi="Times New Roman" w:cs="Times New Roman"/>
          <w:color w:val="auto"/>
          <w:sz w:val="32"/>
          <w:szCs w:val="32"/>
        </w:rPr>
        <w:t>CURRICULUM VITAE</w:t>
      </w:r>
      <w:bookmarkEnd w:id="0"/>
      <w:bookmarkEnd w:id="1"/>
    </w:p>
    <w:p w14:paraId="4DA01E74" w14:textId="77777777" w:rsidR="00C75252" w:rsidRDefault="00C75252" w:rsidP="0046140D">
      <w:pPr>
        <w:tabs>
          <w:tab w:val="center" w:pos="2346"/>
        </w:tabs>
        <w:spacing w:line="240" w:lineRule="auto"/>
        <w:ind w:left="-15"/>
        <w:rPr>
          <w:rFonts w:ascii="Times New Roman" w:hAnsi="Times New Roman" w:cs="Times New Roman"/>
          <w:b/>
          <w:sz w:val="24"/>
          <w:szCs w:val="24"/>
        </w:rPr>
      </w:pPr>
    </w:p>
    <w:p w14:paraId="12BD2847" w14:textId="77777777" w:rsidR="002C7348" w:rsidRPr="00375ABE" w:rsidRDefault="002C7348" w:rsidP="0046140D">
      <w:pPr>
        <w:tabs>
          <w:tab w:val="center" w:pos="2346"/>
        </w:tabs>
        <w:spacing w:line="240" w:lineRule="auto"/>
        <w:ind w:left="-15"/>
        <w:rPr>
          <w:rFonts w:ascii="Times New Roman" w:hAnsi="Times New Roman" w:cs="Times New Roman"/>
          <w:b/>
          <w:color w:val="3366A6"/>
          <w:sz w:val="24"/>
          <w:szCs w:val="24"/>
        </w:rPr>
      </w:pPr>
      <w:r w:rsidRPr="00375ABE">
        <w:rPr>
          <w:rFonts w:ascii="Times New Roman" w:hAnsi="Times New Roman" w:cs="Times New Roman"/>
          <w:b/>
          <w:sz w:val="24"/>
          <w:szCs w:val="24"/>
        </w:rPr>
        <w:t>ETAT CIVIL ET CONTACT</w:t>
      </w:r>
      <w:r>
        <w:rPr>
          <w:rFonts w:ascii="Times New Roman" w:hAnsi="Times New Roman" w:cs="Times New Roman"/>
          <w:b/>
          <w:sz w:val="24"/>
          <w:szCs w:val="24"/>
        </w:rPr>
        <w:t> :</w:t>
      </w:r>
    </w:p>
    <w:p w14:paraId="7DBEE0FD" w14:textId="77777777" w:rsidR="002C7348" w:rsidRPr="00BF6BF3" w:rsidRDefault="002C7348" w:rsidP="0046140D">
      <w:pPr>
        <w:spacing w:line="240" w:lineRule="auto"/>
        <w:jc w:val="both"/>
        <w:rPr>
          <w:rFonts w:ascii="Times New Roman" w:hAnsi="Times New Roman" w:cs="Times New Roman"/>
          <w:sz w:val="24"/>
          <w:szCs w:val="24"/>
        </w:rPr>
      </w:pPr>
      <w:r w:rsidRPr="00BF6BF3">
        <w:rPr>
          <w:rFonts w:ascii="Times New Roman" w:hAnsi="Times New Roman" w:cs="Times New Roman"/>
          <w:sz w:val="24"/>
          <w:szCs w:val="24"/>
        </w:rPr>
        <w:t>Nom : RABESAOTRA</w:t>
      </w:r>
    </w:p>
    <w:p w14:paraId="1ECA48C4" w14:textId="77777777" w:rsidR="002C7348" w:rsidRPr="00BF6BF3" w:rsidRDefault="002C7348" w:rsidP="0046140D">
      <w:pPr>
        <w:spacing w:line="240" w:lineRule="auto"/>
        <w:jc w:val="both"/>
        <w:rPr>
          <w:rFonts w:ascii="Times New Roman" w:hAnsi="Times New Roman" w:cs="Times New Roman"/>
          <w:sz w:val="24"/>
          <w:szCs w:val="24"/>
        </w:rPr>
      </w:pPr>
      <w:r w:rsidRPr="00BF6BF3">
        <w:rPr>
          <w:rFonts w:ascii="Times New Roman" w:hAnsi="Times New Roman" w:cs="Times New Roman"/>
          <w:sz w:val="24"/>
          <w:szCs w:val="24"/>
        </w:rPr>
        <w:t>Prénoms : Tanjoniaina Odilon</w:t>
      </w:r>
    </w:p>
    <w:p w14:paraId="51564E9C" w14:textId="77777777" w:rsidR="002C7348" w:rsidRPr="00BF6BF3" w:rsidRDefault="002C7348" w:rsidP="0046140D">
      <w:pPr>
        <w:spacing w:line="240" w:lineRule="auto"/>
        <w:jc w:val="both"/>
        <w:rPr>
          <w:rFonts w:ascii="Times New Roman" w:hAnsi="Times New Roman" w:cs="Times New Roman"/>
          <w:sz w:val="24"/>
          <w:szCs w:val="24"/>
        </w:rPr>
      </w:pPr>
      <w:r w:rsidRPr="00BF6BF3">
        <w:rPr>
          <w:rFonts w:ascii="Times New Roman" w:hAnsi="Times New Roman" w:cs="Times New Roman"/>
          <w:sz w:val="24"/>
          <w:szCs w:val="24"/>
        </w:rPr>
        <w:t>Date et lieu de naissance : 17 février 1996 à Talatamaty Fianarantsoa</w:t>
      </w:r>
    </w:p>
    <w:p w14:paraId="7712947B" w14:textId="77777777" w:rsidR="002C7348" w:rsidRPr="00BF6BF3" w:rsidRDefault="002C7348" w:rsidP="0046140D">
      <w:pPr>
        <w:spacing w:line="240" w:lineRule="auto"/>
        <w:jc w:val="both"/>
        <w:rPr>
          <w:rFonts w:ascii="Times New Roman" w:hAnsi="Times New Roman" w:cs="Times New Roman"/>
          <w:sz w:val="24"/>
          <w:szCs w:val="24"/>
        </w:rPr>
      </w:pPr>
      <w:r w:rsidRPr="00BF6BF3">
        <w:rPr>
          <w:rFonts w:ascii="Times New Roman" w:hAnsi="Times New Roman" w:cs="Times New Roman"/>
          <w:sz w:val="24"/>
          <w:szCs w:val="24"/>
        </w:rPr>
        <w:t>Adresse Postale : Lot 107 TB/3609 Talatamaty Fianarantsoa</w:t>
      </w:r>
    </w:p>
    <w:p w14:paraId="1ED71C69" w14:textId="77777777" w:rsidR="002C7348" w:rsidRPr="00BF6BF3" w:rsidRDefault="002C7348" w:rsidP="0046140D">
      <w:pPr>
        <w:spacing w:line="240" w:lineRule="auto"/>
        <w:jc w:val="both"/>
        <w:rPr>
          <w:rFonts w:ascii="Times New Roman" w:hAnsi="Times New Roman" w:cs="Times New Roman"/>
          <w:sz w:val="24"/>
          <w:szCs w:val="24"/>
        </w:rPr>
      </w:pPr>
      <w:r w:rsidRPr="00BF6BF3">
        <w:rPr>
          <w:rFonts w:ascii="Times New Roman" w:hAnsi="Times New Roman" w:cs="Times New Roman"/>
          <w:sz w:val="24"/>
          <w:szCs w:val="24"/>
        </w:rPr>
        <w:t xml:space="preserve">E-mail : </w:t>
      </w:r>
      <w:r w:rsidRPr="00BF6BF3">
        <w:rPr>
          <w:rFonts w:ascii="Times New Roman" w:hAnsi="Times New Roman" w:cs="Times New Roman"/>
          <w:color w:val="0070C0"/>
          <w:sz w:val="24"/>
          <w:szCs w:val="24"/>
          <w:u w:val="single"/>
        </w:rPr>
        <w:t>tanjoniainaodilon@gmail.com</w:t>
      </w:r>
    </w:p>
    <w:p w14:paraId="3D69A703" w14:textId="77777777" w:rsidR="002C7348" w:rsidRPr="00BF6BF3" w:rsidRDefault="002C7348" w:rsidP="0046140D">
      <w:pPr>
        <w:spacing w:line="240" w:lineRule="auto"/>
        <w:jc w:val="both"/>
        <w:rPr>
          <w:rFonts w:ascii="Times New Roman" w:hAnsi="Times New Roman" w:cs="Times New Roman"/>
          <w:sz w:val="24"/>
          <w:szCs w:val="24"/>
        </w:rPr>
      </w:pPr>
      <w:r w:rsidRPr="00BF6BF3">
        <w:rPr>
          <w:rFonts w:ascii="Times New Roman" w:hAnsi="Times New Roman" w:cs="Times New Roman"/>
          <w:sz w:val="24"/>
          <w:szCs w:val="24"/>
        </w:rPr>
        <w:t>Tél : 0342577987</w:t>
      </w:r>
    </w:p>
    <w:p w14:paraId="1938E0C7" w14:textId="77777777" w:rsidR="002C7348" w:rsidRPr="00BF6BF3" w:rsidRDefault="002C7348" w:rsidP="002C7348">
      <w:pPr>
        <w:jc w:val="both"/>
        <w:rPr>
          <w:rFonts w:ascii="Times New Roman" w:hAnsi="Times New Roman" w:cs="Times New Roman"/>
          <w:b/>
          <w:sz w:val="24"/>
          <w:szCs w:val="24"/>
        </w:rPr>
      </w:pPr>
      <w:r w:rsidRPr="00BF6BF3">
        <w:rPr>
          <w:rFonts w:ascii="Times New Roman" w:hAnsi="Times New Roman" w:cs="Times New Roman"/>
          <w:b/>
          <w:sz w:val="24"/>
          <w:szCs w:val="24"/>
        </w:rPr>
        <w:t>FORMATIONS ET DIPLOMES :</w:t>
      </w:r>
    </w:p>
    <w:p w14:paraId="3613FF18" w14:textId="77777777" w:rsidR="002C7348" w:rsidRDefault="002C7348" w:rsidP="002C7348">
      <w:pPr>
        <w:ind w:left="1276" w:hanging="1418"/>
        <w:jc w:val="both"/>
        <w:rPr>
          <w:rFonts w:ascii="Times New Roman" w:hAnsi="Times New Roman" w:cs="Times New Roman"/>
          <w:sz w:val="24"/>
          <w:szCs w:val="24"/>
        </w:rPr>
      </w:pPr>
      <w:bookmarkStart w:id="2" w:name="OLE_LINK1"/>
      <w:r w:rsidRPr="00BF6BF3">
        <w:rPr>
          <w:rFonts w:ascii="Times New Roman" w:hAnsi="Times New Roman" w:cs="Times New Roman"/>
          <w:sz w:val="24"/>
          <w:szCs w:val="24"/>
        </w:rPr>
        <w:t xml:space="preserve">  2016-2017 : 3</w:t>
      </w:r>
      <w:r w:rsidRPr="00BF6BF3">
        <w:rPr>
          <w:rFonts w:ascii="Times New Roman" w:hAnsi="Times New Roman" w:cs="Times New Roman"/>
          <w:sz w:val="24"/>
          <w:szCs w:val="24"/>
          <w:vertAlign w:val="superscript"/>
        </w:rPr>
        <w:t>eme</w:t>
      </w:r>
      <w:r w:rsidRPr="00BF6BF3">
        <w:rPr>
          <w:rFonts w:ascii="Times New Roman" w:hAnsi="Times New Roman" w:cs="Times New Roman"/>
          <w:sz w:val="24"/>
          <w:szCs w:val="24"/>
        </w:rPr>
        <w:t xml:space="preserve"> Année de formation en Licence Professionnelle</w:t>
      </w:r>
      <w:r w:rsidR="00F67A0D">
        <w:rPr>
          <w:rFonts w:ascii="Times New Roman" w:hAnsi="Times New Roman" w:cs="Times New Roman"/>
          <w:sz w:val="24"/>
          <w:szCs w:val="24"/>
        </w:rPr>
        <w:t xml:space="preserve"> en Informatique</w:t>
      </w:r>
      <w:r w:rsidRPr="00BF6BF3">
        <w:rPr>
          <w:rFonts w:ascii="Times New Roman" w:hAnsi="Times New Roman" w:cs="Times New Roman"/>
          <w:sz w:val="24"/>
          <w:szCs w:val="24"/>
        </w:rPr>
        <w:t xml:space="preserve"> à</w:t>
      </w:r>
      <w:r w:rsidR="00F67A0D">
        <w:rPr>
          <w:rFonts w:ascii="Times New Roman" w:hAnsi="Times New Roman" w:cs="Times New Roman"/>
          <w:sz w:val="24"/>
          <w:szCs w:val="24"/>
        </w:rPr>
        <w:t xml:space="preserve"> l’Ecole Nationale d’Informatique</w:t>
      </w:r>
      <w:r w:rsidRPr="00BF6BF3">
        <w:rPr>
          <w:rFonts w:ascii="Times New Roman" w:hAnsi="Times New Roman" w:cs="Times New Roman"/>
          <w:sz w:val="24"/>
          <w:szCs w:val="24"/>
        </w:rPr>
        <w:t xml:space="preserve"> (ENI), Université de Fianarantsoa.</w:t>
      </w:r>
    </w:p>
    <w:p w14:paraId="382E1C87" w14:textId="77777777" w:rsidR="00F67A0D" w:rsidRPr="00BF6BF3" w:rsidRDefault="00F67A0D" w:rsidP="002C7348">
      <w:pPr>
        <w:ind w:left="1276" w:hanging="1418"/>
        <w:jc w:val="both"/>
        <w:rPr>
          <w:rFonts w:ascii="Times New Roman" w:hAnsi="Times New Roman" w:cs="Times New Roman"/>
          <w:sz w:val="24"/>
          <w:szCs w:val="24"/>
        </w:rPr>
      </w:pPr>
      <w:r>
        <w:rPr>
          <w:rFonts w:ascii="Times New Roman" w:hAnsi="Times New Roman" w:cs="Times New Roman"/>
          <w:sz w:val="24"/>
          <w:szCs w:val="24"/>
        </w:rPr>
        <w:tab/>
        <w:t>Parcours : Informatique Générale</w:t>
      </w:r>
      <w:r w:rsidR="008A69E5">
        <w:rPr>
          <w:rFonts w:ascii="Times New Roman" w:hAnsi="Times New Roman" w:cs="Times New Roman"/>
          <w:sz w:val="24"/>
          <w:szCs w:val="24"/>
        </w:rPr>
        <w:t>.</w:t>
      </w:r>
    </w:p>
    <w:bookmarkEnd w:id="2"/>
    <w:p w14:paraId="5C093498" w14:textId="77777777" w:rsidR="002C7348" w:rsidRDefault="002C7348" w:rsidP="002C7348">
      <w:pPr>
        <w:ind w:left="1134" w:hanging="1134"/>
        <w:jc w:val="both"/>
        <w:rPr>
          <w:rFonts w:ascii="Times New Roman" w:hAnsi="Times New Roman" w:cs="Times New Roman"/>
          <w:sz w:val="24"/>
          <w:szCs w:val="24"/>
        </w:rPr>
      </w:pPr>
      <w:r w:rsidRPr="00BF6BF3">
        <w:rPr>
          <w:rFonts w:ascii="Times New Roman" w:hAnsi="Times New Roman" w:cs="Times New Roman"/>
          <w:sz w:val="24"/>
          <w:szCs w:val="24"/>
        </w:rPr>
        <w:t>2015-2016 : 2</w:t>
      </w:r>
      <w:r w:rsidRPr="00BF6BF3">
        <w:rPr>
          <w:rFonts w:ascii="Times New Roman" w:hAnsi="Times New Roman" w:cs="Times New Roman"/>
          <w:sz w:val="24"/>
          <w:szCs w:val="24"/>
          <w:vertAlign w:val="superscript"/>
        </w:rPr>
        <w:t>eme</w:t>
      </w:r>
      <w:r w:rsidRPr="00BF6BF3">
        <w:rPr>
          <w:rFonts w:ascii="Times New Roman" w:hAnsi="Times New Roman" w:cs="Times New Roman"/>
          <w:sz w:val="24"/>
          <w:szCs w:val="24"/>
        </w:rPr>
        <w:t xml:space="preserve"> Année de formation en Licence Professionnelle</w:t>
      </w:r>
      <w:r w:rsidR="00F67A0D">
        <w:rPr>
          <w:rFonts w:ascii="Times New Roman" w:hAnsi="Times New Roman" w:cs="Times New Roman"/>
          <w:sz w:val="24"/>
          <w:szCs w:val="24"/>
        </w:rPr>
        <w:t xml:space="preserve"> en Informatique à l’Ecole Nationale</w:t>
      </w:r>
      <w:r w:rsidRPr="00BF6BF3">
        <w:rPr>
          <w:rFonts w:ascii="Times New Roman" w:hAnsi="Times New Roman" w:cs="Times New Roman"/>
          <w:sz w:val="24"/>
          <w:szCs w:val="24"/>
        </w:rPr>
        <w:t xml:space="preserve"> d’Informatique (ENI), Université de Fianarantsoa.</w:t>
      </w:r>
    </w:p>
    <w:p w14:paraId="683384FB" w14:textId="77777777" w:rsidR="008A69E5" w:rsidRPr="00BF6BF3" w:rsidRDefault="008A69E5" w:rsidP="008A69E5">
      <w:pPr>
        <w:ind w:left="1276" w:hanging="1418"/>
        <w:jc w:val="both"/>
        <w:rPr>
          <w:rFonts w:ascii="Times New Roman" w:hAnsi="Times New Roman" w:cs="Times New Roman"/>
          <w:sz w:val="24"/>
          <w:szCs w:val="24"/>
        </w:rPr>
      </w:pPr>
      <w:r>
        <w:rPr>
          <w:rFonts w:ascii="Times New Roman" w:hAnsi="Times New Roman" w:cs="Times New Roman"/>
          <w:sz w:val="24"/>
          <w:szCs w:val="24"/>
        </w:rPr>
        <w:tab/>
        <w:t>Parcours : Informatique Générale</w:t>
      </w:r>
    </w:p>
    <w:p w14:paraId="1B818241" w14:textId="77777777" w:rsidR="002C7348" w:rsidRDefault="002C7348" w:rsidP="002C7348">
      <w:pPr>
        <w:ind w:left="1134" w:hanging="1134"/>
        <w:jc w:val="both"/>
        <w:rPr>
          <w:rFonts w:ascii="Times New Roman" w:hAnsi="Times New Roman" w:cs="Times New Roman"/>
          <w:sz w:val="24"/>
          <w:szCs w:val="24"/>
        </w:rPr>
      </w:pPr>
      <w:r w:rsidRPr="00BF6BF3">
        <w:rPr>
          <w:rFonts w:ascii="Times New Roman" w:hAnsi="Times New Roman" w:cs="Times New Roman"/>
          <w:sz w:val="24"/>
          <w:szCs w:val="24"/>
        </w:rPr>
        <w:t>2014-2015 : 1</w:t>
      </w:r>
      <w:r w:rsidRPr="00BF6BF3">
        <w:rPr>
          <w:rFonts w:ascii="Times New Roman" w:hAnsi="Times New Roman" w:cs="Times New Roman"/>
          <w:sz w:val="24"/>
          <w:szCs w:val="24"/>
          <w:vertAlign w:val="superscript"/>
        </w:rPr>
        <w:t>ere</w:t>
      </w:r>
      <w:r w:rsidRPr="00BF6BF3">
        <w:rPr>
          <w:rFonts w:ascii="Times New Roman" w:hAnsi="Times New Roman" w:cs="Times New Roman"/>
          <w:sz w:val="24"/>
          <w:szCs w:val="24"/>
        </w:rPr>
        <w:t xml:space="preserve"> Année de formation en Licence Professionnelle</w:t>
      </w:r>
      <w:r w:rsidR="00F67A0D">
        <w:rPr>
          <w:rFonts w:ascii="Times New Roman" w:hAnsi="Times New Roman" w:cs="Times New Roman"/>
          <w:sz w:val="24"/>
          <w:szCs w:val="24"/>
        </w:rPr>
        <w:t xml:space="preserve"> en Informatique à l’Ecole Nationale</w:t>
      </w:r>
      <w:r w:rsidRPr="00BF6BF3">
        <w:rPr>
          <w:rFonts w:ascii="Times New Roman" w:hAnsi="Times New Roman" w:cs="Times New Roman"/>
          <w:sz w:val="24"/>
          <w:szCs w:val="24"/>
        </w:rPr>
        <w:t xml:space="preserve"> d’Informatique (ENI), Université de Fianarantsoa.</w:t>
      </w:r>
    </w:p>
    <w:p w14:paraId="526EAEC2" w14:textId="77777777" w:rsidR="008A69E5" w:rsidRPr="00BF6BF3" w:rsidRDefault="008A69E5" w:rsidP="008A69E5">
      <w:pPr>
        <w:ind w:left="1276" w:hanging="1418"/>
        <w:jc w:val="both"/>
        <w:rPr>
          <w:rFonts w:ascii="Times New Roman" w:hAnsi="Times New Roman" w:cs="Times New Roman"/>
          <w:sz w:val="24"/>
          <w:szCs w:val="24"/>
        </w:rPr>
      </w:pPr>
      <w:r>
        <w:rPr>
          <w:rFonts w:ascii="Times New Roman" w:hAnsi="Times New Roman" w:cs="Times New Roman"/>
          <w:sz w:val="24"/>
          <w:szCs w:val="24"/>
        </w:rPr>
        <w:tab/>
        <w:t>Parcours : Informatique Générale</w:t>
      </w:r>
    </w:p>
    <w:p w14:paraId="7B333CB0" w14:textId="77777777" w:rsidR="002C7348" w:rsidRPr="00BF6BF3" w:rsidRDefault="002C7348" w:rsidP="002C7348">
      <w:pPr>
        <w:ind w:left="1134" w:hanging="1134"/>
        <w:jc w:val="both"/>
        <w:rPr>
          <w:rFonts w:ascii="Times New Roman" w:hAnsi="Times New Roman" w:cs="Times New Roman"/>
          <w:sz w:val="24"/>
          <w:szCs w:val="24"/>
        </w:rPr>
      </w:pPr>
      <w:r w:rsidRPr="00BF6BF3">
        <w:rPr>
          <w:rFonts w:ascii="Times New Roman" w:hAnsi="Times New Roman" w:cs="Times New Roman"/>
          <w:sz w:val="24"/>
          <w:szCs w:val="24"/>
        </w:rPr>
        <w:t xml:space="preserve">2013-2014 : </w:t>
      </w:r>
      <w:r>
        <w:rPr>
          <w:rFonts w:ascii="Times New Roman" w:hAnsi="Times New Roman" w:cs="Times New Roman"/>
          <w:sz w:val="24"/>
          <w:szCs w:val="24"/>
        </w:rPr>
        <w:t>Terminale</w:t>
      </w:r>
      <w:r w:rsidRPr="00BF6BF3">
        <w:rPr>
          <w:rFonts w:ascii="Times New Roman" w:hAnsi="Times New Roman" w:cs="Times New Roman"/>
          <w:sz w:val="24"/>
          <w:szCs w:val="24"/>
        </w:rPr>
        <w:t xml:space="preserve"> au Lycée Fo Masin’ i Jesoa Talatamaty Fianarantsoa.</w:t>
      </w:r>
    </w:p>
    <w:p w14:paraId="77AC2192" w14:textId="77777777" w:rsidR="002C7348" w:rsidRPr="00BF6BF3" w:rsidRDefault="002C7348" w:rsidP="002C7348">
      <w:pPr>
        <w:ind w:left="1134" w:hanging="1134"/>
        <w:jc w:val="both"/>
        <w:rPr>
          <w:rFonts w:ascii="Times New Roman" w:hAnsi="Times New Roman" w:cs="Times New Roman"/>
          <w:sz w:val="24"/>
          <w:szCs w:val="24"/>
        </w:rPr>
      </w:pPr>
      <w:r w:rsidRPr="00BF6BF3">
        <w:rPr>
          <w:rFonts w:ascii="Times New Roman" w:hAnsi="Times New Roman" w:cs="Times New Roman"/>
          <w:sz w:val="24"/>
          <w:szCs w:val="24"/>
        </w:rPr>
        <w:tab/>
        <w:t xml:space="preserve">Obtention du Baccalauréat </w:t>
      </w:r>
      <w:r>
        <w:rPr>
          <w:rFonts w:ascii="Times New Roman" w:hAnsi="Times New Roman" w:cs="Times New Roman"/>
          <w:sz w:val="24"/>
          <w:szCs w:val="24"/>
        </w:rPr>
        <w:t>série D</w:t>
      </w:r>
    </w:p>
    <w:p w14:paraId="2190E523" w14:textId="77777777" w:rsidR="002C7348" w:rsidRPr="00BF6BF3" w:rsidRDefault="002C7348" w:rsidP="002C7348">
      <w:pPr>
        <w:jc w:val="both"/>
        <w:rPr>
          <w:rFonts w:ascii="Times New Roman" w:hAnsi="Times New Roman" w:cs="Times New Roman"/>
          <w:b/>
          <w:sz w:val="24"/>
          <w:szCs w:val="24"/>
        </w:rPr>
      </w:pPr>
      <w:r w:rsidRPr="00BF6BF3">
        <w:rPr>
          <w:rFonts w:ascii="Times New Roman" w:hAnsi="Times New Roman" w:cs="Times New Roman"/>
          <w:b/>
          <w:sz w:val="24"/>
          <w:szCs w:val="24"/>
        </w:rPr>
        <w:t>STAGES ET EXPERIENCES PROFESSIONNELLES</w:t>
      </w:r>
      <w:r>
        <w:rPr>
          <w:rFonts w:ascii="Times New Roman" w:hAnsi="Times New Roman" w:cs="Times New Roman"/>
          <w:b/>
          <w:sz w:val="24"/>
          <w:szCs w:val="24"/>
        </w:rPr>
        <w:t> :</w:t>
      </w:r>
    </w:p>
    <w:p w14:paraId="4EB3365F" w14:textId="77777777" w:rsidR="002C7348" w:rsidRDefault="002C7348" w:rsidP="002C7348">
      <w:pPr>
        <w:jc w:val="both"/>
        <w:rPr>
          <w:rFonts w:ascii="Times New Roman" w:hAnsi="Times New Roman" w:cs="Times New Roman"/>
          <w:sz w:val="24"/>
          <w:szCs w:val="24"/>
        </w:rPr>
      </w:pPr>
      <w:r w:rsidRPr="00BF6BF3">
        <w:rPr>
          <w:rFonts w:ascii="Times New Roman" w:hAnsi="Times New Roman" w:cs="Times New Roman"/>
          <w:sz w:val="24"/>
          <w:szCs w:val="24"/>
        </w:rPr>
        <w:t>2017-2018 : Stage pratique au sein de la société AUXIMAD</w:t>
      </w:r>
    </w:p>
    <w:p w14:paraId="4C39BF5D" w14:textId="77777777" w:rsidR="002C7348" w:rsidRDefault="002C7348" w:rsidP="00170918">
      <w:pPr>
        <w:pStyle w:val="Paragraphedeliste"/>
        <w:numPr>
          <w:ilvl w:val="0"/>
          <w:numId w:val="64"/>
        </w:numPr>
        <w:jc w:val="both"/>
        <w:rPr>
          <w:rFonts w:ascii="Times New Roman" w:hAnsi="Times New Roman" w:cs="Times New Roman"/>
          <w:sz w:val="24"/>
          <w:szCs w:val="24"/>
        </w:rPr>
      </w:pPr>
      <w:r w:rsidRPr="002C7348">
        <w:rPr>
          <w:rFonts w:ascii="Times New Roman" w:hAnsi="Times New Roman" w:cs="Times New Roman"/>
          <w:sz w:val="24"/>
          <w:szCs w:val="24"/>
        </w:rPr>
        <w:t>Thème de stage : Conception et réalisation d’une application web gestion des absences</w:t>
      </w:r>
    </w:p>
    <w:p w14:paraId="5E6F3F5B" w14:textId="77777777" w:rsidR="002C7348" w:rsidRDefault="002C7348" w:rsidP="00170918">
      <w:pPr>
        <w:pStyle w:val="Paragraphedeliste"/>
        <w:numPr>
          <w:ilvl w:val="0"/>
          <w:numId w:val="64"/>
        </w:numPr>
        <w:jc w:val="both"/>
        <w:rPr>
          <w:rFonts w:ascii="Times New Roman" w:hAnsi="Times New Roman" w:cs="Times New Roman"/>
          <w:sz w:val="24"/>
          <w:szCs w:val="24"/>
        </w:rPr>
      </w:pPr>
      <w:r w:rsidRPr="002C7348">
        <w:rPr>
          <w:rFonts w:ascii="Times New Roman" w:hAnsi="Times New Roman" w:cs="Times New Roman"/>
          <w:sz w:val="24"/>
          <w:szCs w:val="24"/>
        </w:rPr>
        <w:t>Durée de stage : 3 mois.</w:t>
      </w:r>
    </w:p>
    <w:p w14:paraId="6CDE6777" w14:textId="77777777" w:rsidR="002C7348" w:rsidRPr="002C7348" w:rsidRDefault="002C7348" w:rsidP="00170918">
      <w:pPr>
        <w:pStyle w:val="Paragraphedeliste"/>
        <w:numPr>
          <w:ilvl w:val="0"/>
          <w:numId w:val="64"/>
        </w:numPr>
        <w:jc w:val="both"/>
        <w:rPr>
          <w:rFonts w:ascii="Times New Roman" w:hAnsi="Times New Roman" w:cs="Times New Roman"/>
          <w:sz w:val="24"/>
          <w:szCs w:val="24"/>
        </w:rPr>
      </w:pPr>
      <w:r w:rsidRPr="002C7348">
        <w:rPr>
          <w:rFonts w:ascii="Times New Roman" w:hAnsi="Times New Roman" w:cs="Times New Roman"/>
          <w:sz w:val="24"/>
          <w:szCs w:val="24"/>
        </w:rPr>
        <w:t>Outils utilisés : PHP et MySQL, Symfony 3</w:t>
      </w:r>
    </w:p>
    <w:p w14:paraId="2B341F2B" w14:textId="77777777" w:rsidR="002C7348" w:rsidRDefault="002C7348" w:rsidP="002C7348">
      <w:pPr>
        <w:jc w:val="both"/>
        <w:rPr>
          <w:rFonts w:ascii="Times New Roman" w:hAnsi="Times New Roman" w:cs="Times New Roman"/>
          <w:sz w:val="24"/>
          <w:szCs w:val="24"/>
        </w:rPr>
      </w:pPr>
      <w:r w:rsidRPr="00BF6BF3">
        <w:rPr>
          <w:rFonts w:ascii="Times New Roman" w:hAnsi="Times New Roman" w:cs="Times New Roman"/>
          <w:sz w:val="24"/>
          <w:szCs w:val="24"/>
        </w:rPr>
        <w:t xml:space="preserve">2015-2016 : Stage pratique au sein </w:t>
      </w:r>
      <w:r w:rsidR="008A69E5">
        <w:rPr>
          <w:rFonts w:ascii="Times New Roman" w:hAnsi="Times New Roman" w:cs="Times New Roman"/>
          <w:sz w:val="24"/>
          <w:szCs w:val="24"/>
        </w:rPr>
        <w:t>de la</w:t>
      </w:r>
      <w:r w:rsidRPr="00BF6BF3">
        <w:rPr>
          <w:rFonts w:ascii="Times New Roman" w:hAnsi="Times New Roman" w:cs="Times New Roman"/>
          <w:sz w:val="24"/>
          <w:szCs w:val="24"/>
        </w:rPr>
        <w:t xml:space="preserve"> Commune Urbaine de Fianarantsoa (CUF).</w:t>
      </w:r>
    </w:p>
    <w:p w14:paraId="099C6D7F" w14:textId="77777777" w:rsidR="002C7348" w:rsidRDefault="002C7348" w:rsidP="00170918">
      <w:pPr>
        <w:pStyle w:val="Paragraphedeliste"/>
        <w:numPr>
          <w:ilvl w:val="0"/>
          <w:numId w:val="64"/>
        </w:numPr>
        <w:jc w:val="both"/>
        <w:rPr>
          <w:rFonts w:ascii="Times New Roman" w:hAnsi="Times New Roman" w:cs="Times New Roman"/>
          <w:sz w:val="24"/>
          <w:szCs w:val="24"/>
        </w:rPr>
      </w:pPr>
      <w:r w:rsidRPr="002C7348">
        <w:rPr>
          <w:rFonts w:ascii="Times New Roman" w:hAnsi="Times New Roman" w:cs="Times New Roman"/>
          <w:sz w:val="24"/>
          <w:szCs w:val="24"/>
        </w:rPr>
        <w:t xml:space="preserve"> Thème de stage : Conception et réalisation d’un logiciel de gestion du bureau économique</w:t>
      </w:r>
    </w:p>
    <w:p w14:paraId="51214F71" w14:textId="77777777" w:rsidR="002C7348" w:rsidRDefault="002C7348" w:rsidP="00170918">
      <w:pPr>
        <w:pStyle w:val="Paragraphedeliste"/>
        <w:numPr>
          <w:ilvl w:val="0"/>
          <w:numId w:val="64"/>
        </w:numPr>
        <w:jc w:val="both"/>
        <w:rPr>
          <w:rFonts w:ascii="Times New Roman" w:hAnsi="Times New Roman" w:cs="Times New Roman"/>
          <w:sz w:val="24"/>
          <w:szCs w:val="24"/>
        </w:rPr>
      </w:pPr>
      <w:r w:rsidRPr="002C7348">
        <w:rPr>
          <w:rFonts w:ascii="Times New Roman" w:hAnsi="Times New Roman" w:cs="Times New Roman"/>
          <w:sz w:val="24"/>
          <w:szCs w:val="24"/>
        </w:rPr>
        <w:t>Durée de stage : 3 mois.</w:t>
      </w:r>
    </w:p>
    <w:p w14:paraId="05F185A2" w14:textId="77777777" w:rsidR="0046140D" w:rsidRPr="002F4FB6" w:rsidRDefault="002C7348" w:rsidP="0046140D">
      <w:pPr>
        <w:pStyle w:val="Paragraphedeliste"/>
        <w:numPr>
          <w:ilvl w:val="0"/>
          <w:numId w:val="64"/>
        </w:numPr>
        <w:jc w:val="both"/>
        <w:rPr>
          <w:rFonts w:ascii="Times New Roman" w:hAnsi="Times New Roman" w:cs="Times New Roman"/>
          <w:sz w:val="24"/>
          <w:szCs w:val="24"/>
        </w:rPr>
      </w:pPr>
      <w:r w:rsidRPr="002C7348">
        <w:rPr>
          <w:rFonts w:ascii="Times New Roman" w:hAnsi="Times New Roman" w:cs="Times New Roman"/>
          <w:sz w:val="24"/>
          <w:szCs w:val="24"/>
        </w:rPr>
        <w:lastRenderedPageBreak/>
        <w:t>Outils utilisés : PHP et MySQL</w:t>
      </w:r>
    </w:p>
    <w:p w14:paraId="1DA05AB1" w14:textId="77777777" w:rsidR="002C7348" w:rsidRPr="002C7348" w:rsidRDefault="002C7348" w:rsidP="002C7348">
      <w:pPr>
        <w:tabs>
          <w:tab w:val="center" w:pos="3677"/>
        </w:tabs>
        <w:ind w:left="-15"/>
        <w:rPr>
          <w:rFonts w:ascii="Times New Roman" w:hAnsi="Times New Roman" w:cs="Times New Roman"/>
          <w:b/>
          <w:color w:val="3366A6"/>
          <w:sz w:val="24"/>
          <w:szCs w:val="24"/>
        </w:rPr>
      </w:pPr>
      <w:r w:rsidRPr="002C7348">
        <w:rPr>
          <w:rFonts w:ascii="Times New Roman" w:hAnsi="Times New Roman" w:cs="Times New Roman"/>
          <w:b/>
          <w:sz w:val="24"/>
          <w:szCs w:val="24"/>
        </w:rPr>
        <w:t>PROJET DE FORMATION</w:t>
      </w:r>
      <w:r>
        <w:rPr>
          <w:rFonts w:ascii="Times New Roman" w:hAnsi="Times New Roman" w:cs="Times New Roman"/>
          <w:b/>
          <w:sz w:val="24"/>
          <w:szCs w:val="24"/>
        </w:rPr>
        <w:t> :</w:t>
      </w:r>
    </w:p>
    <w:p w14:paraId="2BC3ECAD" w14:textId="77777777" w:rsidR="002C7348" w:rsidRPr="00BF6BF3" w:rsidRDefault="002C7348" w:rsidP="002C7348">
      <w:pPr>
        <w:spacing w:line="240" w:lineRule="auto"/>
        <w:ind w:left="1276" w:hanging="1276"/>
        <w:rPr>
          <w:rFonts w:ascii="Times New Roman" w:hAnsi="Times New Roman" w:cs="Times New Roman"/>
          <w:sz w:val="24"/>
          <w:szCs w:val="24"/>
        </w:rPr>
      </w:pPr>
      <w:r w:rsidRPr="00BF6BF3">
        <w:rPr>
          <w:rFonts w:ascii="Times New Roman" w:hAnsi="Times New Roman" w:cs="Times New Roman"/>
          <w:sz w:val="24"/>
          <w:szCs w:val="24"/>
        </w:rPr>
        <w:t>2016-2017 :</w:t>
      </w:r>
      <w:bookmarkStart w:id="3" w:name="OLE_LINK3"/>
      <w:bookmarkStart w:id="4" w:name="OLE_LINK4"/>
      <w:r w:rsidRPr="00BF6BF3">
        <w:rPr>
          <w:rFonts w:ascii="Times New Roman" w:hAnsi="Times New Roman" w:cs="Times New Roman"/>
          <w:sz w:val="24"/>
          <w:szCs w:val="24"/>
        </w:rPr>
        <w:t xml:space="preserve"> - Développement d'application </w:t>
      </w:r>
      <w:bookmarkEnd w:id="3"/>
      <w:bookmarkEnd w:id="4"/>
      <w:r w:rsidRPr="00BF6BF3">
        <w:rPr>
          <w:rFonts w:ascii="Times New Roman" w:hAnsi="Times New Roman" w:cs="Times New Roman"/>
          <w:sz w:val="24"/>
          <w:szCs w:val="24"/>
        </w:rPr>
        <w:t>de gestion de Stock en JAVA et MySQL.</w:t>
      </w:r>
    </w:p>
    <w:p w14:paraId="165B816A" w14:textId="77777777" w:rsidR="002C7348" w:rsidRPr="00BF6BF3" w:rsidRDefault="002C7348" w:rsidP="002C7348">
      <w:pPr>
        <w:spacing w:line="240" w:lineRule="auto"/>
        <w:ind w:left="1276" w:hanging="708"/>
        <w:rPr>
          <w:rFonts w:ascii="Times New Roman" w:hAnsi="Times New Roman" w:cs="Times New Roman"/>
          <w:sz w:val="24"/>
          <w:szCs w:val="24"/>
        </w:rPr>
      </w:pPr>
      <w:r w:rsidRPr="00BF6BF3">
        <w:rPr>
          <w:rFonts w:ascii="Times New Roman" w:hAnsi="Times New Roman" w:cs="Times New Roman"/>
          <w:sz w:val="24"/>
          <w:szCs w:val="24"/>
        </w:rPr>
        <w:t xml:space="preserve">          - Développement d'application de gestion de Stock en JSP, Servlet et MySQL.</w:t>
      </w:r>
    </w:p>
    <w:p w14:paraId="4F808DCF" w14:textId="77777777" w:rsidR="002C7348" w:rsidRPr="00BF6BF3" w:rsidRDefault="002C7348" w:rsidP="002C7348">
      <w:pPr>
        <w:spacing w:line="240" w:lineRule="auto"/>
        <w:ind w:left="1276" w:hanging="708"/>
        <w:rPr>
          <w:rFonts w:ascii="Times New Roman" w:hAnsi="Times New Roman" w:cs="Times New Roman"/>
          <w:sz w:val="24"/>
          <w:szCs w:val="24"/>
        </w:rPr>
      </w:pPr>
      <w:r w:rsidRPr="00BF6BF3">
        <w:rPr>
          <w:rFonts w:ascii="Times New Roman" w:hAnsi="Times New Roman" w:cs="Times New Roman"/>
          <w:sz w:val="24"/>
          <w:szCs w:val="24"/>
        </w:rPr>
        <w:t xml:space="preserve">          - Développement d'application gestion de Stock en ASP et SQL Server.</w:t>
      </w:r>
    </w:p>
    <w:p w14:paraId="11CD10EC" w14:textId="77777777" w:rsidR="002C7348" w:rsidRPr="00BF6BF3" w:rsidRDefault="002C7348" w:rsidP="002C7348">
      <w:pPr>
        <w:spacing w:line="240" w:lineRule="auto"/>
        <w:ind w:left="1134" w:hanging="1134"/>
        <w:rPr>
          <w:rFonts w:ascii="Times New Roman" w:hAnsi="Times New Roman" w:cs="Times New Roman"/>
          <w:sz w:val="24"/>
          <w:szCs w:val="24"/>
        </w:rPr>
      </w:pPr>
      <w:r w:rsidRPr="00BF6BF3">
        <w:rPr>
          <w:rFonts w:ascii="Times New Roman" w:hAnsi="Times New Roman" w:cs="Times New Roman"/>
          <w:sz w:val="24"/>
          <w:szCs w:val="24"/>
        </w:rPr>
        <w:t>2015-2016 : -Développement d'application de gestion bibliothécaire en VB.Net et MySQL.</w:t>
      </w:r>
    </w:p>
    <w:p w14:paraId="030EF598" w14:textId="77777777" w:rsidR="002C7348" w:rsidRPr="00BF6BF3" w:rsidRDefault="002C7348" w:rsidP="002C7348">
      <w:pPr>
        <w:spacing w:line="240" w:lineRule="auto"/>
        <w:ind w:left="1134" w:hanging="1134"/>
        <w:rPr>
          <w:rFonts w:ascii="Times New Roman" w:hAnsi="Times New Roman" w:cs="Times New Roman"/>
          <w:sz w:val="24"/>
          <w:szCs w:val="24"/>
        </w:rPr>
      </w:pPr>
      <w:r w:rsidRPr="00BF6BF3">
        <w:rPr>
          <w:rFonts w:ascii="Times New Roman" w:hAnsi="Times New Roman" w:cs="Times New Roman"/>
          <w:sz w:val="24"/>
          <w:szCs w:val="24"/>
        </w:rPr>
        <w:tab/>
        <w:t>-Développement d'application de gestion bibliothécaire en PHP et MySQL.</w:t>
      </w:r>
    </w:p>
    <w:p w14:paraId="6FF0831C" w14:textId="77777777" w:rsidR="002C7348" w:rsidRPr="00375ABE" w:rsidRDefault="002C7348" w:rsidP="002C7348">
      <w:pPr>
        <w:ind w:left="851" w:hanging="851"/>
        <w:jc w:val="both"/>
        <w:rPr>
          <w:rFonts w:ascii="Times New Roman" w:hAnsi="Times New Roman" w:cs="Times New Roman"/>
          <w:b/>
          <w:sz w:val="24"/>
          <w:szCs w:val="24"/>
        </w:rPr>
      </w:pPr>
      <w:r w:rsidRPr="00375ABE">
        <w:rPr>
          <w:rFonts w:ascii="Times New Roman" w:hAnsi="Times New Roman" w:cs="Times New Roman"/>
          <w:b/>
          <w:sz w:val="24"/>
          <w:szCs w:val="24"/>
        </w:rPr>
        <w:t>CONNAISSANCE</w:t>
      </w:r>
      <w:r w:rsidR="0002274B">
        <w:rPr>
          <w:rFonts w:ascii="Times New Roman" w:hAnsi="Times New Roman" w:cs="Times New Roman"/>
          <w:b/>
          <w:sz w:val="24"/>
          <w:szCs w:val="24"/>
        </w:rPr>
        <w:t>S</w:t>
      </w:r>
      <w:r w:rsidRPr="00375ABE">
        <w:rPr>
          <w:rFonts w:ascii="Times New Roman" w:hAnsi="Times New Roman" w:cs="Times New Roman"/>
          <w:b/>
          <w:sz w:val="24"/>
          <w:szCs w:val="24"/>
        </w:rPr>
        <w:t xml:space="preserve"> EN INFORMATIQUE :</w:t>
      </w:r>
    </w:p>
    <w:p w14:paraId="78E2C088" w14:textId="77777777" w:rsidR="002C7348" w:rsidRPr="00BF6BF3" w:rsidRDefault="002C7348" w:rsidP="002C7348">
      <w:pPr>
        <w:ind w:left="851" w:hanging="851"/>
        <w:jc w:val="both"/>
        <w:rPr>
          <w:rFonts w:ascii="Times New Roman" w:hAnsi="Times New Roman" w:cs="Times New Roman"/>
          <w:b/>
          <w:sz w:val="24"/>
          <w:szCs w:val="24"/>
        </w:rPr>
      </w:pPr>
      <w:r w:rsidRPr="00BF6BF3">
        <w:rPr>
          <w:rFonts w:ascii="Times New Roman" w:hAnsi="Times New Roman" w:cs="Times New Roman"/>
          <w:b/>
          <w:sz w:val="24"/>
          <w:szCs w:val="24"/>
        </w:rPr>
        <w:t xml:space="preserve">Systèmes d’Exploitation </w:t>
      </w:r>
      <w:r w:rsidRPr="00BF6BF3">
        <w:rPr>
          <w:rFonts w:ascii="Times New Roman" w:hAnsi="Times New Roman" w:cs="Times New Roman"/>
          <w:sz w:val="24"/>
          <w:szCs w:val="24"/>
        </w:rPr>
        <w:t xml:space="preserve">: </w:t>
      </w:r>
    </w:p>
    <w:p w14:paraId="2E011FD0" w14:textId="77777777" w:rsidR="002C7348" w:rsidRPr="00BF6BF3" w:rsidRDefault="002C7348" w:rsidP="002C7348">
      <w:pPr>
        <w:ind w:left="851" w:hanging="851"/>
        <w:jc w:val="both"/>
        <w:rPr>
          <w:rFonts w:ascii="Times New Roman" w:hAnsi="Times New Roman" w:cs="Times New Roman"/>
          <w:sz w:val="24"/>
          <w:szCs w:val="24"/>
          <w:lang w:val="en-US"/>
        </w:rPr>
      </w:pPr>
      <w:r w:rsidRPr="00BF6BF3">
        <w:rPr>
          <w:rFonts w:ascii="Times New Roman" w:hAnsi="Times New Roman" w:cs="Times New Roman"/>
          <w:sz w:val="24"/>
          <w:szCs w:val="24"/>
          <w:lang w:val="en-US"/>
        </w:rPr>
        <w:t>-Windows:  xp/ 2000/ server 2008, 2012/ windows 7, windows 8, windows 10.</w:t>
      </w:r>
    </w:p>
    <w:p w14:paraId="7C2E3285" w14:textId="77777777" w:rsidR="002C7348" w:rsidRPr="00BF6BF3" w:rsidRDefault="002C7348" w:rsidP="002C7348">
      <w:pPr>
        <w:jc w:val="both"/>
        <w:rPr>
          <w:rFonts w:ascii="Times New Roman" w:hAnsi="Times New Roman" w:cs="Times New Roman"/>
          <w:sz w:val="24"/>
          <w:szCs w:val="24"/>
          <w:lang w:val="en-US"/>
        </w:rPr>
      </w:pPr>
      <w:r w:rsidRPr="00BF6BF3">
        <w:rPr>
          <w:rFonts w:ascii="Times New Roman" w:hAnsi="Times New Roman" w:cs="Times New Roman"/>
          <w:sz w:val="24"/>
          <w:szCs w:val="24"/>
          <w:lang w:val="en-US"/>
        </w:rPr>
        <w:t xml:space="preserve"> -Linux: Debian, Ubuntu, Kali Linux</w:t>
      </w:r>
    </w:p>
    <w:p w14:paraId="13550EDB" w14:textId="77777777" w:rsidR="002C7348" w:rsidRPr="00BF6BF3" w:rsidRDefault="002C7348" w:rsidP="002C7348">
      <w:pPr>
        <w:ind w:left="851" w:hanging="851"/>
        <w:jc w:val="both"/>
        <w:rPr>
          <w:rFonts w:ascii="Times New Roman" w:hAnsi="Times New Roman" w:cs="Times New Roman"/>
          <w:sz w:val="24"/>
          <w:szCs w:val="24"/>
          <w:lang w:val="en-US"/>
        </w:rPr>
      </w:pPr>
      <w:r w:rsidRPr="00BF6BF3">
        <w:rPr>
          <w:rFonts w:ascii="Times New Roman" w:hAnsi="Times New Roman" w:cs="Times New Roman"/>
          <w:b/>
          <w:sz w:val="24"/>
          <w:szCs w:val="24"/>
        </w:rPr>
        <w:t>Outils de</w:t>
      </w:r>
      <w:r w:rsidRPr="00BF6BF3">
        <w:rPr>
          <w:rFonts w:ascii="Times New Roman" w:hAnsi="Times New Roman" w:cs="Times New Roman"/>
          <w:b/>
          <w:color w:val="FF0000"/>
          <w:sz w:val="24"/>
          <w:szCs w:val="24"/>
        </w:rPr>
        <w:t xml:space="preserve"> </w:t>
      </w:r>
      <w:r w:rsidRPr="00BF6BF3">
        <w:rPr>
          <w:rFonts w:ascii="Times New Roman" w:hAnsi="Times New Roman" w:cs="Times New Roman"/>
          <w:b/>
          <w:sz w:val="24"/>
          <w:szCs w:val="24"/>
        </w:rPr>
        <w:t xml:space="preserve">bureautique </w:t>
      </w:r>
      <w:r w:rsidRPr="00BF6BF3">
        <w:rPr>
          <w:rFonts w:ascii="Times New Roman" w:hAnsi="Times New Roman" w:cs="Times New Roman"/>
          <w:b/>
          <w:sz w:val="24"/>
          <w:szCs w:val="24"/>
          <w:lang w:val="en-US"/>
        </w:rPr>
        <w:t xml:space="preserve">: </w:t>
      </w:r>
      <w:r w:rsidRPr="00BF6BF3">
        <w:rPr>
          <w:rFonts w:ascii="Times New Roman" w:hAnsi="Times New Roman" w:cs="Times New Roman"/>
          <w:sz w:val="24"/>
          <w:szCs w:val="24"/>
          <w:lang w:val="en-US"/>
        </w:rPr>
        <w:t>Word, Excel, PowerPoint.</w:t>
      </w:r>
    </w:p>
    <w:p w14:paraId="4127A8D2" w14:textId="77777777" w:rsidR="002C7348" w:rsidRPr="00BF6BF3" w:rsidRDefault="0002274B" w:rsidP="002C7348">
      <w:pPr>
        <w:ind w:left="851" w:hanging="851"/>
        <w:jc w:val="both"/>
        <w:rPr>
          <w:rFonts w:ascii="Times New Roman" w:hAnsi="Times New Roman" w:cs="Times New Roman"/>
          <w:sz w:val="24"/>
          <w:szCs w:val="24"/>
        </w:rPr>
      </w:pPr>
      <w:r>
        <w:rPr>
          <w:rFonts w:ascii="Times New Roman" w:hAnsi="Times New Roman" w:cs="Times New Roman"/>
          <w:b/>
          <w:sz w:val="24"/>
          <w:szCs w:val="24"/>
        </w:rPr>
        <w:t>Systèmes de Gestion de</w:t>
      </w:r>
      <w:r w:rsidR="002C7348" w:rsidRPr="00BF6BF3">
        <w:rPr>
          <w:rFonts w:ascii="Times New Roman" w:hAnsi="Times New Roman" w:cs="Times New Roman"/>
          <w:b/>
          <w:sz w:val="24"/>
          <w:szCs w:val="24"/>
        </w:rPr>
        <w:t xml:space="preserve"> Base de Données</w:t>
      </w:r>
      <w:r w:rsidR="002C7348" w:rsidRPr="00BF6BF3">
        <w:rPr>
          <w:rFonts w:ascii="Times New Roman" w:hAnsi="Times New Roman" w:cs="Times New Roman"/>
          <w:sz w:val="24"/>
          <w:szCs w:val="24"/>
        </w:rPr>
        <w:t xml:space="preserve"> : MySQL, SQL Server, MS Access.</w:t>
      </w:r>
    </w:p>
    <w:p w14:paraId="29846226" w14:textId="77777777" w:rsidR="002C7348" w:rsidRPr="00BF6BF3" w:rsidRDefault="002C7348" w:rsidP="002C7348">
      <w:pPr>
        <w:ind w:left="851" w:hanging="851"/>
        <w:jc w:val="both"/>
        <w:rPr>
          <w:rFonts w:ascii="Times New Roman" w:hAnsi="Times New Roman" w:cs="Times New Roman"/>
          <w:sz w:val="24"/>
          <w:szCs w:val="24"/>
        </w:rPr>
      </w:pPr>
      <w:r w:rsidRPr="00BF6BF3">
        <w:rPr>
          <w:rFonts w:ascii="Times New Roman" w:hAnsi="Times New Roman" w:cs="Times New Roman"/>
          <w:b/>
          <w:sz w:val="24"/>
          <w:szCs w:val="24"/>
        </w:rPr>
        <w:t>Langages de programmation</w:t>
      </w:r>
      <w:r w:rsidRPr="00BF6BF3">
        <w:rPr>
          <w:rFonts w:ascii="Times New Roman" w:hAnsi="Times New Roman" w:cs="Times New Roman"/>
          <w:sz w:val="24"/>
          <w:szCs w:val="24"/>
        </w:rPr>
        <w:t> : C, C++, JAVA, SQL, Visual Basic, VB.NET.</w:t>
      </w:r>
    </w:p>
    <w:p w14:paraId="56B607D2" w14:textId="77777777" w:rsidR="002C7348" w:rsidRPr="00BF6BF3" w:rsidRDefault="002C7348" w:rsidP="002C7348">
      <w:pPr>
        <w:ind w:left="851" w:hanging="851"/>
        <w:jc w:val="both"/>
        <w:rPr>
          <w:rFonts w:ascii="Times New Roman" w:hAnsi="Times New Roman" w:cs="Times New Roman"/>
          <w:sz w:val="24"/>
          <w:szCs w:val="24"/>
        </w:rPr>
      </w:pPr>
      <w:r w:rsidRPr="00BF6BF3">
        <w:rPr>
          <w:rFonts w:ascii="Times New Roman" w:hAnsi="Times New Roman" w:cs="Times New Roman"/>
          <w:b/>
          <w:sz w:val="24"/>
          <w:szCs w:val="24"/>
        </w:rPr>
        <w:t>Technologies Web</w:t>
      </w:r>
      <w:r w:rsidRPr="00BF6BF3">
        <w:rPr>
          <w:rFonts w:ascii="Times New Roman" w:hAnsi="Times New Roman" w:cs="Times New Roman"/>
          <w:sz w:val="24"/>
          <w:szCs w:val="24"/>
        </w:rPr>
        <w:t> : HTML5, CSS3, Java script, PHP, ASP, JSP, Servlet.</w:t>
      </w:r>
    </w:p>
    <w:p w14:paraId="2056F016" w14:textId="77777777" w:rsidR="002C7348" w:rsidRPr="00BF6BF3" w:rsidRDefault="002C7348" w:rsidP="002C7348">
      <w:pPr>
        <w:ind w:left="851" w:hanging="851"/>
        <w:jc w:val="both"/>
        <w:rPr>
          <w:rFonts w:ascii="Times New Roman" w:hAnsi="Times New Roman" w:cs="Times New Roman"/>
          <w:sz w:val="24"/>
          <w:szCs w:val="24"/>
          <w:lang w:val="en-US"/>
        </w:rPr>
      </w:pPr>
      <w:r w:rsidRPr="00BF6BF3">
        <w:rPr>
          <w:rFonts w:ascii="Times New Roman" w:hAnsi="Times New Roman" w:cs="Times New Roman"/>
          <w:b/>
          <w:sz w:val="24"/>
          <w:szCs w:val="24"/>
          <w:lang w:val="en-US"/>
        </w:rPr>
        <w:t>Framework:</w:t>
      </w:r>
      <w:r w:rsidRPr="00BF6BF3">
        <w:rPr>
          <w:rFonts w:ascii="Times New Roman" w:hAnsi="Times New Roman" w:cs="Times New Roman"/>
          <w:sz w:val="24"/>
          <w:szCs w:val="24"/>
          <w:lang w:val="en-US"/>
        </w:rPr>
        <w:t xml:space="preserve"> bootstrap, AJAX</w:t>
      </w:r>
      <w:r>
        <w:rPr>
          <w:rFonts w:ascii="Times New Roman" w:hAnsi="Times New Roman" w:cs="Times New Roman"/>
          <w:sz w:val="24"/>
          <w:szCs w:val="24"/>
          <w:lang w:val="en-US"/>
        </w:rPr>
        <w:t>, Symfony</w:t>
      </w:r>
    </w:p>
    <w:p w14:paraId="42454BF1" w14:textId="77777777" w:rsidR="002C7348" w:rsidRPr="00BF6BF3" w:rsidRDefault="002C7348" w:rsidP="002C7348">
      <w:pPr>
        <w:ind w:left="851" w:hanging="851"/>
        <w:jc w:val="both"/>
        <w:rPr>
          <w:rFonts w:ascii="Times New Roman" w:hAnsi="Times New Roman" w:cs="Times New Roman"/>
          <w:sz w:val="24"/>
          <w:szCs w:val="24"/>
        </w:rPr>
      </w:pPr>
      <w:r w:rsidRPr="00BF6BF3">
        <w:rPr>
          <w:rFonts w:ascii="Times New Roman" w:hAnsi="Times New Roman" w:cs="Times New Roman"/>
          <w:b/>
          <w:sz w:val="24"/>
          <w:szCs w:val="24"/>
        </w:rPr>
        <w:t>Méthode de conception</w:t>
      </w:r>
      <w:r w:rsidRPr="00BF6BF3">
        <w:rPr>
          <w:rFonts w:ascii="Times New Roman" w:hAnsi="Times New Roman" w:cs="Times New Roman"/>
          <w:sz w:val="24"/>
          <w:szCs w:val="24"/>
        </w:rPr>
        <w:t> : MERISE 2</w:t>
      </w:r>
    </w:p>
    <w:p w14:paraId="777F2F1E" w14:textId="77777777" w:rsidR="002C7348" w:rsidRPr="00BF6BF3" w:rsidRDefault="002C7348" w:rsidP="002C7348">
      <w:pPr>
        <w:ind w:left="851" w:hanging="851"/>
        <w:jc w:val="both"/>
        <w:rPr>
          <w:rFonts w:ascii="Times New Roman" w:hAnsi="Times New Roman" w:cs="Times New Roman"/>
          <w:sz w:val="24"/>
          <w:szCs w:val="24"/>
        </w:rPr>
      </w:pPr>
      <w:r w:rsidRPr="00BF6BF3">
        <w:rPr>
          <w:rFonts w:ascii="Times New Roman" w:hAnsi="Times New Roman" w:cs="Times New Roman"/>
          <w:b/>
          <w:sz w:val="24"/>
          <w:szCs w:val="24"/>
        </w:rPr>
        <w:t>Notation </w:t>
      </w:r>
      <w:r w:rsidRPr="00BF6BF3">
        <w:rPr>
          <w:rFonts w:ascii="Times New Roman" w:hAnsi="Times New Roman" w:cs="Times New Roman"/>
          <w:sz w:val="24"/>
          <w:szCs w:val="24"/>
        </w:rPr>
        <w:t>: UML</w:t>
      </w:r>
    </w:p>
    <w:p w14:paraId="653F988B" w14:textId="77777777" w:rsidR="002C7348" w:rsidRPr="00BF6BF3" w:rsidRDefault="0002274B" w:rsidP="002C7348">
      <w:pPr>
        <w:jc w:val="both"/>
        <w:rPr>
          <w:rFonts w:ascii="Times New Roman" w:hAnsi="Times New Roman" w:cs="Times New Roman"/>
          <w:sz w:val="24"/>
          <w:szCs w:val="24"/>
        </w:rPr>
      </w:pPr>
      <w:r>
        <w:rPr>
          <w:rFonts w:ascii="Times New Roman" w:hAnsi="Times New Roman" w:cs="Times New Roman"/>
          <w:b/>
          <w:sz w:val="24"/>
          <w:szCs w:val="24"/>
        </w:rPr>
        <w:t>Environnement</w:t>
      </w:r>
      <w:r w:rsidR="002C7348" w:rsidRPr="00BF6BF3">
        <w:rPr>
          <w:rFonts w:ascii="Times New Roman" w:hAnsi="Times New Roman" w:cs="Times New Roman"/>
          <w:b/>
          <w:sz w:val="24"/>
          <w:szCs w:val="24"/>
        </w:rPr>
        <w:t xml:space="preserve"> de développement </w:t>
      </w:r>
      <w:r w:rsidR="002C7348" w:rsidRPr="00BF6BF3">
        <w:rPr>
          <w:rFonts w:ascii="Times New Roman" w:hAnsi="Times New Roman" w:cs="Times New Roman"/>
          <w:sz w:val="24"/>
          <w:szCs w:val="24"/>
        </w:rPr>
        <w:t>: Eclipse, Mic</w:t>
      </w:r>
      <w:r w:rsidR="0020745F">
        <w:rPr>
          <w:rFonts w:ascii="Times New Roman" w:hAnsi="Times New Roman" w:cs="Times New Roman"/>
          <w:sz w:val="24"/>
          <w:szCs w:val="24"/>
        </w:rPr>
        <w:t>rosoft Visual studio, NetBeans, PhpStorm</w:t>
      </w:r>
    </w:p>
    <w:p w14:paraId="53CBF612" w14:textId="77777777" w:rsidR="002C7348" w:rsidRPr="00375ABE" w:rsidRDefault="002C7348" w:rsidP="002C7348">
      <w:pPr>
        <w:jc w:val="both"/>
        <w:rPr>
          <w:rFonts w:ascii="Times New Roman" w:hAnsi="Times New Roman" w:cs="Times New Roman"/>
          <w:b/>
          <w:sz w:val="24"/>
          <w:szCs w:val="24"/>
          <w:lang w:val="en-US"/>
        </w:rPr>
      </w:pPr>
      <w:r w:rsidRPr="00BF6BF3">
        <w:rPr>
          <w:rFonts w:ascii="Times New Roman" w:hAnsi="Times New Roman" w:cs="Times New Roman"/>
          <w:b/>
          <w:sz w:val="24"/>
          <w:szCs w:val="24"/>
          <w:lang w:val="en-US"/>
        </w:rPr>
        <w:t>Logiciels:</w:t>
      </w:r>
      <w:r w:rsidRPr="00BF6BF3">
        <w:rPr>
          <w:rFonts w:ascii="Times New Roman" w:hAnsi="Times New Roman" w:cs="Times New Roman"/>
          <w:sz w:val="24"/>
          <w:szCs w:val="24"/>
          <w:lang w:val="en-US"/>
        </w:rPr>
        <w:t xml:space="preserve"> GNS3, Photoshop, </w:t>
      </w:r>
      <w:r w:rsidRPr="002C7348">
        <w:rPr>
          <w:rFonts w:ascii="Times New Roman" w:hAnsi="Times New Roman" w:cs="Times New Roman"/>
          <w:sz w:val="24"/>
          <w:szCs w:val="24"/>
          <w:lang w:val="en-US"/>
        </w:rPr>
        <w:t>WampServer</w:t>
      </w:r>
      <w:r w:rsidRPr="00375ABE">
        <w:rPr>
          <w:rFonts w:ascii="Times New Roman" w:hAnsi="Times New Roman" w:cs="Times New Roman"/>
          <w:b/>
          <w:sz w:val="24"/>
          <w:szCs w:val="24"/>
          <w:lang w:val="en-US"/>
        </w:rPr>
        <w:t xml:space="preserve">, </w:t>
      </w:r>
      <w:r w:rsidRPr="002C7348">
        <w:rPr>
          <w:rFonts w:ascii="Times New Roman" w:hAnsi="Times New Roman" w:cs="Times New Roman"/>
          <w:sz w:val="24"/>
          <w:szCs w:val="24"/>
          <w:lang w:val="en-US"/>
        </w:rPr>
        <w:t>Virtual</w:t>
      </w:r>
      <w:r w:rsidRPr="00375ABE">
        <w:rPr>
          <w:rFonts w:ascii="Times New Roman" w:hAnsi="Times New Roman" w:cs="Times New Roman"/>
          <w:b/>
          <w:sz w:val="24"/>
          <w:szCs w:val="24"/>
          <w:lang w:val="en-US"/>
        </w:rPr>
        <w:t xml:space="preserve"> </w:t>
      </w:r>
      <w:r w:rsidRPr="0046140D">
        <w:rPr>
          <w:rFonts w:ascii="Times New Roman" w:hAnsi="Times New Roman" w:cs="Times New Roman"/>
          <w:sz w:val="24"/>
          <w:szCs w:val="24"/>
          <w:lang w:val="en-US"/>
        </w:rPr>
        <w:t>Box</w:t>
      </w:r>
      <w:r w:rsidRPr="00375ABE">
        <w:rPr>
          <w:rFonts w:ascii="Times New Roman" w:hAnsi="Times New Roman" w:cs="Times New Roman"/>
          <w:b/>
          <w:sz w:val="24"/>
          <w:szCs w:val="24"/>
          <w:lang w:val="en-US"/>
        </w:rPr>
        <w:t>.</w:t>
      </w:r>
    </w:p>
    <w:p w14:paraId="52ABE7C1" w14:textId="77777777" w:rsidR="002C7348" w:rsidRPr="00375ABE" w:rsidRDefault="002C7348" w:rsidP="00886890">
      <w:pPr>
        <w:tabs>
          <w:tab w:val="center" w:pos="3677"/>
        </w:tabs>
        <w:spacing w:line="240" w:lineRule="auto"/>
        <w:ind w:left="-15"/>
        <w:rPr>
          <w:rFonts w:ascii="Times New Roman" w:hAnsi="Times New Roman" w:cs="Times New Roman"/>
          <w:b/>
          <w:color w:val="3366A6"/>
          <w:sz w:val="24"/>
          <w:szCs w:val="24"/>
        </w:rPr>
      </w:pPr>
      <w:r w:rsidRPr="00375ABE">
        <w:rPr>
          <w:rFonts w:ascii="Times New Roman" w:hAnsi="Times New Roman" w:cs="Times New Roman"/>
          <w:b/>
          <w:sz w:val="24"/>
          <w:szCs w:val="24"/>
        </w:rPr>
        <w:t>CONNAISSANCE</w:t>
      </w:r>
      <w:r w:rsidR="0002274B">
        <w:rPr>
          <w:rFonts w:ascii="Times New Roman" w:hAnsi="Times New Roman" w:cs="Times New Roman"/>
          <w:b/>
          <w:sz w:val="24"/>
          <w:szCs w:val="24"/>
        </w:rPr>
        <w:t>S</w:t>
      </w:r>
      <w:r w:rsidRPr="00375ABE">
        <w:rPr>
          <w:rFonts w:ascii="Times New Roman" w:hAnsi="Times New Roman" w:cs="Times New Roman"/>
          <w:b/>
          <w:sz w:val="24"/>
          <w:szCs w:val="24"/>
        </w:rPr>
        <w:t xml:space="preserve"> LUIGUISTIQUE</w:t>
      </w:r>
      <w:r w:rsidR="0002274B">
        <w:rPr>
          <w:rFonts w:ascii="Times New Roman" w:hAnsi="Times New Roman" w:cs="Times New Roman"/>
          <w:b/>
          <w:sz w:val="24"/>
          <w:szCs w:val="24"/>
        </w:rPr>
        <w:t>S</w:t>
      </w:r>
      <w:r>
        <w:rPr>
          <w:rFonts w:ascii="Times New Roman" w:hAnsi="Times New Roman" w:cs="Times New Roman"/>
          <w:b/>
          <w:sz w:val="24"/>
          <w:szCs w:val="24"/>
        </w:rPr>
        <w:t> :</w:t>
      </w:r>
    </w:p>
    <w:tbl>
      <w:tblPr>
        <w:tblStyle w:val="Grilledutableau"/>
        <w:tblpPr w:leftFromText="141" w:rightFromText="141" w:vertAnchor="text" w:horzAnchor="margin" w:tblpY="392"/>
        <w:tblW w:w="10369" w:type="dxa"/>
        <w:tblLook w:val="04A0" w:firstRow="1" w:lastRow="0" w:firstColumn="1" w:lastColumn="0" w:noHBand="0" w:noVBand="1"/>
      </w:tblPr>
      <w:tblGrid>
        <w:gridCol w:w="2058"/>
        <w:gridCol w:w="2141"/>
        <w:gridCol w:w="1975"/>
        <w:gridCol w:w="2187"/>
        <w:gridCol w:w="2008"/>
      </w:tblGrid>
      <w:tr w:rsidR="002C7348" w:rsidRPr="00BF6BF3" w14:paraId="299A7664" w14:textId="77777777" w:rsidTr="0046140D">
        <w:trPr>
          <w:trHeight w:val="416"/>
        </w:trPr>
        <w:tc>
          <w:tcPr>
            <w:tcW w:w="2058" w:type="dxa"/>
          </w:tcPr>
          <w:p w14:paraId="27E6C170" w14:textId="77777777" w:rsidR="002C7348" w:rsidRPr="00BF6BF3" w:rsidRDefault="002C7348" w:rsidP="00886890">
            <w:pPr>
              <w:jc w:val="both"/>
              <w:rPr>
                <w:rFonts w:ascii="Times New Roman" w:hAnsi="Times New Roman" w:cs="Times New Roman"/>
                <w:b/>
                <w:sz w:val="24"/>
                <w:szCs w:val="24"/>
              </w:rPr>
            </w:pPr>
            <w:r w:rsidRPr="00BF6BF3">
              <w:rPr>
                <w:rFonts w:ascii="Times New Roman" w:hAnsi="Times New Roman" w:cs="Times New Roman"/>
                <w:b/>
                <w:sz w:val="24"/>
                <w:szCs w:val="24"/>
              </w:rPr>
              <w:t>Langues</w:t>
            </w:r>
          </w:p>
        </w:tc>
        <w:tc>
          <w:tcPr>
            <w:tcW w:w="2141" w:type="dxa"/>
          </w:tcPr>
          <w:p w14:paraId="5A97B5DC" w14:textId="77777777" w:rsidR="002C7348" w:rsidRPr="00BF6BF3" w:rsidRDefault="002C7348" w:rsidP="00886890">
            <w:pPr>
              <w:jc w:val="both"/>
              <w:rPr>
                <w:rFonts w:ascii="Times New Roman" w:hAnsi="Times New Roman" w:cs="Times New Roman"/>
                <w:b/>
                <w:sz w:val="24"/>
                <w:szCs w:val="24"/>
              </w:rPr>
            </w:pPr>
            <w:r w:rsidRPr="00BF6BF3">
              <w:rPr>
                <w:rFonts w:ascii="Times New Roman" w:hAnsi="Times New Roman" w:cs="Times New Roman"/>
                <w:b/>
                <w:sz w:val="24"/>
                <w:szCs w:val="24"/>
              </w:rPr>
              <w:t>Compréhension lors de l’audition</w:t>
            </w:r>
          </w:p>
        </w:tc>
        <w:tc>
          <w:tcPr>
            <w:tcW w:w="1975" w:type="dxa"/>
          </w:tcPr>
          <w:p w14:paraId="0928A067" w14:textId="77777777" w:rsidR="002C7348" w:rsidRPr="00BF6BF3" w:rsidRDefault="002C7348" w:rsidP="00886890">
            <w:pPr>
              <w:jc w:val="both"/>
              <w:rPr>
                <w:rFonts w:ascii="Times New Roman" w:hAnsi="Times New Roman" w:cs="Times New Roman"/>
                <w:b/>
                <w:sz w:val="24"/>
                <w:szCs w:val="24"/>
              </w:rPr>
            </w:pPr>
            <w:r w:rsidRPr="00BF6BF3">
              <w:rPr>
                <w:rFonts w:ascii="Times New Roman" w:hAnsi="Times New Roman" w:cs="Times New Roman"/>
                <w:b/>
                <w:sz w:val="24"/>
                <w:szCs w:val="24"/>
              </w:rPr>
              <w:t>Aptitude à lire</w:t>
            </w:r>
          </w:p>
        </w:tc>
        <w:tc>
          <w:tcPr>
            <w:tcW w:w="2187" w:type="dxa"/>
          </w:tcPr>
          <w:p w14:paraId="769E3CF9" w14:textId="77777777" w:rsidR="002C7348" w:rsidRPr="00BF6BF3" w:rsidRDefault="002C7348" w:rsidP="00886890">
            <w:pPr>
              <w:jc w:val="both"/>
              <w:rPr>
                <w:rFonts w:ascii="Times New Roman" w:hAnsi="Times New Roman" w:cs="Times New Roman"/>
                <w:b/>
                <w:sz w:val="24"/>
                <w:szCs w:val="24"/>
              </w:rPr>
            </w:pPr>
            <w:r w:rsidRPr="00BF6BF3">
              <w:rPr>
                <w:rFonts w:ascii="Times New Roman" w:hAnsi="Times New Roman" w:cs="Times New Roman"/>
                <w:b/>
                <w:sz w:val="24"/>
                <w:szCs w:val="24"/>
              </w:rPr>
              <w:t>Expression écrite</w:t>
            </w:r>
          </w:p>
        </w:tc>
        <w:tc>
          <w:tcPr>
            <w:tcW w:w="2008" w:type="dxa"/>
          </w:tcPr>
          <w:p w14:paraId="2F960715" w14:textId="77777777" w:rsidR="002C7348" w:rsidRPr="00BF6BF3" w:rsidRDefault="002C7348" w:rsidP="00886890">
            <w:pPr>
              <w:jc w:val="both"/>
              <w:rPr>
                <w:rFonts w:ascii="Times New Roman" w:hAnsi="Times New Roman" w:cs="Times New Roman"/>
                <w:b/>
                <w:sz w:val="24"/>
                <w:szCs w:val="24"/>
              </w:rPr>
            </w:pPr>
            <w:r w:rsidRPr="00BF6BF3">
              <w:rPr>
                <w:rFonts w:ascii="Times New Roman" w:hAnsi="Times New Roman" w:cs="Times New Roman"/>
                <w:b/>
                <w:sz w:val="24"/>
                <w:szCs w:val="24"/>
              </w:rPr>
              <w:t>Expression orale</w:t>
            </w:r>
          </w:p>
        </w:tc>
      </w:tr>
      <w:tr w:rsidR="002C7348" w:rsidRPr="00BF6BF3" w14:paraId="030AE493" w14:textId="77777777" w:rsidTr="0046140D">
        <w:trPr>
          <w:trHeight w:val="250"/>
        </w:trPr>
        <w:tc>
          <w:tcPr>
            <w:tcW w:w="2058" w:type="dxa"/>
          </w:tcPr>
          <w:p w14:paraId="25BC91ED" w14:textId="77777777" w:rsidR="002C7348" w:rsidRPr="00BF6BF3" w:rsidRDefault="002C7348" w:rsidP="00886890">
            <w:pPr>
              <w:jc w:val="both"/>
              <w:rPr>
                <w:rFonts w:ascii="Times New Roman" w:hAnsi="Times New Roman" w:cs="Times New Roman"/>
                <w:sz w:val="24"/>
                <w:szCs w:val="24"/>
              </w:rPr>
            </w:pPr>
            <w:r w:rsidRPr="00BF6BF3">
              <w:rPr>
                <w:rFonts w:ascii="Times New Roman" w:hAnsi="Times New Roman" w:cs="Times New Roman"/>
                <w:sz w:val="24"/>
                <w:szCs w:val="24"/>
              </w:rPr>
              <w:t>Français</w:t>
            </w:r>
          </w:p>
        </w:tc>
        <w:tc>
          <w:tcPr>
            <w:tcW w:w="2141" w:type="dxa"/>
          </w:tcPr>
          <w:p w14:paraId="4E370265" w14:textId="77777777" w:rsidR="002C7348" w:rsidRPr="00BF6BF3" w:rsidRDefault="002C7348" w:rsidP="00886890">
            <w:pPr>
              <w:jc w:val="both"/>
              <w:rPr>
                <w:rFonts w:ascii="Times New Roman" w:hAnsi="Times New Roman" w:cs="Times New Roman"/>
                <w:sz w:val="24"/>
                <w:szCs w:val="24"/>
              </w:rPr>
            </w:pPr>
            <w:r w:rsidRPr="00BF6BF3">
              <w:rPr>
                <w:rFonts w:ascii="Times New Roman" w:hAnsi="Times New Roman" w:cs="Times New Roman"/>
                <w:sz w:val="24"/>
                <w:szCs w:val="24"/>
              </w:rPr>
              <w:t>Bien</w:t>
            </w:r>
          </w:p>
        </w:tc>
        <w:tc>
          <w:tcPr>
            <w:tcW w:w="1975" w:type="dxa"/>
          </w:tcPr>
          <w:p w14:paraId="2F63B99B" w14:textId="77777777" w:rsidR="002C7348" w:rsidRPr="00BF6BF3" w:rsidRDefault="002C7348" w:rsidP="00886890">
            <w:pPr>
              <w:jc w:val="both"/>
              <w:rPr>
                <w:rFonts w:ascii="Times New Roman" w:hAnsi="Times New Roman" w:cs="Times New Roman"/>
                <w:sz w:val="24"/>
                <w:szCs w:val="24"/>
              </w:rPr>
            </w:pPr>
            <w:r w:rsidRPr="00BF6BF3">
              <w:rPr>
                <w:rFonts w:ascii="Times New Roman" w:hAnsi="Times New Roman" w:cs="Times New Roman"/>
                <w:sz w:val="24"/>
                <w:szCs w:val="24"/>
              </w:rPr>
              <w:t>Bien</w:t>
            </w:r>
          </w:p>
        </w:tc>
        <w:tc>
          <w:tcPr>
            <w:tcW w:w="2187" w:type="dxa"/>
          </w:tcPr>
          <w:p w14:paraId="1FD42BC7" w14:textId="77777777" w:rsidR="002C7348" w:rsidRPr="00BF6BF3" w:rsidRDefault="002C7348" w:rsidP="00886890">
            <w:pPr>
              <w:jc w:val="both"/>
              <w:rPr>
                <w:rFonts w:ascii="Times New Roman" w:hAnsi="Times New Roman" w:cs="Times New Roman"/>
                <w:sz w:val="24"/>
                <w:szCs w:val="24"/>
              </w:rPr>
            </w:pPr>
            <w:r w:rsidRPr="00BF6BF3">
              <w:rPr>
                <w:rFonts w:ascii="Times New Roman" w:hAnsi="Times New Roman" w:cs="Times New Roman"/>
                <w:sz w:val="24"/>
                <w:szCs w:val="24"/>
              </w:rPr>
              <w:t>Bien</w:t>
            </w:r>
          </w:p>
        </w:tc>
        <w:tc>
          <w:tcPr>
            <w:tcW w:w="2008" w:type="dxa"/>
          </w:tcPr>
          <w:p w14:paraId="29A03B2D" w14:textId="77777777" w:rsidR="002C7348" w:rsidRPr="00BF6BF3" w:rsidRDefault="002C7348" w:rsidP="00886890">
            <w:pPr>
              <w:jc w:val="both"/>
              <w:rPr>
                <w:rFonts w:ascii="Times New Roman" w:hAnsi="Times New Roman" w:cs="Times New Roman"/>
                <w:sz w:val="24"/>
                <w:szCs w:val="24"/>
              </w:rPr>
            </w:pPr>
            <w:r w:rsidRPr="00BF6BF3">
              <w:rPr>
                <w:rFonts w:ascii="Times New Roman" w:hAnsi="Times New Roman" w:cs="Times New Roman"/>
                <w:sz w:val="24"/>
                <w:szCs w:val="24"/>
              </w:rPr>
              <w:t>Bien</w:t>
            </w:r>
          </w:p>
        </w:tc>
      </w:tr>
      <w:tr w:rsidR="002C7348" w:rsidRPr="00BF6BF3" w14:paraId="3EBF22D3" w14:textId="77777777" w:rsidTr="0046140D">
        <w:trPr>
          <w:trHeight w:val="250"/>
        </w:trPr>
        <w:tc>
          <w:tcPr>
            <w:tcW w:w="2058" w:type="dxa"/>
          </w:tcPr>
          <w:p w14:paraId="53EF89DB" w14:textId="77777777" w:rsidR="002C7348" w:rsidRPr="00BF6BF3" w:rsidRDefault="002C7348" w:rsidP="00886890">
            <w:pPr>
              <w:jc w:val="both"/>
              <w:rPr>
                <w:rFonts w:ascii="Times New Roman" w:hAnsi="Times New Roman" w:cs="Times New Roman"/>
                <w:sz w:val="24"/>
                <w:szCs w:val="24"/>
              </w:rPr>
            </w:pPr>
            <w:r w:rsidRPr="00BF6BF3">
              <w:rPr>
                <w:rFonts w:ascii="Times New Roman" w:hAnsi="Times New Roman" w:cs="Times New Roman"/>
                <w:sz w:val="24"/>
                <w:szCs w:val="24"/>
              </w:rPr>
              <w:t>Anglais</w:t>
            </w:r>
          </w:p>
        </w:tc>
        <w:tc>
          <w:tcPr>
            <w:tcW w:w="2141" w:type="dxa"/>
          </w:tcPr>
          <w:p w14:paraId="27888814" w14:textId="77777777" w:rsidR="002C7348" w:rsidRPr="00BF6BF3" w:rsidRDefault="002C7348" w:rsidP="00886890">
            <w:pPr>
              <w:jc w:val="both"/>
              <w:rPr>
                <w:rFonts w:ascii="Times New Roman" w:hAnsi="Times New Roman" w:cs="Times New Roman"/>
                <w:sz w:val="24"/>
                <w:szCs w:val="24"/>
              </w:rPr>
            </w:pPr>
            <w:r w:rsidRPr="00BF6BF3">
              <w:rPr>
                <w:rFonts w:ascii="Times New Roman" w:hAnsi="Times New Roman" w:cs="Times New Roman"/>
                <w:sz w:val="24"/>
                <w:szCs w:val="24"/>
              </w:rPr>
              <w:t>moyen</w:t>
            </w:r>
          </w:p>
        </w:tc>
        <w:tc>
          <w:tcPr>
            <w:tcW w:w="1975" w:type="dxa"/>
          </w:tcPr>
          <w:p w14:paraId="3BD938DD" w14:textId="77777777" w:rsidR="002C7348" w:rsidRPr="00BF6BF3" w:rsidRDefault="002C7348" w:rsidP="00886890">
            <w:pPr>
              <w:jc w:val="both"/>
              <w:rPr>
                <w:rFonts w:ascii="Times New Roman" w:hAnsi="Times New Roman" w:cs="Times New Roman"/>
                <w:sz w:val="24"/>
                <w:szCs w:val="24"/>
              </w:rPr>
            </w:pPr>
            <w:r w:rsidRPr="00BF6BF3">
              <w:rPr>
                <w:rFonts w:ascii="Times New Roman" w:hAnsi="Times New Roman" w:cs="Times New Roman"/>
                <w:sz w:val="24"/>
                <w:szCs w:val="24"/>
              </w:rPr>
              <w:t>Assez bien</w:t>
            </w:r>
          </w:p>
        </w:tc>
        <w:tc>
          <w:tcPr>
            <w:tcW w:w="2187" w:type="dxa"/>
          </w:tcPr>
          <w:p w14:paraId="176748B6" w14:textId="77777777" w:rsidR="002C7348" w:rsidRPr="00BF6BF3" w:rsidRDefault="002C7348" w:rsidP="00886890">
            <w:pPr>
              <w:jc w:val="both"/>
              <w:rPr>
                <w:rFonts w:ascii="Times New Roman" w:hAnsi="Times New Roman" w:cs="Times New Roman"/>
                <w:sz w:val="24"/>
                <w:szCs w:val="24"/>
              </w:rPr>
            </w:pPr>
            <w:r w:rsidRPr="00BF6BF3">
              <w:rPr>
                <w:rFonts w:ascii="Times New Roman" w:hAnsi="Times New Roman" w:cs="Times New Roman"/>
                <w:sz w:val="24"/>
                <w:szCs w:val="24"/>
              </w:rPr>
              <w:t>Assez bien</w:t>
            </w:r>
          </w:p>
        </w:tc>
        <w:tc>
          <w:tcPr>
            <w:tcW w:w="2008" w:type="dxa"/>
          </w:tcPr>
          <w:p w14:paraId="705D1A19" w14:textId="77777777" w:rsidR="002C7348" w:rsidRPr="00BF6BF3" w:rsidRDefault="002C7348" w:rsidP="00886890">
            <w:pPr>
              <w:jc w:val="both"/>
              <w:rPr>
                <w:rFonts w:ascii="Times New Roman" w:hAnsi="Times New Roman" w:cs="Times New Roman"/>
                <w:sz w:val="24"/>
                <w:szCs w:val="24"/>
              </w:rPr>
            </w:pPr>
            <w:r w:rsidRPr="00BF6BF3">
              <w:rPr>
                <w:rFonts w:ascii="Times New Roman" w:hAnsi="Times New Roman" w:cs="Times New Roman"/>
                <w:sz w:val="24"/>
                <w:szCs w:val="24"/>
              </w:rPr>
              <w:t>moyen</w:t>
            </w:r>
          </w:p>
        </w:tc>
      </w:tr>
    </w:tbl>
    <w:p w14:paraId="45A7C84D" w14:textId="77777777" w:rsidR="002C7348" w:rsidRPr="00BF6BF3" w:rsidRDefault="002C7348" w:rsidP="0020745F">
      <w:pPr>
        <w:spacing w:line="240" w:lineRule="auto"/>
        <w:ind w:left="851" w:hanging="851"/>
        <w:jc w:val="both"/>
        <w:rPr>
          <w:rFonts w:ascii="Times New Roman" w:hAnsi="Times New Roman" w:cs="Times New Roman"/>
          <w:b/>
          <w:sz w:val="24"/>
          <w:szCs w:val="24"/>
        </w:rPr>
      </w:pPr>
    </w:p>
    <w:p w14:paraId="50BC0F08" w14:textId="77777777" w:rsidR="002C7348" w:rsidRPr="00375ABE" w:rsidRDefault="002C7348" w:rsidP="0020745F">
      <w:pPr>
        <w:spacing w:line="240" w:lineRule="auto"/>
        <w:ind w:left="851" w:hanging="851"/>
        <w:jc w:val="both"/>
        <w:rPr>
          <w:rFonts w:ascii="Times New Roman" w:hAnsi="Times New Roman" w:cs="Times New Roman"/>
          <w:b/>
          <w:sz w:val="24"/>
          <w:szCs w:val="24"/>
        </w:rPr>
      </w:pPr>
      <w:r w:rsidRPr="00375ABE">
        <w:rPr>
          <w:rFonts w:ascii="Times New Roman" w:hAnsi="Times New Roman" w:cs="Times New Roman"/>
          <w:b/>
          <w:sz w:val="24"/>
          <w:szCs w:val="24"/>
        </w:rPr>
        <w:t>CENTRE D’INTERET</w:t>
      </w:r>
      <w:r>
        <w:rPr>
          <w:rFonts w:ascii="Times New Roman" w:hAnsi="Times New Roman" w:cs="Times New Roman"/>
          <w:b/>
          <w:sz w:val="24"/>
          <w:szCs w:val="24"/>
        </w:rPr>
        <w:t> :</w:t>
      </w:r>
    </w:p>
    <w:p w14:paraId="599996AC" w14:textId="77777777" w:rsidR="002C7348" w:rsidRPr="00BF6BF3" w:rsidRDefault="002C7348" w:rsidP="0020745F">
      <w:pPr>
        <w:spacing w:line="240" w:lineRule="auto"/>
        <w:ind w:left="851" w:hanging="851"/>
        <w:jc w:val="both"/>
        <w:rPr>
          <w:rFonts w:ascii="Times New Roman" w:hAnsi="Times New Roman" w:cs="Times New Roman"/>
          <w:sz w:val="24"/>
          <w:szCs w:val="24"/>
        </w:rPr>
      </w:pPr>
      <w:r w:rsidRPr="00BF6BF3">
        <w:rPr>
          <w:rFonts w:ascii="Times New Roman" w:hAnsi="Times New Roman" w:cs="Times New Roman"/>
          <w:b/>
          <w:sz w:val="24"/>
          <w:szCs w:val="24"/>
          <w:lang w:val="en-US"/>
        </w:rPr>
        <w:t xml:space="preserve">Sports: </w:t>
      </w:r>
      <w:r w:rsidRPr="00BF6BF3">
        <w:rPr>
          <w:rFonts w:ascii="Times New Roman" w:hAnsi="Times New Roman" w:cs="Times New Roman"/>
          <w:sz w:val="24"/>
          <w:szCs w:val="24"/>
          <w:lang w:val="en-US"/>
        </w:rPr>
        <w:t>Football, Basket, natation.</w:t>
      </w:r>
    </w:p>
    <w:p w14:paraId="74362C7B" w14:textId="77777777" w:rsidR="00886890" w:rsidRPr="002C7348" w:rsidRDefault="002C7348" w:rsidP="001263E9">
      <w:pPr>
        <w:spacing w:line="240" w:lineRule="auto"/>
        <w:jc w:val="both"/>
        <w:rPr>
          <w:rFonts w:ascii="Times New Roman" w:hAnsi="Times New Roman" w:cs="Times New Roman"/>
          <w:sz w:val="24"/>
          <w:szCs w:val="24"/>
        </w:rPr>
      </w:pPr>
      <w:r w:rsidRPr="00BF6BF3">
        <w:rPr>
          <w:rFonts w:ascii="Times New Roman" w:hAnsi="Times New Roman" w:cs="Times New Roman"/>
          <w:b/>
          <w:sz w:val="24"/>
          <w:szCs w:val="24"/>
        </w:rPr>
        <w:t>Loisirs et divertissements</w:t>
      </w:r>
      <w:r w:rsidRPr="00BF6BF3">
        <w:rPr>
          <w:rFonts w:ascii="Times New Roman" w:hAnsi="Times New Roman" w:cs="Times New Roman"/>
          <w:sz w:val="24"/>
          <w:szCs w:val="24"/>
        </w:rPr>
        <w:t> : Musique, internet, lecture.</w:t>
      </w:r>
    </w:p>
    <w:p w14:paraId="5D556F61" w14:textId="77777777" w:rsidR="00314D50" w:rsidRPr="00314D50" w:rsidRDefault="00B66F78" w:rsidP="00314D50">
      <w:pPr>
        <w:pStyle w:val="Titre1"/>
        <w:numPr>
          <w:ilvl w:val="0"/>
          <w:numId w:val="0"/>
        </w:numPr>
        <w:ind w:left="432"/>
        <w:jc w:val="center"/>
        <w:rPr>
          <w:rFonts w:ascii="Times New Roman" w:eastAsia="Calibri" w:hAnsi="Times New Roman" w:cs="Times New Roman"/>
          <w:color w:val="auto"/>
          <w:sz w:val="24"/>
          <w:szCs w:val="24"/>
        </w:rPr>
      </w:pPr>
      <w:bookmarkStart w:id="5" w:name="_Toc506976628"/>
      <w:bookmarkStart w:id="6" w:name="_Toc506977449"/>
      <w:r w:rsidRPr="00BC3266">
        <w:rPr>
          <w:rFonts w:ascii="Times New Roman" w:eastAsia="Calibri" w:hAnsi="Times New Roman" w:cs="Times New Roman"/>
          <w:color w:val="auto"/>
          <w:sz w:val="24"/>
          <w:szCs w:val="24"/>
        </w:rPr>
        <w:lastRenderedPageBreak/>
        <w:t>SOMMAIRE GENERAL</w:t>
      </w:r>
      <w:bookmarkEnd w:id="5"/>
      <w:bookmarkEnd w:id="6"/>
    </w:p>
    <w:sdt>
      <w:sdtPr>
        <w:rPr>
          <w:rFonts w:asciiTheme="minorHAnsi" w:eastAsiaTheme="minorHAnsi" w:hAnsiTheme="minorHAnsi" w:cstheme="minorBidi"/>
          <w:color w:val="auto"/>
          <w:sz w:val="22"/>
          <w:szCs w:val="22"/>
          <w:lang w:eastAsia="en-US"/>
        </w:rPr>
        <w:id w:val="-1528172134"/>
        <w:docPartObj>
          <w:docPartGallery w:val="Table of Contents"/>
          <w:docPartUnique/>
        </w:docPartObj>
      </w:sdtPr>
      <w:sdtEndPr>
        <w:rPr>
          <w:b/>
          <w:bCs/>
        </w:rPr>
      </w:sdtEndPr>
      <w:sdtContent>
        <w:p w14:paraId="319ED074" w14:textId="77777777" w:rsidR="00314D50" w:rsidRDefault="00314D50" w:rsidP="00314D50">
          <w:pPr>
            <w:pStyle w:val="En-ttedetabledesmatires"/>
          </w:pPr>
        </w:p>
        <w:p w14:paraId="34AFC16A" w14:textId="77777777" w:rsidR="007C22BF" w:rsidRPr="007C22BF" w:rsidRDefault="00314D50">
          <w:pPr>
            <w:pStyle w:val="TM1"/>
            <w:tabs>
              <w:tab w:val="right" w:leader="dot" w:pos="9062"/>
            </w:tabs>
            <w:rPr>
              <w:rFonts w:ascii="Times New Roman" w:hAnsi="Times New Roman"/>
              <w:noProof/>
            </w:rPr>
          </w:pPr>
          <w:r>
            <w:fldChar w:fldCharType="begin"/>
          </w:r>
          <w:r>
            <w:instrText xml:space="preserve"> TOC \o "1-3" \h \z \u </w:instrText>
          </w:r>
          <w:r>
            <w:fldChar w:fldCharType="separate"/>
          </w:r>
          <w:hyperlink w:anchor="_Toc506976627" w:history="1">
            <w:r w:rsidR="007C22BF" w:rsidRPr="007C22BF">
              <w:rPr>
                <w:rStyle w:val="Lienhypertexte"/>
                <w:rFonts w:ascii="Times New Roman" w:hAnsi="Times New Roman"/>
                <w:noProof/>
              </w:rPr>
              <w:t>CURRICULUM VITAE</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_Toc506976627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I</w:t>
            </w:r>
            <w:r w:rsidR="007C22BF" w:rsidRPr="007C22BF">
              <w:rPr>
                <w:rFonts w:ascii="Times New Roman" w:hAnsi="Times New Roman"/>
                <w:noProof/>
                <w:webHidden/>
              </w:rPr>
              <w:fldChar w:fldCharType="end"/>
            </w:r>
          </w:hyperlink>
        </w:p>
        <w:p w14:paraId="559BE017" w14:textId="77777777" w:rsidR="007C22BF" w:rsidRPr="007C22BF" w:rsidRDefault="0095730F">
          <w:pPr>
            <w:pStyle w:val="TM1"/>
            <w:tabs>
              <w:tab w:val="right" w:leader="dot" w:pos="9062"/>
            </w:tabs>
            <w:rPr>
              <w:rFonts w:ascii="Times New Roman" w:hAnsi="Times New Roman"/>
              <w:noProof/>
            </w:rPr>
          </w:pPr>
          <w:hyperlink w:anchor="_Toc506976628" w:history="1">
            <w:r w:rsidR="007C22BF" w:rsidRPr="007C22BF">
              <w:rPr>
                <w:rStyle w:val="Lienhypertexte"/>
                <w:rFonts w:ascii="Times New Roman" w:eastAsia="Calibri" w:hAnsi="Times New Roman"/>
                <w:noProof/>
              </w:rPr>
              <w:t>SOMMAIRE GENERAL</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_Toc506976628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III</w:t>
            </w:r>
            <w:r w:rsidR="007C22BF" w:rsidRPr="007C22BF">
              <w:rPr>
                <w:rFonts w:ascii="Times New Roman" w:hAnsi="Times New Roman"/>
                <w:noProof/>
                <w:webHidden/>
              </w:rPr>
              <w:fldChar w:fldCharType="end"/>
            </w:r>
          </w:hyperlink>
        </w:p>
        <w:p w14:paraId="57F0B15D" w14:textId="77777777" w:rsidR="007C22BF" w:rsidRPr="007C22BF" w:rsidRDefault="0095730F">
          <w:pPr>
            <w:pStyle w:val="TM1"/>
            <w:tabs>
              <w:tab w:val="right" w:leader="dot" w:pos="9062"/>
            </w:tabs>
            <w:rPr>
              <w:rFonts w:ascii="Times New Roman" w:hAnsi="Times New Roman"/>
              <w:noProof/>
            </w:rPr>
          </w:pPr>
          <w:hyperlink w:anchor="_Toc506976629" w:history="1">
            <w:r w:rsidR="007C22BF" w:rsidRPr="007C22BF">
              <w:rPr>
                <w:rStyle w:val="Lienhypertexte"/>
                <w:rFonts w:ascii="Times New Roman" w:hAnsi="Times New Roman"/>
                <w:noProof/>
              </w:rPr>
              <w:t>REMERCIEMENTS</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_Toc506976629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V</w:t>
            </w:r>
            <w:r w:rsidR="007C22BF" w:rsidRPr="007C22BF">
              <w:rPr>
                <w:rFonts w:ascii="Times New Roman" w:hAnsi="Times New Roman"/>
                <w:noProof/>
                <w:webHidden/>
              </w:rPr>
              <w:fldChar w:fldCharType="end"/>
            </w:r>
          </w:hyperlink>
        </w:p>
        <w:p w14:paraId="47D122EA" w14:textId="77777777" w:rsidR="007C22BF" w:rsidRPr="007C22BF" w:rsidRDefault="0095730F">
          <w:pPr>
            <w:pStyle w:val="TM1"/>
            <w:tabs>
              <w:tab w:val="right" w:leader="dot" w:pos="9062"/>
            </w:tabs>
            <w:rPr>
              <w:rFonts w:ascii="Times New Roman" w:hAnsi="Times New Roman"/>
              <w:noProof/>
            </w:rPr>
          </w:pPr>
          <w:hyperlink w:anchor="_Toc506976630" w:history="1">
            <w:r w:rsidR="007C22BF" w:rsidRPr="007C22BF">
              <w:rPr>
                <w:rStyle w:val="Lienhypertexte"/>
                <w:rFonts w:ascii="Times New Roman" w:eastAsia="Calibri" w:hAnsi="Times New Roman"/>
                <w:noProof/>
              </w:rPr>
              <w:t>LISTE DES FIGURES</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_Toc506976630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VI</w:t>
            </w:r>
            <w:r w:rsidR="007C22BF" w:rsidRPr="007C22BF">
              <w:rPr>
                <w:rFonts w:ascii="Times New Roman" w:hAnsi="Times New Roman"/>
                <w:noProof/>
                <w:webHidden/>
              </w:rPr>
              <w:fldChar w:fldCharType="end"/>
            </w:r>
          </w:hyperlink>
        </w:p>
        <w:p w14:paraId="3D353497" w14:textId="77777777" w:rsidR="007C22BF" w:rsidRPr="007C22BF" w:rsidRDefault="0095730F">
          <w:pPr>
            <w:pStyle w:val="TM1"/>
            <w:tabs>
              <w:tab w:val="right" w:leader="dot" w:pos="9062"/>
            </w:tabs>
            <w:rPr>
              <w:rFonts w:ascii="Times New Roman" w:hAnsi="Times New Roman"/>
              <w:noProof/>
            </w:rPr>
          </w:pPr>
          <w:hyperlink w:anchor="_Toc506976631" w:history="1">
            <w:r w:rsidR="007C22BF" w:rsidRPr="007C22BF">
              <w:rPr>
                <w:rStyle w:val="Lienhypertexte"/>
                <w:rFonts w:ascii="Times New Roman" w:eastAsia="Calibri" w:hAnsi="Times New Roman"/>
                <w:noProof/>
              </w:rPr>
              <w:t>LISTE DES TABLEAUX</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_Toc506976631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VII</w:t>
            </w:r>
            <w:r w:rsidR="007C22BF" w:rsidRPr="007C22BF">
              <w:rPr>
                <w:rFonts w:ascii="Times New Roman" w:hAnsi="Times New Roman"/>
                <w:noProof/>
                <w:webHidden/>
              </w:rPr>
              <w:fldChar w:fldCharType="end"/>
            </w:r>
          </w:hyperlink>
        </w:p>
        <w:p w14:paraId="3D2F4691" w14:textId="77777777" w:rsidR="007C22BF" w:rsidRPr="007C22BF" w:rsidRDefault="0095730F">
          <w:pPr>
            <w:pStyle w:val="TM1"/>
            <w:tabs>
              <w:tab w:val="right" w:leader="dot" w:pos="9062"/>
            </w:tabs>
            <w:rPr>
              <w:rFonts w:ascii="Times New Roman" w:hAnsi="Times New Roman"/>
              <w:noProof/>
            </w:rPr>
          </w:pPr>
          <w:hyperlink w:anchor="_Toc506976632" w:history="1">
            <w:r w:rsidR="007C22BF" w:rsidRPr="007C22BF">
              <w:rPr>
                <w:rStyle w:val="Lienhypertexte"/>
                <w:rFonts w:ascii="Times New Roman" w:eastAsia="Calibri" w:hAnsi="Times New Roman"/>
                <w:noProof/>
              </w:rPr>
              <w:t>LISTE DES ABREVIATIONS</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_Toc506976632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VIII</w:t>
            </w:r>
            <w:r w:rsidR="007C22BF" w:rsidRPr="007C22BF">
              <w:rPr>
                <w:rFonts w:ascii="Times New Roman" w:hAnsi="Times New Roman"/>
                <w:noProof/>
                <w:webHidden/>
              </w:rPr>
              <w:fldChar w:fldCharType="end"/>
            </w:r>
          </w:hyperlink>
        </w:p>
        <w:p w14:paraId="59B30DFA" w14:textId="77777777" w:rsidR="007C22BF" w:rsidRPr="007C22BF" w:rsidRDefault="0095730F">
          <w:pPr>
            <w:pStyle w:val="TM1"/>
            <w:tabs>
              <w:tab w:val="right" w:leader="dot" w:pos="9062"/>
            </w:tabs>
            <w:rPr>
              <w:rFonts w:ascii="Times New Roman" w:hAnsi="Times New Roman"/>
              <w:noProof/>
            </w:rPr>
          </w:pPr>
          <w:hyperlink w:anchor="_Toc506976633" w:history="1">
            <w:r w:rsidR="007C22BF" w:rsidRPr="007C22BF">
              <w:rPr>
                <w:rStyle w:val="Lienhypertexte"/>
                <w:rFonts w:ascii="Times New Roman" w:eastAsia="Calibri" w:hAnsi="Times New Roman"/>
                <w:noProof/>
              </w:rPr>
              <w:t>INTRODUCTION GENERALE</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_Toc506976633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1</w:t>
            </w:r>
            <w:r w:rsidR="007C22BF" w:rsidRPr="007C22BF">
              <w:rPr>
                <w:rFonts w:ascii="Times New Roman" w:hAnsi="Times New Roman"/>
                <w:noProof/>
                <w:webHidden/>
              </w:rPr>
              <w:fldChar w:fldCharType="end"/>
            </w:r>
          </w:hyperlink>
        </w:p>
        <w:p w14:paraId="452C1FD7" w14:textId="77777777" w:rsidR="007C22BF" w:rsidRPr="007C22BF" w:rsidRDefault="0095730F">
          <w:pPr>
            <w:pStyle w:val="TM1"/>
            <w:tabs>
              <w:tab w:val="right" w:leader="dot" w:pos="9062"/>
            </w:tabs>
            <w:rPr>
              <w:rFonts w:ascii="Times New Roman" w:hAnsi="Times New Roman"/>
              <w:noProof/>
            </w:rPr>
          </w:pPr>
          <w:hyperlink w:anchor="_Toc506976634" w:history="1">
            <w:r w:rsidR="007C22BF" w:rsidRPr="007C22BF">
              <w:rPr>
                <w:rStyle w:val="Lienhypertexte"/>
                <w:rFonts w:ascii="Times New Roman" w:hAnsi="Times New Roman"/>
                <w:noProof/>
              </w:rPr>
              <w:t>PARTIE I : PRESENTATIONS</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_Toc506976634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2</w:t>
            </w:r>
            <w:r w:rsidR="007C22BF" w:rsidRPr="007C22BF">
              <w:rPr>
                <w:rFonts w:ascii="Times New Roman" w:hAnsi="Times New Roman"/>
                <w:noProof/>
                <w:webHidden/>
              </w:rPr>
              <w:fldChar w:fldCharType="end"/>
            </w:r>
          </w:hyperlink>
        </w:p>
        <w:p w14:paraId="48CE43C9" w14:textId="77777777" w:rsidR="007C22BF" w:rsidRPr="007C22BF" w:rsidRDefault="0095730F">
          <w:pPr>
            <w:pStyle w:val="TM2"/>
            <w:tabs>
              <w:tab w:val="right" w:leader="dot" w:pos="9062"/>
            </w:tabs>
            <w:rPr>
              <w:rFonts w:ascii="Times New Roman" w:hAnsi="Times New Roman"/>
              <w:noProof/>
            </w:rPr>
          </w:pPr>
          <w:hyperlink w:anchor="_Toc506976635" w:history="1">
            <w:r w:rsidR="007C22BF" w:rsidRPr="007C22BF">
              <w:rPr>
                <w:rStyle w:val="Lienhypertexte"/>
                <w:rFonts w:ascii="Times New Roman" w:hAnsi="Times New Roman"/>
                <w:noProof/>
              </w:rPr>
              <w:t>Chapitre 1. Présentation de l’ENI</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_Toc506976635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3</w:t>
            </w:r>
            <w:r w:rsidR="007C22BF" w:rsidRPr="007C22BF">
              <w:rPr>
                <w:rFonts w:ascii="Times New Roman" w:hAnsi="Times New Roman"/>
                <w:noProof/>
                <w:webHidden/>
              </w:rPr>
              <w:fldChar w:fldCharType="end"/>
            </w:r>
          </w:hyperlink>
        </w:p>
        <w:p w14:paraId="2C0B5734" w14:textId="77777777" w:rsidR="007C22BF" w:rsidRPr="007C22BF" w:rsidRDefault="0095730F">
          <w:pPr>
            <w:pStyle w:val="TM2"/>
            <w:tabs>
              <w:tab w:val="right" w:leader="dot" w:pos="9062"/>
            </w:tabs>
            <w:rPr>
              <w:rFonts w:ascii="Times New Roman" w:hAnsi="Times New Roman"/>
              <w:noProof/>
            </w:rPr>
          </w:pPr>
          <w:hyperlink w:anchor="_Toc506976636" w:history="1">
            <w:r w:rsidR="007C22BF" w:rsidRPr="007C22BF">
              <w:rPr>
                <w:rStyle w:val="Lienhypertexte"/>
                <w:rFonts w:ascii="Times New Roman" w:hAnsi="Times New Roman"/>
                <w:noProof/>
              </w:rPr>
              <w:t>1.1 Informations d’ordre général</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_Toc506976636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3</w:t>
            </w:r>
            <w:r w:rsidR="007C22BF" w:rsidRPr="007C22BF">
              <w:rPr>
                <w:rFonts w:ascii="Times New Roman" w:hAnsi="Times New Roman"/>
                <w:noProof/>
                <w:webHidden/>
              </w:rPr>
              <w:fldChar w:fldCharType="end"/>
            </w:r>
          </w:hyperlink>
        </w:p>
        <w:p w14:paraId="4A1D2FEB" w14:textId="77777777" w:rsidR="007C22BF" w:rsidRPr="007C22BF" w:rsidRDefault="0095730F">
          <w:pPr>
            <w:pStyle w:val="TM2"/>
            <w:tabs>
              <w:tab w:val="right" w:leader="dot" w:pos="9062"/>
            </w:tabs>
            <w:rPr>
              <w:rFonts w:ascii="Times New Roman" w:hAnsi="Times New Roman"/>
              <w:noProof/>
            </w:rPr>
          </w:pPr>
          <w:hyperlink w:anchor="_Toc506976637" w:history="1">
            <w:r w:rsidR="007C22BF" w:rsidRPr="007C22BF">
              <w:rPr>
                <w:rStyle w:val="Lienhypertexte"/>
                <w:rFonts w:ascii="Times New Roman" w:hAnsi="Times New Roman"/>
                <w:noProof/>
              </w:rPr>
              <w:t>1.2 Mission et historique</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_Toc506976637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3</w:t>
            </w:r>
            <w:r w:rsidR="007C22BF" w:rsidRPr="007C22BF">
              <w:rPr>
                <w:rFonts w:ascii="Times New Roman" w:hAnsi="Times New Roman"/>
                <w:noProof/>
                <w:webHidden/>
              </w:rPr>
              <w:fldChar w:fldCharType="end"/>
            </w:r>
          </w:hyperlink>
        </w:p>
        <w:p w14:paraId="5CC435E4" w14:textId="77777777" w:rsidR="007C22BF" w:rsidRPr="007C22BF" w:rsidRDefault="0095730F">
          <w:pPr>
            <w:pStyle w:val="TM2"/>
            <w:tabs>
              <w:tab w:val="right" w:leader="dot" w:pos="9062"/>
            </w:tabs>
            <w:rPr>
              <w:rFonts w:ascii="Times New Roman" w:hAnsi="Times New Roman"/>
              <w:noProof/>
            </w:rPr>
          </w:pPr>
          <w:hyperlink w:anchor="_Toc506976638" w:history="1">
            <w:r w:rsidR="007C22BF" w:rsidRPr="007C22BF">
              <w:rPr>
                <w:rStyle w:val="Lienhypertexte"/>
                <w:rFonts w:ascii="Times New Roman" w:hAnsi="Times New Roman"/>
                <w:noProof/>
              </w:rPr>
              <w:t>1.3 Organigramme institutionnel de l’ENI</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_Toc506976638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5</w:t>
            </w:r>
            <w:r w:rsidR="007C22BF" w:rsidRPr="007C22BF">
              <w:rPr>
                <w:rFonts w:ascii="Times New Roman" w:hAnsi="Times New Roman"/>
                <w:noProof/>
                <w:webHidden/>
              </w:rPr>
              <w:fldChar w:fldCharType="end"/>
            </w:r>
          </w:hyperlink>
        </w:p>
        <w:p w14:paraId="6E545EC4" w14:textId="77777777" w:rsidR="007C22BF" w:rsidRPr="007C22BF" w:rsidRDefault="0095730F">
          <w:pPr>
            <w:pStyle w:val="TM2"/>
            <w:tabs>
              <w:tab w:val="right" w:leader="dot" w:pos="9062"/>
            </w:tabs>
            <w:rPr>
              <w:rFonts w:ascii="Times New Roman" w:hAnsi="Times New Roman"/>
              <w:noProof/>
            </w:rPr>
          </w:pPr>
          <w:hyperlink w:anchor="_Toc506976639" w:history="1">
            <w:r w:rsidR="007C22BF" w:rsidRPr="007C22BF">
              <w:rPr>
                <w:rStyle w:val="Lienhypertexte"/>
                <w:rFonts w:ascii="Times New Roman" w:hAnsi="Times New Roman"/>
                <w:noProof/>
              </w:rPr>
              <w:t>1.4 Domaines de spécialisation</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_Toc506976639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7</w:t>
            </w:r>
            <w:r w:rsidR="007C22BF" w:rsidRPr="007C22BF">
              <w:rPr>
                <w:rFonts w:ascii="Times New Roman" w:hAnsi="Times New Roman"/>
                <w:noProof/>
                <w:webHidden/>
              </w:rPr>
              <w:fldChar w:fldCharType="end"/>
            </w:r>
          </w:hyperlink>
        </w:p>
        <w:p w14:paraId="35C47778" w14:textId="77777777" w:rsidR="007C22BF" w:rsidRPr="007C22BF" w:rsidRDefault="0095730F">
          <w:pPr>
            <w:pStyle w:val="TM2"/>
            <w:tabs>
              <w:tab w:val="right" w:leader="dot" w:pos="9062"/>
            </w:tabs>
            <w:rPr>
              <w:rFonts w:ascii="Times New Roman" w:hAnsi="Times New Roman"/>
              <w:noProof/>
            </w:rPr>
          </w:pPr>
          <w:hyperlink w:anchor="_Toc506976640" w:history="1">
            <w:r w:rsidR="007C22BF" w:rsidRPr="007C22BF">
              <w:rPr>
                <w:rStyle w:val="Lienhypertexte"/>
                <w:rFonts w:ascii="Times New Roman" w:hAnsi="Times New Roman"/>
                <w:noProof/>
              </w:rPr>
              <w:t>1.5 Architecture des formations pédagogiques</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_Toc506976640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7</w:t>
            </w:r>
            <w:r w:rsidR="007C22BF" w:rsidRPr="007C22BF">
              <w:rPr>
                <w:rFonts w:ascii="Times New Roman" w:hAnsi="Times New Roman"/>
                <w:noProof/>
                <w:webHidden/>
              </w:rPr>
              <w:fldChar w:fldCharType="end"/>
            </w:r>
          </w:hyperlink>
        </w:p>
        <w:p w14:paraId="4D281095" w14:textId="77777777" w:rsidR="007C22BF" w:rsidRPr="007C22BF" w:rsidRDefault="0095730F">
          <w:pPr>
            <w:pStyle w:val="TM2"/>
            <w:tabs>
              <w:tab w:val="right" w:leader="dot" w:pos="9062"/>
            </w:tabs>
            <w:rPr>
              <w:rFonts w:ascii="Times New Roman" w:hAnsi="Times New Roman"/>
              <w:noProof/>
            </w:rPr>
          </w:pPr>
          <w:hyperlink w:anchor="_Toc506976641" w:history="1">
            <w:r w:rsidR="007C22BF" w:rsidRPr="007C22BF">
              <w:rPr>
                <w:rStyle w:val="Lienhypertexte"/>
                <w:rFonts w:ascii="Times New Roman" w:hAnsi="Times New Roman"/>
                <w:noProof/>
              </w:rPr>
              <w:t>1.6 Réalisations de l’ENI avec les entreprises et les organismes</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_Toc506976641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10</w:t>
            </w:r>
            <w:r w:rsidR="007C22BF" w:rsidRPr="007C22BF">
              <w:rPr>
                <w:rFonts w:ascii="Times New Roman" w:hAnsi="Times New Roman"/>
                <w:noProof/>
                <w:webHidden/>
              </w:rPr>
              <w:fldChar w:fldCharType="end"/>
            </w:r>
          </w:hyperlink>
        </w:p>
        <w:p w14:paraId="151103BE" w14:textId="77777777" w:rsidR="007C22BF" w:rsidRPr="007C22BF" w:rsidRDefault="0095730F">
          <w:pPr>
            <w:pStyle w:val="TM2"/>
            <w:tabs>
              <w:tab w:val="right" w:leader="dot" w:pos="9062"/>
            </w:tabs>
            <w:rPr>
              <w:rFonts w:ascii="Times New Roman" w:hAnsi="Times New Roman"/>
              <w:noProof/>
            </w:rPr>
          </w:pPr>
          <w:hyperlink w:anchor="_Toc506976642" w:history="1">
            <w:r w:rsidR="007C22BF" w:rsidRPr="007C22BF">
              <w:rPr>
                <w:rStyle w:val="Lienhypertexte"/>
                <w:rFonts w:ascii="Times New Roman" w:hAnsi="Times New Roman"/>
                <w:noProof/>
              </w:rPr>
              <w:t>1.7 Partenariat au niveau International</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_Toc506976642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12</w:t>
            </w:r>
            <w:r w:rsidR="007C22BF" w:rsidRPr="007C22BF">
              <w:rPr>
                <w:rFonts w:ascii="Times New Roman" w:hAnsi="Times New Roman"/>
                <w:noProof/>
                <w:webHidden/>
              </w:rPr>
              <w:fldChar w:fldCharType="end"/>
            </w:r>
          </w:hyperlink>
        </w:p>
        <w:p w14:paraId="48C93ACF" w14:textId="77777777" w:rsidR="007C22BF" w:rsidRPr="007C22BF" w:rsidRDefault="0095730F">
          <w:pPr>
            <w:pStyle w:val="TM2"/>
            <w:tabs>
              <w:tab w:val="right" w:leader="dot" w:pos="9062"/>
            </w:tabs>
            <w:rPr>
              <w:rFonts w:ascii="Times New Roman" w:hAnsi="Times New Roman"/>
              <w:noProof/>
            </w:rPr>
          </w:pPr>
          <w:hyperlink w:anchor="_Toc506976643" w:history="1">
            <w:r w:rsidR="007C22BF" w:rsidRPr="007C22BF">
              <w:rPr>
                <w:rStyle w:val="Lienhypertexte"/>
                <w:rFonts w:ascii="Times New Roman" w:hAnsi="Times New Roman"/>
                <w:noProof/>
              </w:rPr>
              <w:t>1.8 Débouchés professionnels des Diplômés</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_Toc506976643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13</w:t>
            </w:r>
            <w:r w:rsidR="007C22BF" w:rsidRPr="007C22BF">
              <w:rPr>
                <w:rFonts w:ascii="Times New Roman" w:hAnsi="Times New Roman"/>
                <w:noProof/>
                <w:webHidden/>
              </w:rPr>
              <w:fldChar w:fldCharType="end"/>
            </w:r>
          </w:hyperlink>
        </w:p>
        <w:p w14:paraId="6AE1E62C" w14:textId="77777777" w:rsidR="007C22BF" w:rsidRPr="007C22BF" w:rsidRDefault="0095730F">
          <w:pPr>
            <w:pStyle w:val="TM2"/>
            <w:tabs>
              <w:tab w:val="right" w:leader="dot" w:pos="9062"/>
            </w:tabs>
            <w:rPr>
              <w:rFonts w:ascii="Times New Roman" w:hAnsi="Times New Roman"/>
              <w:noProof/>
            </w:rPr>
          </w:pPr>
          <w:hyperlink w:anchor="_Toc506976644" w:history="1">
            <w:r w:rsidR="007C22BF" w:rsidRPr="007C22BF">
              <w:rPr>
                <w:rStyle w:val="Lienhypertexte"/>
                <w:rFonts w:ascii="Times New Roman" w:hAnsi="Times New Roman"/>
                <w:noProof/>
              </w:rPr>
              <w:t>1.9 Ressources Humaines</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_Toc506976644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16</w:t>
            </w:r>
            <w:r w:rsidR="007C22BF" w:rsidRPr="007C22BF">
              <w:rPr>
                <w:rFonts w:ascii="Times New Roman" w:hAnsi="Times New Roman"/>
                <w:noProof/>
                <w:webHidden/>
              </w:rPr>
              <w:fldChar w:fldCharType="end"/>
            </w:r>
          </w:hyperlink>
        </w:p>
        <w:p w14:paraId="7748110E" w14:textId="77777777" w:rsidR="007C22BF" w:rsidRPr="007C22BF" w:rsidRDefault="0095730F">
          <w:pPr>
            <w:pStyle w:val="TM2"/>
            <w:tabs>
              <w:tab w:val="right" w:leader="dot" w:pos="9062"/>
            </w:tabs>
            <w:rPr>
              <w:rFonts w:ascii="Times New Roman" w:hAnsi="Times New Roman"/>
              <w:noProof/>
            </w:rPr>
          </w:pPr>
          <w:hyperlink w:anchor="_Toc506976645" w:history="1">
            <w:r w:rsidR="007C22BF" w:rsidRPr="007C22BF">
              <w:rPr>
                <w:rStyle w:val="Lienhypertexte"/>
                <w:rFonts w:ascii="Times New Roman" w:hAnsi="Times New Roman"/>
                <w:noProof/>
              </w:rPr>
              <w:t>Chapitre 2. Présentation de l’AUXIMAD</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_Toc506976645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17</w:t>
            </w:r>
            <w:r w:rsidR="007C22BF" w:rsidRPr="007C22BF">
              <w:rPr>
                <w:rFonts w:ascii="Times New Roman" w:hAnsi="Times New Roman"/>
                <w:noProof/>
                <w:webHidden/>
              </w:rPr>
              <w:fldChar w:fldCharType="end"/>
            </w:r>
          </w:hyperlink>
        </w:p>
        <w:p w14:paraId="22C335A8" w14:textId="77777777" w:rsidR="007C22BF" w:rsidRPr="007C22BF" w:rsidRDefault="0095730F">
          <w:pPr>
            <w:pStyle w:val="TM3"/>
            <w:tabs>
              <w:tab w:val="right" w:leader="dot" w:pos="9062"/>
            </w:tabs>
            <w:rPr>
              <w:rFonts w:ascii="Times New Roman" w:hAnsi="Times New Roman"/>
              <w:noProof/>
            </w:rPr>
          </w:pPr>
          <w:hyperlink w:anchor="_Toc506976646" w:history="1">
            <w:r w:rsidR="007C22BF" w:rsidRPr="007C22BF">
              <w:rPr>
                <w:rStyle w:val="Lienhypertexte"/>
                <w:rFonts w:ascii="Times New Roman" w:hAnsi="Times New Roman"/>
                <w:noProof/>
              </w:rPr>
              <w:t>2.1. Localisation et adresse de contact</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_Toc506976646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17</w:t>
            </w:r>
            <w:r w:rsidR="007C22BF" w:rsidRPr="007C22BF">
              <w:rPr>
                <w:rFonts w:ascii="Times New Roman" w:hAnsi="Times New Roman"/>
                <w:noProof/>
                <w:webHidden/>
              </w:rPr>
              <w:fldChar w:fldCharType="end"/>
            </w:r>
          </w:hyperlink>
        </w:p>
        <w:p w14:paraId="35EE3357" w14:textId="77777777" w:rsidR="007C22BF" w:rsidRPr="007C22BF" w:rsidRDefault="0095730F">
          <w:pPr>
            <w:pStyle w:val="TM3"/>
            <w:tabs>
              <w:tab w:val="right" w:leader="dot" w:pos="9062"/>
            </w:tabs>
            <w:rPr>
              <w:rFonts w:ascii="Times New Roman" w:hAnsi="Times New Roman"/>
              <w:noProof/>
            </w:rPr>
          </w:pPr>
          <w:hyperlink w:anchor="_Toc506976647" w:history="1">
            <w:r w:rsidR="007C22BF" w:rsidRPr="007C22BF">
              <w:rPr>
                <w:rStyle w:val="Lienhypertexte"/>
                <w:rFonts w:ascii="Times New Roman" w:hAnsi="Times New Roman"/>
                <w:noProof/>
              </w:rPr>
              <w:t>2.2. Organigramme</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_Toc506976647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17</w:t>
            </w:r>
            <w:r w:rsidR="007C22BF" w:rsidRPr="007C22BF">
              <w:rPr>
                <w:rFonts w:ascii="Times New Roman" w:hAnsi="Times New Roman"/>
                <w:noProof/>
                <w:webHidden/>
              </w:rPr>
              <w:fldChar w:fldCharType="end"/>
            </w:r>
          </w:hyperlink>
        </w:p>
        <w:p w14:paraId="0E346B1F" w14:textId="77777777" w:rsidR="007C22BF" w:rsidRPr="007C22BF" w:rsidRDefault="0095730F">
          <w:pPr>
            <w:pStyle w:val="TM3"/>
            <w:tabs>
              <w:tab w:val="right" w:leader="dot" w:pos="9062"/>
            </w:tabs>
            <w:rPr>
              <w:rFonts w:ascii="Times New Roman" w:hAnsi="Times New Roman"/>
              <w:noProof/>
            </w:rPr>
          </w:pPr>
          <w:hyperlink w:anchor="_Toc506976648" w:history="1">
            <w:r w:rsidR="007C22BF" w:rsidRPr="007C22BF">
              <w:rPr>
                <w:rStyle w:val="Lienhypertexte"/>
                <w:rFonts w:ascii="Times New Roman" w:hAnsi="Times New Roman"/>
                <w:noProof/>
              </w:rPr>
              <w:t>2.3. Mission et historique</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_Toc506976648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18</w:t>
            </w:r>
            <w:r w:rsidR="007C22BF" w:rsidRPr="007C22BF">
              <w:rPr>
                <w:rFonts w:ascii="Times New Roman" w:hAnsi="Times New Roman"/>
                <w:noProof/>
                <w:webHidden/>
              </w:rPr>
              <w:fldChar w:fldCharType="end"/>
            </w:r>
          </w:hyperlink>
        </w:p>
        <w:p w14:paraId="0BFE47ED" w14:textId="77777777" w:rsidR="007C22BF" w:rsidRPr="007C22BF" w:rsidRDefault="0095730F">
          <w:pPr>
            <w:pStyle w:val="TM3"/>
            <w:tabs>
              <w:tab w:val="right" w:leader="dot" w:pos="9062"/>
            </w:tabs>
            <w:rPr>
              <w:rFonts w:ascii="Times New Roman" w:hAnsi="Times New Roman"/>
              <w:noProof/>
            </w:rPr>
          </w:pPr>
          <w:hyperlink w:anchor="_Toc506976649" w:history="1">
            <w:r w:rsidR="007C22BF" w:rsidRPr="007C22BF">
              <w:rPr>
                <w:rStyle w:val="Lienhypertexte"/>
                <w:rFonts w:ascii="Times New Roman" w:hAnsi="Times New Roman"/>
                <w:noProof/>
              </w:rPr>
              <w:t>2.4. Domaine d’activité</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_Toc506976649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18</w:t>
            </w:r>
            <w:r w:rsidR="007C22BF" w:rsidRPr="007C22BF">
              <w:rPr>
                <w:rFonts w:ascii="Times New Roman" w:hAnsi="Times New Roman"/>
                <w:noProof/>
                <w:webHidden/>
              </w:rPr>
              <w:fldChar w:fldCharType="end"/>
            </w:r>
          </w:hyperlink>
        </w:p>
        <w:p w14:paraId="351A0366" w14:textId="77777777" w:rsidR="007C22BF" w:rsidRPr="007C22BF" w:rsidRDefault="0095730F">
          <w:pPr>
            <w:pStyle w:val="TM3"/>
            <w:tabs>
              <w:tab w:val="right" w:leader="dot" w:pos="9062"/>
            </w:tabs>
            <w:rPr>
              <w:rFonts w:ascii="Times New Roman" w:hAnsi="Times New Roman"/>
              <w:noProof/>
            </w:rPr>
          </w:pPr>
          <w:hyperlink w:anchor="_Toc506976650" w:history="1">
            <w:r w:rsidR="007C22BF" w:rsidRPr="007C22BF">
              <w:rPr>
                <w:rStyle w:val="Lienhypertexte"/>
                <w:rFonts w:ascii="Times New Roman" w:hAnsi="Times New Roman"/>
                <w:noProof/>
              </w:rPr>
              <w:t>2.5. Les partenaires</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_Toc506976650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19</w:t>
            </w:r>
            <w:r w:rsidR="007C22BF" w:rsidRPr="007C22BF">
              <w:rPr>
                <w:rFonts w:ascii="Times New Roman" w:hAnsi="Times New Roman"/>
                <w:noProof/>
                <w:webHidden/>
              </w:rPr>
              <w:fldChar w:fldCharType="end"/>
            </w:r>
          </w:hyperlink>
        </w:p>
        <w:p w14:paraId="420131A7" w14:textId="77777777" w:rsidR="007C22BF" w:rsidRPr="007C22BF" w:rsidRDefault="0095730F">
          <w:pPr>
            <w:pStyle w:val="TM3"/>
            <w:tabs>
              <w:tab w:val="right" w:leader="dot" w:pos="9062"/>
            </w:tabs>
            <w:rPr>
              <w:rFonts w:ascii="Times New Roman" w:hAnsi="Times New Roman"/>
              <w:noProof/>
            </w:rPr>
          </w:pPr>
          <w:hyperlink w:anchor="_Toc506976651" w:history="1">
            <w:r w:rsidR="007C22BF" w:rsidRPr="007C22BF">
              <w:rPr>
                <w:rStyle w:val="Lienhypertexte"/>
                <w:rFonts w:ascii="Times New Roman" w:hAnsi="Times New Roman"/>
                <w:noProof/>
              </w:rPr>
              <w:t>2.6. Objectifs</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_Toc506976651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19</w:t>
            </w:r>
            <w:r w:rsidR="007C22BF" w:rsidRPr="007C22BF">
              <w:rPr>
                <w:rFonts w:ascii="Times New Roman" w:hAnsi="Times New Roman"/>
                <w:noProof/>
                <w:webHidden/>
              </w:rPr>
              <w:fldChar w:fldCharType="end"/>
            </w:r>
          </w:hyperlink>
        </w:p>
        <w:p w14:paraId="42DAA617" w14:textId="77777777" w:rsidR="007C22BF" w:rsidRPr="007C22BF" w:rsidRDefault="0095730F">
          <w:pPr>
            <w:pStyle w:val="TM2"/>
            <w:tabs>
              <w:tab w:val="right" w:leader="dot" w:pos="9062"/>
            </w:tabs>
            <w:rPr>
              <w:rFonts w:ascii="Times New Roman" w:hAnsi="Times New Roman"/>
              <w:noProof/>
            </w:rPr>
          </w:pPr>
          <w:hyperlink w:anchor="_Toc506976652" w:history="1">
            <w:r w:rsidR="007C22BF" w:rsidRPr="007C22BF">
              <w:rPr>
                <w:rStyle w:val="Lienhypertexte"/>
                <w:rFonts w:ascii="Times New Roman" w:hAnsi="Times New Roman"/>
                <w:noProof/>
              </w:rPr>
              <w:t>Chapitre 3. Description du projet</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_Toc506976652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20</w:t>
            </w:r>
            <w:r w:rsidR="007C22BF" w:rsidRPr="007C22BF">
              <w:rPr>
                <w:rFonts w:ascii="Times New Roman" w:hAnsi="Times New Roman"/>
                <w:noProof/>
                <w:webHidden/>
              </w:rPr>
              <w:fldChar w:fldCharType="end"/>
            </w:r>
          </w:hyperlink>
        </w:p>
        <w:p w14:paraId="592292B3" w14:textId="77777777" w:rsidR="007C22BF" w:rsidRPr="007C22BF" w:rsidRDefault="0095730F">
          <w:pPr>
            <w:pStyle w:val="TM3"/>
            <w:tabs>
              <w:tab w:val="right" w:leader="dot" w:pos="9062"/>
            </w:tabs>
            <w:rPr>
              <w:rFonts w:ascii="Times New Roman" w:hAnsi="Times New Roman"/>
              <w:noProof/>
            </w:rPr>
          </w:pPr>
          <w:hyperlink w:anchor="_Toc506976653" w:history="1">
            <w:r w:rsidR="007C22BF" w:rsidRPr="007C22BF">
              <w:rPr>
                <w:rStyle w:val="Lienhypertexte"/>
                <w:rFonts w:ascii="Times New Roman" w:hAnsi="Times New Roman"/>
                <w:noProof/>
              </w:rPr>
              <w:t>3.1. Formulation</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_Toc506976653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20</w:t>
            </w:r>
            <w:r w:rsidR="007C22BF" w:rsidRPr="007C22BF">
              <w:rPr>
                <w:rFonts w:ascii="Times New Roman" w:hAnsi="Times New Roman"/>
                <w:noProof/>
                <w:webHidden/>
              </w:rPr>
              <w:fldChar w:fldCharType="end"/>
            </w:r>
          </w:hyperlink>
        </w:p>
        <w:p w14:paraId="1E62CEC5" w14:textId="77777777" w:rsidR="007C22BF" w:rsidRPr="007C22BF" w:rsidRDefault="0095730F">
          <w:pPr>
            <w:pStyle w:val="TM3"/>
            <w:tabs>
              <w:tab w:val="right" w:leader="dot" w:pos="9062"/>
            </w:tabs>
            <w:rPr>
              <w:rFonts w:ascii="Times New Roman" w:hAnsi="Times New Roman"/>
              <w:noProof/>
            </w:rPr>
          </w:pPr>
          <w:hyperlink w:anchor="_Toc506976654" w:history="1">
            <w:r w:rsidR="007C22BF" w:rsidRPr="007C22BF">
              <w:rPr>
                <w:rStyle w:val="Lienhypertexte"/>
                <w:rFonts w:ascii="Times New Roman" w:hAnsi="Times New Roman"/>
                <w:noProof/>
              </w:rPr>
              <w:t>3.2. Objectif et besoins de l’utilisateur</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_Toc506976654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20</w:t>
            </w:r>
            <w:r w:rsidR="007C22BF" w:rsidRPr="007C22BF">
              <w:rPr>
                <w:rFonts w:ascii="Times New Roman" w:hAnsi="Times New Roman"/>
                <w:noProof/>
                <w:webHidden/>
              </w:rPr>
              <w:fldChar w:fldCharType="end"/>
            </w:r>
          </w:hyperlink>
        </w:p>
        <w:p w14:paraId="4FA32B11" w14:textId="77777777" w:rsidR="007C22BF" w:rsidRPr="007C22BF" w:rsidRDefault="0095730F">
          <w:pPr>
            <w:pStyle w:val="TM3"/>
            <w:tabs>
              <w:tab w:val="right" w:leader="dot" w:pos="9062"/>
            </w:tabs>
            <w:rPr>
              <w:rFonts w:ascii="Times New Roman" w:hAnsi="Times New Roman"/>
              <w:noProof/>
            </w:rPr>
          </w:pPr>
          <w:hyperlink w:anchor="_Toc506976655" w:history="1">
            <w:r w:rsidR="007C22BF" w:rsidRPr="007C22BF">
              <w:rPr>
                <w:rStyle w:val="Lienhypertexte"/>
                <w:rFonts w:ascii="Times New Roman" w:hAnsi="Times New Roman"/>
                <w:noProof/>
              </w:rPr>
              <w:t>3.3. Moyens nécessaires à la réalisation du projet</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_Toc506976655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20</w:t>
            </w:r>
            <w:r w:rsidR="007C22BF" w:rsidRPr="007C22BF">
              <w:rPr>
                <w:rFonts w:ascii="Times New Roman" w:hAnsi="Times New Roman"/>
                <w:noProof/>
                <w:webHidden/>
              </w:rPr>
              <w:fldChar w:fldCharType="end"/>
            </w:r>
          </w:hyperlink>
        </w:p>
        <w:p w14:paraId="41B7FA4D" w14:textId="77777777" w:rsidR="007C22BF" w:rsidRPr="007C22BF" w:rsidRDefault="0095730F">
          <w:pPr>
            <w:pStyle w:val="TM3"/>
            <w:tabs>
              <w:tab w:val="right" w:leader="dot" w:pos="9062"/>
            </w:tabs>
            <w:rPr>
              <w:rFonts w:ascii="Times New Roman" w:hAnsi="Times New Roman"/>
              <w:noProof/>
            </w:rPr>
          </w:pPr>
          <w:hyperlink w:anchor="_Toc506976656" w:history="1">
            <w:r w:rsidR="007C22BF" w:rsidRPr="007C22BF">
              <w:rPr>
                <w:rStyle w:val="Lienhypertexte"/>
                <w:rFonts w:ascii="Times New Roman" w:hAnsi="Times New Roman"/>
                <w:noProof/>
              </w:rPr>
              <w:t>3.1. Résultats attendus</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_Toc506976656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21</w:t>
            </w:r>
            <w:r w:rsidR="007C22BF" w:rsidRPr="007C22BF">
              <w:rPr>
                <w:rFonts w:ascii="Times New Roman" w:hAnsi="Times New Roman"/>
                <w:noProof/>
                <w:webHidden/>
              </w:rPr>
              <w:fldChar w:fldCharType="end"/>
            </w:r>
          </w:hyperlink>
        </w:p>
        <w:p w14:paraId="4A0A2E9E" w14:textId="77777777" w:rsidR="007C22BF" w:rsidRPr="007C22BF" w:rsidRDefault="0095730F">
          <w:pPr>
            <w:pStyle w:val="TM1"/>
            <w:tabs>
              <w:tab w:val="right" w:leader="dot" w:pos="9062"/>
            </w:tabs>
            <w:rPr>
              <w:rFonts w:ascii="Times New Roman" w:hAnsi="Times New Roman"/>
              <w:noProof/>
            </w:rPr>
          </w:pPr>
          <w:hyperlink w:anchor="_Toc506976657" w:history="1">
            <w:r w:rsidR="007C22BF" w:rsidRPr="007C22BF">
              <w:rPr>
                <w:rStyle w:val="Lienhypertexte"/>
                <w:rFonts w:ascii="Times New Roman" w:hAnsi="Times New Roman"/>
                <w:noProof/>
              </w:rPr>
              <w:t>PARTIE II : ANALYSE ET CONCEPTION</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_Toc506976657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22</w:t>
            </w:r>
            <w:r w:rsidR="007C22BF" w:rsidRPr="007C22BF">
              <w:rPr>
                <w:rFonts w:ascii="Times New Roman" w:hAnsi="Times New Roman"/>
                <w:noProof/>
                <w:webHidden/>
              </w:rPr>
              <w:fldChar w:fldCharType="end"/>
            </w:r>
          </w:hyperlink>
        </w:p>
        <w:p w14:paraId="03AB4AA7" w14:textId="77777777" w:rsidR="007C22BF" w:rsidRPr="007C22BF" w:rsidRDefault="0095730F">
          <w:pPr>
            <w:pStyle w:val="TM2"/>
            <w:tabs>
              <w:tab w:val="right" w:leader="dot" w:pos="9062"/>
            </w:tabs>
            <w:rPr>
              <w:rFonts w:ascii="Times New Roman" w:hAnsi="Times New Roman"/>
              <w:noProof/>
            </w:rPr>
          </w:pPr>
          <w:hyperlink w:anchor="_Toc506976658" w:history="1">
            <w:r w:rsidR="007C22BF" w:rsidRPr="007C22BF">
              <w:rPr>
                <w:rStyle w:val="Lienhypertexte"/>
                <w:rFonts w:ascii="Times New Roman" w:hAnsi="Times New Roman"/>
                <w:noProof/>
              </w:rPr>
              <w:t>Chapitre 4. Analyse préalable</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_Toc506976658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23</w:t>
            </w:r>
            <w:r w:rsidR="007C22BF" w:rsidRPr="007C22BF">
              <w:rPr>
                <w:rFonts w:ascii="Times New Roman" w:hAnsi="Times New Roman"/>
                <w:noProof/>
                <w:webHidden/>
              </w:rPr>
              <w:fldChar w:fldCharType="end"/>
            </w:r>
          </w:hyperlink>
        </w:p>
        <w:p w14:paraId="5D5BA7AE" w14:textId="77777777" w:rsidR="007C22BF" w:rsidRPr="007C22BF" w:rsidRDefault="0095730F">
          <w:pPr>
            <w:pStyle w:val="TM3"/>
            <w:tabs>
              <w:tab w:val="right" w:leader="dot" w:pos="9062"/>
            </w:tabs>
            <w:rPr>
              <w:rFonts w:ascii="Times New Roman" w:hAnsi="Times New Roman"/>
              <w:noProof/>
            </w:rPr>
          </w:pPr>
          <w:hyperlink w:anchor="_Toc506976659" w:history="1">
            <w:r w:rsidR="007C22BF" w:rsidRPr="007C22BF">
              <w:rPr>
                <w:rStyle w:val="Lienhypertexte"/>
                <w:rFonts w:ascii="Times New Roman" w:hAnsi="Times New Roman"/>
                <w:noProof/>
              </w:rPr>
              <w:t>4.1. Analyse de l’existant</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_Toc506976659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23</w:t>
            </w:r>
            <w:r w:rsidR="007C22BF" w:rsidRPr="007C22BF">
              <w:rPr>
                <w:rFonts w:ascii="Times New Roman" w:hAnsi="Times New Roman"/>
                <w:noProof/>
                <w:webHidden/>
              </w:rPr>
              <w:fldChar w:fldCharType="end"/>
            </w:r>
          </w:hyperlink>
        </w:p>
        <w:p w14:paraId="203CB533" w14:textId="77777777" w:rsidR="007C22BF" w:rsidRPr="007C22BF" w:rsidRDefault="0095730F">
          <w:pPr>
            <w:pStyle w:val="TM3"/>
            <w:tabs>
              <w:tab w:val="right" w:leader="dot" w:pos="9062"/>
            </w:tabs>
            <w:rPr>
              <w:rFonts w:ascii="Times New Roman" w:hAnsi="Times New Roman"/>
              <w:noProof/>
            </w:rPr>
          </w:pPr>
          <w:hyperlink w:anchor="_Toc506976660" w:history="1">
            <w:r w:rsidR="007C22BF" w:rsidRPr="007C22BF">
              <w:rPr>
                <w:rStyle w:val="Lienhypertexte"/>
                <w:rFonts w:ascii="Times New Roman" w:hAnsi="Times New Roman"/>
                <w:noProof/>
              </w:rPr>
              <w:t>4.2. Critique de l’existant</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_Toc506976660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24</w:t>
            </w:r>
            <w:r w:rsidR="007C22BF" w:rsidRPr="007C22BF">
              <w:rPr>
                <w:rFonts w:ascii="Times New Roman" w:hAnsi="Times New Roman"/>
                <w:noProof/>
                <w:webHidden/>
              </w:rPr>
              <w:fldChar w:fldCharType="end"/>
            </w:r>
          </w:hyperlink>
        </w:p>
        <w:p w14:paraId="54002A16" w14:textId="77777777" w:rsidR="007C22BF" w:rsidRPr="007C22BF" w:rsidRDefault="0095730F">
          <w:pPr>
            <w:pStyle w:val="TM3"/>
            <w:tabs>
              <w:tab w:val="right" w:leader="dot" w:pos="9062"/>
            </w:tabs>
            <w:rPr>
              <w:rFonts w:ascii="Times New Roman" w:hAnsi="Times New Roman"/>
              <w:noProof/>
            </w:rPr>
          </w:pPr>
          <w:hyperlink w:anchor="_Toc506976661" w:history="1">
            <w:r w:rsidR="007C22BF" w:rsidRPr="007C22BF">
              <w:rPr>
                <w:rStyle w:val="Lienhypertexte"/>
                <w:rFonts w:ascii="Times New Roman" w:hAnsi="Times New Roman"/>
                <w:noProof/>
              </w:rPr>
              <w:t>4.3. Conception avant-projet :</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_Toc506976661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25</w:t>
            </w:r>
            <w:r w:rsidR="007C22BF" w:rsidRPr="007C22BF">
              <w:rPr>
                <w:rFonts w:ascii="Times New Roman" w:hAnsi="Times New Roman"/>
                <w:noProof/>
                <w:webHidden/>
              </w:rPr>
              <w:fldChar w:fldCharType="end"/>
            </w:r>
          </w:hyperlink>
        </w:p>
        <w:p w14:paraId="255B6F8D" w14:textId="77777777" w:rsidR="007C22BF" w:rsidRPr="007C22BF" w:rsidRDefault="0095730F">
          <w:pPr>
            <w:pStyle w:val="TM2"/>
            <w:tabs>
              <w:tab w:val="right" w:leader="dot" w:pos="9062"/>
            </w:tabs>
            <w:rPr>
              <w:rFonts w:ascii="Times New Roman" w:hAnsi="Times New Roman"/>
              <w:noProof/>
            </w:rPr>
          </w:pPr>
          <w:hyperlink w:anchor="_Toc506976662" w:history="1">
            <w:r w:rsidR="007C22BF" w:rsidRPr="007C22BF">
              <w:rPr>
                <w:rStyle w:val="Lienhypertexte"/>
                <w:rFonts w:ascii="Times New Roman" w:hAnsi="Times New Roman"/>
                <w:noProof/>
              </w:rPr>
              <w:t>Chapitre 5. Analyse Conceptuelle</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_Toc506976662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33</w:t>
            </w:r>
            <w:r w:rsidR="007C22BF" w:rsidRPr="007C22BF">
              <w:rPr>
                <w:rFonts w:ascii="Times New Roman" w:hAnsi="Times New Roman"/>
                <w:noProof/>
                <w:webHidden/>
              </w:rPr>
              <w:fldChar w:fldCharType="end"/>
            </w:r>
          </w:hyperlink>
        </w:p>
        <w:p w14:paraId="3FD33ABB" w14:textId="77777777" w:rsidR="007C22BF" w:rsidRPr="007C22BF" w:rsidRDefault="0095730F">
          <w:pPr>
            <w:pStyle w:val="TM3"/>
            <w:tabs>
              <w:tab w:val="right" w:leader="dot" w:pos="9062"/>
            </w:tabs>
            <w:rPr>
              <w:rFonts w:ascii="Times New Roman" w:hAnsi="Times New Roman"/>
              <w:noProof/>
            </w:rPr>
          </w:pPr>
          <w:hyperlink w:anchor="_Toc506976663" w:history="1">
            <w:r w:rsidR="007C22BF" w:rsidRPr="007C22BF">
              <w:rPr>
                <w:rStyle w:val="Lienhypertexte"/>
                <w:rFonts w:ascii="Times New Roman" w:eastAsia="TimesNewRoman-Identity-H" w:hAnsi="Times New Roman"/>
                <w:noProof/>
              </w:rPr>
              <w:t>5.1. Présentation de la méthode utilisée</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_Toc506976663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33</w:t>
            </w:r>
            <w:r w:rsidR="007C22BF" w:rsidRPr="007C22BF">
              <w:rPr>
                <w:rFonts w:ascii="Times New Roman" w:hAnsi="Times New Roman"/>
                <w:noProof/>
                <w:webHidden/>
              </w:rPr>
              <w:fldChar w:fldCharType="end"/>
            </w:r>
          </w:hyperlink>
        </w:p>
        <w:p w14:paraId="2580EEDA" w14:textId="77777777" w:rsidR="007C22BF" w:rsidRPr="007C22BF" w:rsidRDefault="0095730F">
          <w:pPr>
            <w:pStyle w:val="TM3"/>
            <w:tabs>
              <w:tab w:val="right" w:leader="dot" w:pos="9062"/>
            </w:tabs>
            <w:rPr>
              <w:rFonts w:ascii="Times New Roman" w:hAnsi="Times New Roman"/>
              <w:noProof/>
            </w:rPr>
          </w:pPr>
          <w:hyperlink w:anchor="_Toc506976666" w:history="1">
            <w:r w:rsidR="007C22BF" w:rsidRPr="007C22BF">
              <w:rPr>
                <w:rStyle w:val="Lienhypertexte"/>
                <w:rFonts w:ascii="Times New Roman" w:eastAsia="TimesNewRoman-Identity-H" w:hAnsi="Times New Roman"/>
                <w:noProof/>
              </w:rPr>
              <w:t>5.2. Présentation de UML</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_Toc506976666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36</w:t>
            </w:r>
            <w:r w:rsidR="007C22BF" w:rsidRPr="007C22BF">
              <w:rPr>
                <w:rFonts w:ascii="Times New Roman" w:hAnsi="Times New Roman"/>
                <w:noProof/>
                <w:webHidden/>
              </w:rPr>
              <w:fldChar w:fldCharType="end"/>
            </w:r>
          </w:hyperlink>
        </w:p>
        <w:p w14:paraId="5E57EFA5" w14:textId="77777777" w:rsidR="007C22BF" w:rsidRPr="007C22BF" w:rsidRDefault="0095730F">
          <w:pPr>
            <w:pStyle w:val="TM3"/>
            <w:tabs>
              <w:tab w:val="right" w:leader="dot" w:pos="9062"/>
            </w:tabs>
            <w:rPr>
              <w:rFonts w:ascii="Times New Roman" w:hAnsi="Times New Roman"/>
              <w:noProof/>
            </w:rPr>
          </w:pPr>
          <w:hyperlink w:anchor="_Toc506976667" w:history="1">
            <w:r w:rsidR="007C22BF" w:rsidRPr="007C22BF">
              <w:rPr>
                <w:rStyle w:val="Lienhypertexte"/>
                <w:rFonts w:ascii="Times New Roman" w:hAnsi="Times New Roman"/>
                <w:noProof/>
              </w:rPr>
              <w:t>5.3. Dictionnaires des données</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_Toc506976667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37</w:t>
            </w:r>
            <w:r w:rsidR="007C22BF" w:rsidRPr="007C22BF">
              <w:rPr>
                <w:rFonts w:ascii="Times New Roman" w:hAnsi="Times New Roman"/>
                <w:noProof/>
                <w:webHidden/>
              </w:rPr>
              <w:fldChar w:fldCharType="end"/>
            </w:r>
          </w:hyperlink>
        </w:p>
        <w:p w14:paraId="6E916D99" w14:textId="77777777" w:rsidR="007C22BF" w:rsidRPr="007C22BF" w:rsidRDefault="0095730F">
          <w:pPr>
            <w:pStyle w:val="TM3"/>
            <w:tabs>
              <w:tab w:val="right" w:leader="dot" w:pos="9062"/>
            </w:tabs>
            <w:rPr>
              <w:rFonts w:ascii="Times New Roman" w:hAnsi="Times New Roman"/>
              <w:noProof/>
            </w:rPr>
          </w:pPr>
          <w:hyperlink w:anchor="_Toc506976668" w:history="1">
            <w:r w:rsidR="007C22BF" w:rsidRPr="007C22BF">
              <w:rPr>
                <w:rStyle w:val="Lienhypertexte"/>
                <w:rFonts w:ascii="Times New Roman" w:hAnsi="Times New Roman"/>
                <w:noProof/>
              </w:rPr>
              <w:t>5.4. Règle de gestion</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_Toc506976668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39</w:t>
            </w:r>
            <w:r w:rsidR="007C22BF" w:rsidRPr="007C22BF">
              <w:rPr>
                <w:rFonts w:ascii="Times New Roman" w:hAnsi="Times New Roman"/>
                <w:noProof/>
                <w:webHidden/>
              </w:rPr>
              <w:fldChar w:fldCharType="end"/>
            </w:r>
          </w:hyperlink>
        </w:p>
        <w:p w14:paraId="5C266C8F" w14:textId="77777777" w:rsidR="007C22BF" w:rsidRPr="007C22BF" w:rsidRDefault="0095730F">
          <w:pPr>
            <w:pStyle w:val="TM3"/>
            <w:tabs>
              <w:tab w:val="right" w:leader="dot" w:pos="9062"/>
            </w:tabs>
            <w:rPr>
              <w:rFonts w:ascii="Times New Roman" w:hAnsi="Times New Roman"/>
              <w:noProof/>
            </w:rPr>
          </w:pPr>
          <w:hyperlink w:anchor="_Toc506976669" w:history="1">
            <w:r w:rsidR="007C22BF" w:rsidRPr="007C22BF">
              <w:rPr>
                <w:rStyle w:val="Lienhypertexte"/>
                <w:rFonts w:ascii="Times New Roman" w:hAnsi="Times New Roman"/>
                <w:noProof/>
              </w:rPr>
              <w:t>5.5. Présentation et spécification des besoins</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_Toc506976669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39</w:t>
            </w:r>
            <w:r w:rsidR="007C22BF" w:rsidRPr="007C22BF">
              <w:rPr>
                <w:rFonts w:ascii="Times New Roman" w:hAnsi="Times New Roman"/>
                <w:noProof/>
                <w:webHidden/>
              </w:rPr>
              <w:fldChar w:fldCharType="end"/>
            </w:r>
          </w:hyperlink>
        </w:p>
        <w:p w14:paraId="491F8C08" w14:textId="77777777" w:rsidR="007C22BF" w:rsidRPr="007C22BF" w:rsidRDefault="0095730F">
          <w:pPr>
            <w:pStyle w:val="TM2"/>
            <w:tabs>
              <w:tab w:val="right" w:leader="dot" w:pos="9062"/>
            </w:tabs>
            <w:rPr>
              <w:rFonts w:ascii="Times New Roman" w:hAnsi="Times New Roman"/>
              <w:noProof/>
            </w:rPr>
          </w:pPr>
          <w:hyperlink w:anchor="_Toc506976670" w:history="1">
            <w:r w:rsidR="007C22BF" w:rsidRPr="007C22BF">
              <w:rPr>
                <w:rStyle w:val="Lienhypertexte"/>
                <w:rFonts w:ascii="Times New Roman" w:hAnsi="Times New Roman"/>
                <w:noProof/>
              </w:rPr>
              <w:t>Chapitre 6. Conception détaillée</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_Toc506976670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54</w:t>
            </w:r>
            <w:r w:rsidR="007C22BF" w:rsidRPr="007C22BF">
              <w:rPr>
                <w:rFonts w:ascii="Times New Roman" w:hAnsi="Times New Roman"/>
                <w:noProof/>
                <w:webHidden/>
              </w:rPr>
              <w:fldChar w:fldCharType="end"/>
            </w:r>
          </w:hyperlink>
        </w:p>
        <w:p w14:paraId="5A4BDFD4" w14:textId="77777777" w:rsidR="007C22BF" w:rsidRPr="007C22BF" w:rsidRDefault="0095730F">
          <w:pPr>
            <w:pStyle w:val="TM3"/>
            <w:tabs>
              <w:tab w:val="right" w:leader="dot" w:pos="9062"/>
            </w:tabs>
            <w:rPr>
              <w:rFonts w:ascii="Times New Roman" w:hAnsi="Times New Roman"/>
              <w:noProof/>
            </w:rPr>
          </w:pPr>
          <w:hyperlink w:anchor="_Toc506976671" w:history="1">
            <w:r w:rsidR="007C22BF" w:rsidRPr="007C22BF">
              <w:rPr>
                <w:rStyle w:val="Lienhypertexte"/>
                <w:rFonts w:ascii="Times New Roman" w:eastAsiaTheme="minorHAnsi" w:hAnsi="Times New Roman"/>
                <w:noProof/>
              </w:rPr>
              <w:t>6.1.</w:t>
            </w:r>
            <w:r w:rsidR="007C22BF" w:rsidRPr="007C22BF">
              <w:rPr>
                <w:rStyle w:val="Lienhypertexte"/>
                <w:rFonts w:ascii="Times New Roman" w:eastAsia="TimesNewRoman-Identity-H" w:hAnsi="Times New Roman"/>
                <w:noProof/>
              </w:rPr>
              <w:t xml:space="preserve"> Architecture du système</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_Toc506976671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54</w:t>
            </w:r>
            <w:r w:rsidR="007C22BF" w:rsidRPr="007C22BF">
              <w:rPr>
                <w:rFonts w:ascii="Times New Roman" w:hAnsi="Times New Roman"/>
                <w:noProof/>
                <w:webHidden/>
              </w:rPr>
              <w:fldChar w:fldCharType="end"/>
            </w:r>
          </w:hyperlink>
        </w:p>
        <w:p w14:paraId="2BD6A873" w14:textId="77777777" w:rsidR="007C22BF" w:rsidRPr="007C22BF" w:rsidRDefault="0095730F">
          <w:pPr>
            <w:pStyle w:val="TM3"/>
            <w:tabs>
              <w:tab w:val="right" w:leader="dot" w:pos="9062"/>
            </w:tabs>
            <w:rPr>
              <w:rFonts w:ascii="Times New Roman" w:hAnsi="Times New Roman"/>
              <w:noProof/>
            </w:rPr>
          </w:pPr>
          <w:hyperlink w:anchor="_Toc506976672" w:history="1">
            <w:r w:rsidR="007C22BF" w:rsidRPr="007C22BF">
              <w:rPr>
                <w:rStyle w:val="Lienhypertexte"/>
                <w:rFonts w:ascii="Times New Roman" w:hAnsi="Times New Roman"/>
                <w:noProof/>
              </w:rPr>
              <w:t>6.2. Diagramme de séquence conception</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_Toc506976672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55</w:t>
            </w:r>
            <w:r w:rsidR="007C22BF" w:rsidRPr="007C22BF">
              <w:rPr>
                <w:rFonts w:ascii="Times New Roman" w:hAnsi="Times New Roman"/>
                <w:noProof/>
                <w:webHidden/>
              </w:rPr>
              <w:fldChar w:fldCharType="end"/>
            </w:r>
          </w:hyperlink>
        </w:p>
        <w:p w14:paraId="650914D9" w14:textId="77777777" w:rsidR="007C22BF" w:rsidRPr="007C22BF" w:rsidRDefault="0095730F">
          <w:pPr>
            <w:pStyle w:val="TM3"/>
            <w:tabs>
              <w:tab w:val="right" w:leader="dot" w:pos="9062"/>
            </w:tabs>
            <w:rPr>
              <w:rFonts w:ascii="Times New Roman" w:hAnsi="Times New Roman"/>
              <w:noProof/>
            </w:rPr>
          </w:pPr>
          <w:hyperlink w:anchor="_Toc506976673" w:history="1">
            <w:r w:rsidR="007C22BF" w:rsidRPr="007C22BF">
              <w:rPr>
                <w:rStyle w:val="Lienhypertexte"/>
                <w:rFonts w:ascii="Times New Roman" w:hAnsi="Times New Roman"/>
                <w:noProof/>
              </w:rPr>
              <w:t>6.3. Diagrammes de classe de conception pour chaque cas d’utilisation</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_Toc506976673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57</w:t>
            </w:r>
            <w:r w:rsidR="007C22BF" w:rsidRPr="007C22BF">
              <w:rPr>
                <w:rFonts w:ascii="Times New Roman" w:hAnsi="Times New Roman"/>
                <w:noProof/>
                <w:webHidden/>
              </w:rPr>
              <w:fldChar w:fldCharType="end"/>
            </w:r>
          </w:hyperlink>
        </w:p>
        <w:p w14:paraId="2871B734" w14:textId="77777777" w:rsidR="007C22BF" w:rsidRPr="007C22BF" w:rsidRDefault="0095730F">
          <w:pPr>
            <w:pStyle w:val="TM3"/>
            <w:tabs>
              <w:tab w:val="right" w:leader="dot" w:pos="9062"/>
            </w:tabs>
            <w:rPr>
              <w:rFonts w:ascii="Times New Roman" w:hAnsi="Times New Roman"/>
              <w:noProof/>
            </w:rPr>
          </w:pPr>
          <w:hyperlink w:anchor="_Toc506976674" w:history="1">
            <w:r w:rsidR="007C22BF" w:rsidRPr="007C22BF">
              <w:rPr>
                <w:rStyle w:val="Lienhypertexte"/>
                <w:rFonts w:ascii="Times New Roman" w:hAnsi="Times New Roman"/>
                <w:noProof/>
              </w:rPr>
              <w:t>6.4. Diagramme des classes</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_Toc506976674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60</w:t>
            </w:r>
            <w:r w:rsidR="007C22BF" w:rsidRPr="007C22BF">
              <w:rPr>
                <w:rFonts w:ascii="Times New Roman" w:hAnsi="Times New Roman"/>
                <w:noProof/>
                <w:webHidden/>
              </w:rPr>
              <w:fldChar w:fldCharType="end"/>
            </w:r>
          </w:hyperlink>
        </w:p>
        <w:p w14:paraId="2D8E0EB9" w14:textId="77777777" w:rsidR="007C22BF" w:rsidRPr="007C22BF" w:rsidRDefault="0095730F">
          <w:pPr>
            <w:pStyle w:val="TM3"/>
            <w:tabs>
              <w:tab w:val="right" w:leader="dot" w:pos="9062"/>
            </w:tabs>
            <w:rPr>
              <w:rFonts w:ascii="Times New Roman" w:hAnsi="Times New Roman"/>
              <w:noProof/>
            </w:rPr>
          </w:pPr>
          <w:hyperlink w:anchor="_Toc506976675" w:history="1">
            <w:r w:rsidR="007C22BF" w:rsidRPr="007C22BF">
              <w:rPr>
                <w:rStyle w:val="Lienhypertexte"/>
                <w:rFonts w:ascii="Times New Roman" w:hAnsi="Times New Roman"/>
                <w:noProof/>
              </w:rPr>
              <w:t>6.5. Diagramme de paquetages</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_Toc506976675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62</w:t>
            </w:r>
            <w:r w:rsidR="007C22BF" w:rsidRPr="007C22BF">
              <w:rPr>
                <w:rFonts w:ascii="Times New Roman" w:hAnsi="Times New Roman"/>
                <w:noProof/>
                <w:webHidden/>
              </w:rPr>
              <w:fldChar w:fldCharType="end"/>
            </w:r>
          </w:hyperlink>
        </w:p>
        <w:p w14:paraId="3DD797F6" w14:textId="77777777" w:rsidR="007C22BF" w:rsidRPr="007C22BF" w:rsidRDefault="0095730F">
          <w:pPr>
            <w:pStyle w:val="TM3"/>
            <w:tabs>
              <w:tab w:val="left" w:pos="1100"/>
              <w:tab w:val="right" w:leader="dot" w:pos="9062"/>
            </w:tabs>
            <w:rPr>
              <w:rFonts w:ascii="Times New Roman" w:hAnsi="Times New Roman"/>
              <w:noProof/>
            </w:rPr>
          </w:pPr>
          <w:hyperlink w:anchor="_Toc506976676" w:history="1">
            <w:r w:rsidR="007C22BF" w:rsidRPr="007C22BF">
              <w:rPr>
                <w:rStyle w:val="Lienhypertexte"/>
                <w:rFonts w:ascii="Times New Roman" w:hAnsi="Times New Roman"/>
                <w:noProof/>
              </w:rPr>
              <w:t>6.6</w:t>
            </w:r>
            <w:r w:rsidR="007C22BF" w:rsidRPr="007C22BF">
              <w:rPr>
                <w:rFonts w:ascii="Times New Roman" w:hAnsi="Times New Roman"/>
                <w:noProof/>
              </w:rPr>
              <w:tab/>
            </w:r>
            <w:r w:rsidR="007C22BF" w:rsidRPr="007C22BF">
              <w:rPr>
                <w:rStyle w:val="Lienhypertexte"/>
                <w:rFonts w:ascii="Times New Roman" w:hAnsi="Times New Roman"/>
                <w:noProof/>
              </w:rPr>
              <w:t>Diagrammes de déploiement</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_Toc506976676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64</w:t>
            </w:r>
            <w:r w:rsidR="007C22BF" w:rsidRPr="007C22BF">
              <w:rPr>
                <w:rFonts w:ascii="Times New Roman" w:hAnsi="Times New Roman"/>
                <w:noProof/>
                <w:webHidden/>
              </w:rPr>
              <w:fldChar w:fldCharType="end"/>
            </w:r>
          </w:hyperlink>
        </w:p>
        <w:p w14:paraId="12EDA085" w14:textId="77777777" w:rsidR="007C22BF" w:rsidRPr="007C22BF" w:rsidRDefault="0095730F">
          <w:pPr>
            <w:pStyle w:val="TM1"/>
            <w:tabs>
              <w:tab w:val="right" w:leader="dot" w:pos="9062"/>
            </w:tabs>
            <w:rPr>
              <w:rFonts w:ascii="Times New Roman" w:hAnsi="Times New Roman"/>
              <w:noProof/>
            </w:rPr>
          </w:pPr>
          <w:hyperlink w:anchor="_Toc506976677" w:history="1">
            <w:r w:rsidR="007C22BF" w:rsidRPr="007C22BF">
              <w:rPr>
                <w:rStyle w:val="Lienhypertexte"/>
                <w:rFonts w:ascii="Times New Roman" w:hAnsi="Times New Roman"/>
                <w:noProof/>
              </w:rPr>
              <w:t>PARTIE III : REALISATION</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_Toc506976677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66</w:t>
            </w:r>
            <w:r w:rsidR="007C22BF" w:rsidRPr="007C22BF">
              <w:rPr>
                <w:rFonts w:ascii="Times New Roman" w:hAnsi="Times New Roman"/>
                <w:noProof/>
                <w:webHidden/>
              </w:rPr>
              <w:fldChar w:fldCharType="end"/>
            </w:r>
          </w:hyperlink>
        </w:p>
        <w:p w14:paraId="4133D43A" w14:textId="77777777" w:rsidR="007C22BF" w:rsidRPr="007C22BF" w:rsidRDefault="0095730F">
          <w:pPr>
            <w:pStyle w:val="TM2"/>
            <w:tabs>
              <w:tab w:val="right" w:leader="dot" w:pos="9062"/>
            </w:tabs>
            <w:rPr>
              <w:rFonts w:ascii="Times New Roman" w:hAnsi="Times New Roman"/>
              <w:noProof/>
            </w:rPr>
          </w:pPr>
          <w:hyperlink w:anchor="_Toc506976678" w:history="1">
            <w:r w:rsidR="007C22BF" w:rsidRPr="007C22BF">
              <w:rPr>
                <w:rStyle w:val="Lienhypertexte"/>
                <w:rFonts w:ascii="Times New Roman" w:hAnsi="Times New Roman"/>
                <w:noProof/>
              </w:rPr>
              <w:t>Chapitre 7. Mise en place de l’environnement de développement</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_Toc506976678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67</w:t>
            </w:r>
            <w:r w:rsidR="007C22BF" w:rsidRPr="007C22BF">
              <w:rPr>
                <w:rFonts w:ascii="Times New Roman" w:hAnsi="Times New Roman"/>
                <w:noProof/>
                <w:webHidden/>
              </w:rPr>
              <w:fldChar w:fldCharType="end"/>
            </w:r>
          </w:hyperlink>
        </w:p>
        <w:p w14:paraId="7C617A9A" w14:textId="77777777" w:rsidR="007C22BF" w:rsidRPr="007C22BF" w:rsidRDefault="0095730F">
          <w:pPr>
            <w:pStyle w:val="TM3"/>
            <w:tabs>
              <w:tab w:val="right" w:leader="dot" w:pos="9062"/>
            </w:tabs>
            <w:rPr>
              <w:rFonts w:ascii="Times New Roman" w:hAnsi="Times New Roman"/>
              <w:noProof/>
            </w:rPr>
          </w:pPr>
          <w:hyperlink w:anchor="_Toc506976679" w:history="1">
            <w:r w:rsidR="007C22BF" w:rsidRPr="007C22BF">
              <w:rPr>
                <w:rStyle w:val="Lienhypertexte"/>
                <w:rFonts w:ascii="Times New Roman" w:hAnsi="Times New Roman"/>
                <w:noProof/>
              </w:rPr>
              <w:t>7.1. Installation et configuration des outils</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_Toc506976679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67</w:t>
            </w:r>
            <w:r w:rsidR="007C22BF" w:rsidRPr="007C22BF">
              <w:rPr>
                <w:rFonts w:ascii="Times New Roman" w:hAnsi="Times New Roman"/>
                <w:noProof/>
                <w:webHidden/>
              </w:rPr>
              <w:fldChar w:fldCharType="end"/>
            </w:r>
          </w:hyperlink>
        </w:p>
        <w:p w14:paraId="42A9555D" w14:textId="77777777" w:rsidR="007C22BF" w:rsidRPr="007C22BF" w:rsidRDefault="0095730F">
          <w:pPr>
            <w:pStyle w:val="TM3"/>
            <w:tabs>
              <w:tab w:val="right" w:leader="dot" w:pos="9062"/>
            </w:tabs>
            <w:rPr>
              <w:rFonts w:ascii="Times New Roman" w:hAnsi="Times New Roman"/>
              <w:noProof/>
            </w:rPr>
          </w:pPr>
          <w:hyperlink w:anchor="_Toc506976680" w:history="1">
            <w:r w:rsidR="007C22BF" w:rsidRPr="007C22BF">
              <w:rPr>
                <w:rStyle w:val="Lienhypertexte"/>
                <w:rFonts w:ascii="Times New Roman" w:hAnsi="Times New Roman"/>
                <w:noProof/>
              </w:rPr>
              <w:t>7.2. Architecture de l’application :</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_Toc506976680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71</w:t>
            </w:r>
            <w:r w:rsidR="007C22BF" w:rsidRPr="007C22BF">
              <w:rPr>
                <w:rFonts w:ascii="Times New Roman" w:hAnsi="Times New Roman"/>
                <w:noProof/>
                <w:webHidden/>
              </w:rPr>
              <w:fldChar w:fldCharType="end"/>
            </w:r>
          </w:hyperlink>
        </w:p>
        <w:p w14:paraId="753CAE84" w14:textId="77777777" w:rsidR="007C22BF" w:rsidRPr="007C22BF" w:rsidRDefault="0095730F">
          <w:pPr>
            <w:pStyle w:val="TM2"/>
            <w:tabs>
              <w:tab w:val="right" w:leader="dot" w:pos="9062"/>
            </w:tabs>
            <w:rPr>
              <w:rFonts w:ascii="Times New Roman" w:hAnsi="Times New Roman"/>
              <w:noProof/>
            </w:rPr>
          </w:pPr>
          <w:hyperlink w:anchor="_Toc506976681" w:history="1">
            <w:r w:rsidR="007C22BF" w:rsidRPr="007C22BF">
              <w:rPr>
                <w:rStyle w:val="Lienhypertexte"/>
                <w:rFonts w:ascii="Times New Roman" w:hAnsi="Times New Roman"/>
                <w:noProof/>
              </w:rPr>
              <w:t>Chapitre 8. Développement de l’application</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_Toc506976681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72</w:t>
            </w:r>
            <w:r w:rsidR="007C22BF" w:rsidRPr="007C22BF">
              <w:rPr>
                <w:rFonts w:ascii="Times New Roman" w:hAnsi="Times New Roman"/>
                <w:noProof/>
                <w:webHidden/>
              </w:rPr>
              <w:fldChar w:fldCharType="end"/>
            </w:r>
          </w:hyperlink>
        </w:p>
        <w:p w14:paraId="34000713" w14:textId="77777777" w:rsidR="007C22BF" w:rsidRPr="007C22BF" w:rsidRDefault="0095730F">
          <w:pPr>
            <w:pStyle w:val="TM3"/>
            <w:tabs>
              <w:tab w:val="right" w:leader="dot" w:pos="9062"/>
            </w:tabs>
            <w:rPr>
              <w:rFonts w:ascii="Times New Roman" w:hAnsi="Times New Roman"/>
              <w:noProof/>
            </w:rPr>
          </w:pPr>
          <w:hyperlink w:anchor="_Toc506976682" w:history="1">
            <w:r w:rsidR="007C22BF" w:rsidRPr="007C22BF">
              <w:rPr>
                <w:rStyle w:val="Lienhypertexte"/>
                <w:rFonts w:ascii="Times New Roman" w:hAnsi="Times New Roman"/>
                <w:noProof/>
              </w:rPr>
              <w:t>8.1. Création de la base de données</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_Toc506976682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72</w:t>
            </w:r>
            <w:r w:rsidR="007C22BF" w:rsidRPr="007C22BF">
              <w:rPr>
                <w:rFonts w:ascii="Times New Roman" w:hAnsi="Times New Roman"/>
                <w:noProof/>
                <w:webHidden/>
              </w:rPr>
              <w:fldChar w:fldCharType="end"/>
            </w:r>
          </w:hyperlink>
        </w:p>
        <w:p w14:paraId="001C26F8" w14:textId="77777777" w:rsidR="007C22BF" w:rsidRPr="007C22BF" w:rsidRDefault="0095730F">
          <w:pPr>
            <w:pStyle w:val="TM3"/>
            <w:tabs>
              <w:tab w:val="right" w:leader="dot" w:pos="9062"/>
            </w:tabs>
            <w:rPr>
              <w:rFonts w:ascii="Times New Roman" w:hAnsi="Times New Roman"/>
              <w:noProof/>
            </w:rPr>
          </w:pPr>
          <w:hyperlink w:anchor="_Toc506976683" w:history="1">
            <w:r w:rsidR="007C22BF" w:rsidRPr="007C22BF">
              <w:rPr>
                <w:rStyle w:val="Lienhypertexte"/>
                <w:rFonts w:ascii="Times New Roman" w:hAnsi="Times New Roman"/>
                <w:noProof/>
              </w:rPr>
              <w:t>8.2. Codage de l’application :</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_Toc506976683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73</w:t>
            </w:r>
            <w:r w:rsidR="007C22BF" w:rsidRPr="007C22BF">
              <w:rPr>
                <w:rFonts w:ascii="Times New Roman" w:hAnsi="Times New Roman"/>
                <w:noProof/>
                <w:webHidden/>
              </w:rPr>
              <w:fldChar w:fldCharType="end"/>
            </w:r>
          </w:hyperlink>
        </w:p>
        <w:p w14:paraId="530F9B02" w14:textId="77777777" w:rsidR="007C22BF" w:rsidRPr="007C22BF" w:rsidRDefault="0095730F">
          <w:pPr>
            <w:pStyle w:val="TM3"/>
            <w:tabs>
              <w:tab w:val="right" w:leader="dot" w:pos="9062"/>
            </w:tabs>
            <w:rPr>
              <w:rFonts w:ascii="Times New Roman" w:hAnsi="Times New Roman"/>
              <w:noProof/>
            </w:rPr>
          </w:pPr>
          <w:hyperlink w:anchor="_Toc506976684" w:history="1">
            <w:r w:rsidR="007C22BF" w:rsidRPr="007C22BF">
              <w:rPr>
                <w:rStyle w:val="Lienhypertexte"/>
                <w:rFonts w:ascii="Times New Roman" w:hAnsi="Times New Roman"/>
                <w:noProof/>
              </w:rPr>
              <w:t>8.3. Présentation de l’application</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_Toc506976684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79</w:t>
            </w:r>
            <w:r w:rsidR="007C22BF" w:rsidRPr="007C22BF">
              <w:rPr>
                <w:rFonts w:ascii="Times New Roman" w:hAnsi="Times New Roman"/>
                <w:noProof/>
                <w:webHidden/>
              </w:rPr>
              <w:fldChar w:fldCharType="end"/>
            </w:r>
          </w:hyperlink>
        </w:p>
        <w:p w14:paraId="18BA8E4C" w14:textId="77777777" w:rsidR="007C22BF" w:rsidRPr="007C22BF" w:rsidRDefault="0095730F">
          <w:pPr>
            <w:pStyle w:val="TM1"/>
            <w:tabs>
              <w:tab w:val="right" w:leader="dot" w:pos="9062"/>
            </w:tabs>
            <w:rPr>
              <w:rFonts w:ascii="Times New Roman" w:hAnsi="Times New Roman"/>
              <w:noProof/>
            </w:rPr>
          </w:pPr>
          <w:hyperlink w:anchor="_Toc506976685" w:history="1">
            <w:r w:rsidR="007C22BF" w:rsidRPr="007C22BF">
              <w:rPr>
                <w:rStyle w:val="Lienhypertexte"/>
                <w:rFonts w:ascii="Times New Roman" w:hAnsi="Times New Roman"/>
                <w:noProof/>
              </w:rPr>
              <w:t>CONCLUSION</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_Toc506976685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83</w:t>
            </w:r>
            <w:r w:rsidR="007C22BF" w:rsidRPr="007C22BF">
              <w:rPr>
                <w:rFonts w:ascii="Times New Roman" w:hAnsi="Times New Roman"/>
                <w:noProof/>
                <w:webHidden/>
              </w:rPr>
              <w:fldChar w:fldCharType="end"/>
            </w:r>
          </w:hyperlink>
        </w:p>
        <w:p w14:paraId="47F1B10E" w14:textId="77777777" w:rsidR="007C22BF" w:rsidRPr="007C22BF" w:rsidRDefault="0095730F">
          <w:pPr>
            <w:pStyle w:val="TM1"/>
            <w:tabs>
              <w:tab w:val="right" w:leader="dot" w:pos="9062"/>
            </w:tabs>
            <w:rPr>
              <w:rFonts w:ascii="Times New Roman" w:hAnsi="Times New Roman"/>
              <w:noProof/>
            </w:rPr>
          </w:pPr>
          <w:hyperlink w:anchor="_Toc506976686" w:history="1">
            <w:r w:rsidR="007C22BF" w:rsidRPr="007C22BF">
              <w:rPr>
                <w:rStyle w:val="Lienhypertexte"/>
                <w:rFonts w:ascii="Times New Roman" w:hAnsi="Times New Roman"/>
                <w:noProof/>
              </w:rPr>
              <w:t>BIBLIOGRAPHIE</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_Toc506976686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VIII</w:t>
            </w:r>
            <w:r w:rsidR="007C22BF" w:rsidRPr="007C22BF">
              <w:rPr>
                <w:rFonts w:ascii="Times New Roman" w:hAnsi="Times New Roman"/>
                <w:noProof/>
                <w:webHidden/>
              </w:rPr>
              <w:fldChar w:fldCharType="end"/>
            </w:r>
          </w:hyperlink>
        </w:p>
        <w:p w14:paraId="1E224FD0" w14:textId="77777777" w:rsidR="007C22BF" w:rsidRPr="007C22BF" w:rsidRDefault="0095730F">
          <w:pPr>
            <w:pStyle w:val="TM1"/>
            <w:tabs>
              <w:tab w:val="right" w:leader="dot" w:pos="9062"/>
            </w:tabs>
            <w:rPr>
              <w:rFonts w:ascii="Times New Roman" w:hAnsi="Times New Roman"/>
              <w:noProof/>
            </w:rPr>
          </w:pPr>
          <w:hyperlink w:anchor="_Toc506976687" w:history="1">
            <w:r w:rsidR="007C22BF" w:rsidRPr="007C22BF">
              <w:rPr>
                <w:rStyle w:val="Lienhypertexte"/>
                <w:rFonts w:ascii="Times New Roman" w:hAnsi="Times New Roman"/>
                <w:noProof/>
              </w:rPr>
              <w:t>WEBOGRAPHIE</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_Toc506976687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VIII</w:t>
            </w:r>
            <w:r w:rsidR="007C22BF" w:rsidRPr="007C22BF">
              <w:rPr>
                <w:rFonts w:ascii="Times New Roman" w:hAnsi="Times New Roman"/>
                <w:noProof/>
                <w:webHidden/>
              </w:rPr>
              <w:fldChar w:fldCharType="end"/>
            </w:r>
          </w:hyperlink>
        </w:p>
        <w:p w14:paraId="255C9D5B" w14:textId="77777777" w:rsidR="007C22BF" w:rsidRPr="007C22BF" w:rsidRDefault="0095730F">
          <w:pPr>
            <w:pStyle w:val="TM1"/>
            <w:tabs>
              <w:tab w:val="right" w:leader="dot" w:pos="9062"/>
            </w:tabs>
            <w:rPr>
              <w:rFonts w:ascii="Times New Roman" w:hAnsi="Times New Roman"/>
              <w:noProof/>
            </w:rPr>
          </w:pPr>
          <w:hyperlink w:anchor="_Toc506976688" w:history="1">
            <w:r w:rsidR="007C22BF" w:rsidRPr="007C22BF">
              <w:rPr>
                <w:rStyle w:val="Lienhypertexte"/>
                <w:rFonts w:ascii="Times New Roman" w:hAnsi="Times New Roman"/>
                <w:noProof/>
              </w:rPr>
              <w:t>GLOSSAIRE</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_Toc506976688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IX</w:t>
            </w:r>
            <w:r w:rsidR="007C22BF" w:rsidRPr="007C22BF">
              <w:rPr>
                <w:rFonts w:ascii="Times New Roman" w:hAnsi="Times New Roman"/>
                <w:noProof/>
                <w:webHidden/>
              </w:rPr>
              <w:fldChar w:fldCharType="end"/>
            </w:r>
          </w:hyperlink>
        </w:p>
        <w:p w14:paraId="6D0D67C6" w14:textId="77777777" w:rsidR="007C22BF" w:rsidRPr="007C22BF" w:rsidRDefault="0095730F">
          <w:pPr>
            <w:pStyle w:val="TM1"/>
            <w:tabs>
              <w:tab w:val="right" w:leader="dot" w:pos="9062"/>
            </w:tabs>
            <w:rPr>
              <w:rFonts w:ascii="Times New Roman" w:hAnsi="Times New Roman"/>
              <w:noProof/>
            </w:rPr>
          </w:pPr>
          <w:hyperlink w:anchor="_Toc506976689" w:history="1">
            <w:r w:rsidR="007C22BF" w:rsidRPr="007C22BF">
              <w:rPr>
                <w:rStyle w:val="Lienhypertexte"/>
                <w:rFonts w:ascii="Times New Roman" w:hAnsi="Times New Roman"/>
                <w:noProof/>
              </w:rPr>
              <w:t>TABLE DES MATIERES</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_Toc506976689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X</w:t>
            </w:r>
            <w:r w:rsidR="007C22BF" w:rsidRPr="007C22BF">
              <w:rPr>
                <w:rFonts w:ascii="Times New Roman" w:hAnsi="Times New Roman"/>
                <w:noProof/>
                <w:webHidden/>
              </w:rPr>
              <w:fldChar w:fldCharType="end"/>
            </w:r>
          </w:hyperlink>
        </w:p>
        <w:p w14:paraId="36530E37" w14:textId="77777777" w:rsidR="007C22BF" w:rsidRPr="007C22BF" w:rsidRDefault="0095730F">
          <w:pPr>
            <w:pStyle w:val="TM1"/>
            <w:tabs>
              <w:tab w:val="right" w:leader="dot" w:pos="9062"/>
            </w:tabs>
            <w:rPr>
              <w:rFonts w:ascii="Times New Roman" w:hAnsi="Times New Roman"/>
              <w:noProof/>
            </w:rPr>
          </w:pPr>
          <w:hyperlink w:anchor="_Toc506976690" w:history="1">
            <w:r w:rsidR="007C22BF" w:rsidRPr="007C22BF">
              <w:rPr>
                <w:rStyle w:val="Lienhypertexte"/>
                <w:rFonts w:ascii="Times New Roman" w:hAnsi="Times New Roman"/>
                <w:noProof/>
              </w:rPr>
              <w:t>RESUME</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_Toc506976690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XII</w:t>
            </w:r>
            <w:r w:rsidR="007C22BF" w:rsidRPr="007C22BF">
              <w:rPr>
                <w:rFonts w:ascii="Times New Roman" w:hAnsi="Times New Roman"/>
                <w:noProof/>
                <w:webHidden/>
              </w:rPr>
              <w:fldChar w:fldCharType="end"/>
            </w:r>
          </w:hyperlink>
        </w:p>
        <w:p w14:paraId="2B55346A" w14:textId="77777777" w:rsidR="007C22BF" w:rsidRDefault="0095730F">
          <w:pPr>
            <w:pStyle w:val="TM1"/>
            <w:tabs>
              <w:tab w:val="right" w:leader="dot" w:pos="9062"/>
            </w:tabs>
            <w:rPr>
              <w:rFonts w:cstheme="minorBidi"/>
              <w:noProof/>
            </w:rPr>
          </w:pPr>
          <w:hyperlink w:anchor="_Toc506976691" w:history="1">
            <w:r w:rsidR="007C22BF" w:rsidRPr="007C22BF">
              <w:rPr>
                <w:rStyle w:val="Lienhypertexte"/>
                <w:rFonts w:ascii="Times New Roman" w:hAnsi="Times New Roman"/>
                <w:noProof/>
              </w:rPr>
              <w:t>ABSTARCT</w:t>
            </w:r>
            <w:r w:rsidR="007C22BF" w:rsidRPr="007C22BF">
              <w:rPr>
                <w:rFonts w:ascii="Times New Roman" w:hAnsi="Times New Roman"/>
                <w:noProof/>
                <w:webHidden/>
              </w:rPr>
              <w:tab/>
            </w:r>
            <w:r w:rsidR="007C22BF" w:rsidRPr="007C22BF">
              <w:rPr>
                <w:rFonts w:ascii="Times New Roman" w:hAnsi="Times New Roman"/>
                <w:noProof/>
                <w:webHidden/>
              </w:rPr>
              <w:fldChar w:fldCharType="begin"/>
            </w:r>
            <w:r w:rsidR="007C22BF" w:rsidRPr="007C22BF">
              <w:rPr>
                <w:rFonts w:ascii="Times New Roman" w:hAnsi="Times New Roman"/>
                <w:noProof/>
                <w:webHidden/>
              </w:rPr>
              <w:instrText xml:space="preserve"> PAGEREF _Toc506976691 \h </w:instrText>
            </w:r>
            <w:r w:rsidR="007C22BF" w:rsidRPr="007C22BF">
              <w:rPr>
                <w:rFonts w:ascii="Times New Roman" w:hAnsi="Times New Roman"/>
                <w:noProof/>
                <w:webHidden/>
              </w:rPr>
            </w:r>
            <w:r w:rsidR="007C22BF" w:rsidRPr="007C22BF">
              <w:rPr>
                <w:rFonts w:ascii="Times New Roman" w:hAnsi="Times New Roman"/>
                <w:noProof/>
                <w:webHidden/>
              </w:rPr>
              <w:fldChar w:fldCharType="separate"/>
            </w:r>
            <w:r w:rsidR="007C22BF" w:rsidRPr="007C22BF">
              <w:rPr>
                <w:rFonts w:ascii="Times New Roman" w:hAnsi="Times New Roman"/>
                <w:noProof/>
                <w:webHidden/>
              </w:rPr>
              <w:t>XII</w:t>
            </w:r>
            <w:r w:rsidR="007C22BF" w:rsidRPr="007C22BF">
              <w:rPr>
                <w:rFonts w:ascii="Times New Roman" w:hAnsi="Times New Roman"/>
                <w:noProof/>
                <w:webHidden/>
              </w:rPr>
              <w:fldChar w:fldCharType="end"/>
            </w:r>
          </w:hyperlink>
        </w:p>
        <w:p w14:paraId="7EC89794" w14:textId="77777777" w:rsidR="00314D50" w:rsidRPr="00314D50" w:rsidRDefault="00314D50" w:rsidP="00314D50">
          <w:r>
            <w:rPr>
              <w:b/>
              <w:bCs/>
            </w:rPr>
            <w:fldChar w:fldCharType="end"/>
          </w:r>
        </w:p>
      </w:sdtContent>
    </w:sdt>
    <w:p w14:paraId="706BF722" w14:textId="77777777" w:rsidR="00314D50" w:rsidRPr="00314D50" w:rsidRDefault="00314D50" w:rsidP="00314D50"/>
    <w:p w14:paraId="78F4C29E" w14:textId="77777777" w:rsidR="00E13FAF" w:rsidRDefault="00E13FAF">
      <w:pPr>
        <w:rPr>
          <w:rFonts w:ascii="Times New Roman" w:eastAsia="Calibri" w:hAnsi="Times New Roman" w:cs="Times New Roman"/>
          <w:b/>
          <w:sz w:val="24"/>
          <w:szCs w:val="24"/>
        </w:rPr>
      </w:pPr>
    </w:p>
    <w:p w14:paraId="60DB1D8F" w14:textId="77777777" w:rsidR="007C22BF" w:rsidRDefault="007C22BF">
      <w:pPr>
        <w:rPr>
          <w:rFonts w:ascii="Times New Roman" w:eastAsia="Calibri" w:hAnsi="Times New Roman" w:cs="Times New Roman"/>
          <w:b/>
          <w:sz w:val="24"/>
          <w:szCs w:val="24"/>
        </w:rPr>
      </w:pPr>
    </w:p>
    <w:p w14:paraId="5109E205" w14:textId="77777777" w:rsidR="007C22BF" w:rsidRDefault="007C22BF">
      <w:pPr>
        <w:rPr>
          <w:rFonts w:ascii="Times New Roman" w:eastAsia="Calibri" w:hAnsi="Times New Roman" w:cs="Times New Roman"/>
          <w:b/>
          <w:sz w:val="24"/>
          <w:szCs w:val="24"/>
        </w:rPr>
      </w:pPr>
    </w:p>
    <w:p w14:paraId="0330C950" w14:textId="77777777" w:rsidR="007C22BF" w:rsidRDefault="007C22BF">
      <w:pPr>
        <w:rPr>
          <w:rFonts w:ascii="Times New Roman" w:eastAsia="Calibri" w:hAnsi="Times New Roman" w:cs="Times New Roman"/>
          <w:b/>
          <w:sz w:val="24"/>
          <w:szCs w:val="24"/>
        </w:rPr>
      </w:pPr>
    </w:p>
    <w:p w14:paraId="01A7C055" w14:textId="77777777" w:rsidR="00BC3266" w:rsidRPr="0046140D" w:rsidRDefault="001800BF" w:rsidP="00BC3266">
      <w:pPr>
        <w:pStyle w:val="Titre1"/>
        <w:numPr>
          <w:ilvl w:val="0"/>
          <w:numId w:val="0"/>
        </w:numPr>
        <w:ind w:left="432"/>
        <w:jc w:val="center"/>
        <w:rPr>
          <w:rFonts w:ascii="Times New Roman" w:hAnsi="Times New Roman" w:cs="Times New Roman"/>
          <w:color w:val="auto"/>
        </w:rPr>
      </w:pPr>
      <w:bookmarkStart w:id="7" w:name="_Toc506976629"/>
      <w:bookmarkStart w:id="8" w:name="_Toc506977450"/>
      <w:r w:rsidRPr="0046140D">
        <w:rPr>
          <w:rFonts w:ascii="Times New Roman" w:hAnsi="Times New Roman" w:cs="Times New Roman"/>
          <w:color w:val="auto"/>
        </w:rPr>
        <w:lastRenderedPageBreak/>
        <w:t>REMERCIEMENT</w:t>
      </w:r>
      <w:r w:rsidR="001263E9">
        <w:rPr>
          <w:rFonts w:ascii="Times New Roman" w:hAnsi="Times New Roman" w:cs="Times New Roman"/>
          <w:color w:val="auto"/>
        </w:rPr>
        <w:t>S</w:t>
      </w:r>
      <w:bookmarkEnd w:id="7"/>
      <w:bookmarkEnd w:id="8"/>
    </w:p>
    <w:p w14:paraId="1B8A2E30" w14:textId="77777777" w:rsidR="00BC3266" w:rsidRPr="00BC3266" w:rsidRDefault="00BC3266" w:rsidP="00BC3266"/>
    <w:p w14:paraId="1F1A9F7B" w14:textId="77777777" w:rsidR="001800BF" w:rsidRPr="001800BF" w:rsidRDefault="001800BF" w:rsidP="001800BF">
      <w:pPr>
        <w:spacing w:line="360" w:lineRule="auto"/>
        <w:jc w:val="both"/>
        <w:rPr>
          <w:rFonts w:ascii="Times New Roman" w:hAnsi="Times New Roman" w:cs="Times New Roman"/>
          <w:sz w:val="24"/>
          <w:szCs w:val="24"/>
        </w:rPr>
      </w:pPr>
      <w:r w:rsidRPr="001800BF">
        <w:rPr>
          <w:rFonts w:ascii="Times New Roman" w:hAnsi="Times New Roman" w:cs="Times New Roman"/>
          <w:sz w:val="24"/>
          <w:szCs w:val="24"/>
        </w:rPr>
        <w:t xml:space="preserve">       </w:t>
      </w:r>
      <w:r w:rsidR="007F63FE">
        <w:rPr>
          <w:rFonts w:ascii="Times New Roman" w:hAnsi="Times New Roman" w:cs="Times New Roman"/>
          <w:sz w:val="24"/>
          <w:szCs w:val="24"/>
        </w:rPr>
        <w:t xml:space="preserve"> Tout premièrement, je tiens à </w:t>
      </w:r>
      <w:r w:rsidRPr="001800BF">
        <w:rPr>
          <w:rFonts w:ascii="Times New Roman" w:hAnsi="Times New Roman" w:cs="Times New Roman"/>
          <w:sz w:val="24"/>
          <w:szCs w:val="24"/>
        </w:rPr>
        <w:t>rendre grâce à Dieu sans qui rien ne serait. Par la suite, je présente ma profonde gratitude ainsi que mes vifs et sincères remerciements à tous ceux qui m'ont permis d'effectuer ce stage, à tous ceux qui m'ont aidé de près ou de loin, moralement et financ</w:t>
      </w:r>
      <w:r w:rsidR="00F532F2">
        <w:rPr>
          <w:rFonts w:ascii="Times New Roman" w:hAnsi="Times New Roman" w:cs="Times New Roman"/>
          <w:sz w:val="24"/>
          <w:szCs w:val="24"/>
        </w:rPr>
        <w:t>ière</w:t>
      </w:r>
      <w:r w:rsidRPr="001800BF">
        <w:rPr>
          <w:rFonts w:ascii="Times New Roman" w:hAnsi="Times New Roman" w:cs="Times New Roman"/>
          <w:sz w:val="24"/>
          <w:szCs w:val="24"/>
        </w:rPr>
        <w:t>ment, et sans qui je n'aurais pu élaborer ce projet ainsi que cet ouvrage.</w:t>
      </w:r>
    </w:p>
    <w:p w14:paraId="5B64F348" w14:textId="77777777" w:rsidR="001800BF" w:rsidRDefault="001800BF" w:rsidP="001800BF">
      <w:pPr>
        <w:spacing w:line="360" w:lineRule="auto"/>
        <w:jc w:val="both"/>
        <w:rPr>
          <w:rFonts w:ascii="Times New Roman" w:hAnsi="Times New Roman" w:cs="Times New Roman"/>
          <w:sz w:val="24"/>
          <w:szCs w:val="24"/>
        </w:rPr>
      </w:pPr>
      <w:r w:rsidRPr="001800BF">
        <w:rPr>
          <w:rFonts w:ascii="Times New Roman" w:hAnsi="Times New Roman" w:cs="Times New Roman"/>
          <w:sz w:val="24"/>
          <w:szCs w:val="24"/>
        </w:rPr>
        <w:t xml:space="preserve">        Toute ma connaissance et s'adresse particulièrement à :</w:t>
      </w:r>
    </w:p>
    <w:p w14:paraId="4AD5FF30" w14:textId="77777777" w:rsidR="001800BF" w:rsidRPr="002D2E56" w:rsidRDefault="001800BF" w:rsidP="00170918">
      <w:pPr>
        <w:numPr>
          <w:ilvl w:val="0"/>
          <w:numId w:val="62"/>
        </w:numPr>
        <w:spacing w:after="0" w:line="360" w:lineRule="auto"/>
        <w:jc w:val="both"/>
        <w:rPr>
          <w:rFonts w:ascii="Times New Roman" w:hAnsi="Times New Roman" w:cs="Times New Roman"/>
          <w:sz w:val="24"/>
          <w:szCs w:val="24"/>
        </w:rPr>
      </w:pPr>
      <w:r w:rsidRPr="002D2E56">
        <w:rPr>
          <w:rFonts w:ascii="Times New Roman" w:hAnsi="Times New Roman" w:cs="Times New Roman"/>
          <w:sz w:val="24"/>
          <w:szCs w:val="24"/>
        </w:rPr>
        <w:t>Monsieur RAMAMONJISOA Bertin Olivier Andriantiana,</w:t>
      </w:r>
      <w:r w:rsidR="00F532F2">
        <w:rPr>
          <w:rFonts w:ascii="Times New Roman" w:hAnsi="Times New Roman" w:cs="Times New Roman"/>
          <w:sz w:val="24"/>
          <w:szCs w:val="24"/>
        </w:rPr>
        <w:t xml:space="preserve"> Professeur Titulaire à l</w:t>
      </w:r>
      <w:ins w:id="9" w:author="RALAIVAO" w:date="2018-02-21T20:43:00Z">
        <w:r w:rsidR="0095730F">
          <w:rPr>
            <w:rFonts w:ascii="Times New Roman" w:hAnsi="Times New Roman" w:cs="Times New Roman"/>
            <w:sz w:val="24"/>
            <w:szCs w:val="24"/>
          </w:rPr>
          <w:t>’</w:t>
        </w:r>
      </w:ins>
      <w:del w:id="10" w:author="RALAIVAO" w:date="2018-02-21T20:43:00Z">
        <w:r w:rsidR="00F532F2" w:rsidDel="0095730F">
          <w:rPr>
            <w:rFonts w:ascii="Times New Roman" w:hAnsi="Times New Roman" w:cs="Times New Roman"/>
            <w:sz w:val="24"/>
            <w:szCs w:val="24"/>
          </w:rPr>
          <w:delText>4</w:delText>
        </w:r>
      </w:del>
      <w:ins w:id="11" w:author="RALAIVAO" w:date="2018-02-21T20:43:00Z">
        <w:r w:rsidR="0095730F">
          <w:rPr>
            <w:rFonts w:ascii="Times New Roman" w:hAnsi="Times New Roman" w:cs="Times New Roman"/>
            <w:sz w:val="24"/>
            <w:szCs w:val="24"/>
          </w:rPr>
          <w:t>U</w:t>
        </w:r>
      </w:ins>
      <w:r w:rsidR="00F532F2">
        <w:rPr>
          <w:rFonts w:ascii="Times New Roman" w:hAnsi="Times New Roman" w:cs="Times New Roman"/>
          <w:sz w:val="24"/>
          <w:szCs w:val="24"/>
        </w:rPr>
        <w:t>universite de Fianarantsoa,</w:t>
      </w:r>
      <w:r w:rsidRPr="002D2E56">
        <w:rPr>
          <w:rFonts w:ascii="Times New Roman" w:hAnsi="Times New Roman" w:cs="Times New Roman"/>
          <w:sz w:val="24"/>
          <w:szCs w:val="24"/>
        </w:rPr>
        <w:t xml:space="preserve"> Directeur de l’Ecole Nationale d’Informatique qui nous a donné l’opportunité de réaliser ce stage </w:t>
      </w:r>
    </w:p>
    <w:p w14:paraId="0EABB77F" w14:textId="77777777" w:rsidR="001800BF" w:rsidRPr="001800BF" w:rsidRDefault="001800BF" w:rsidP="00170918">
      <w:pPr>
        <w:pStyle w:val="Paragraphedeliste"/>
        <w:numPr>
          <w:ilvl w:val="0"/>
          <w:numId w:val="62"/>
        </w:numPr>
        <w:spacing w:line="360" w:lineRule="auto"/>
        <w:jc w:val="both"/>
        <w:rPr>
          <w:rFonts w:ascii="Times New Roman" w:hAnsi="Times New Roman" w:cs="Times New Roman"/>
          <w:sz w:val="24"/>
          <w:szCs w:val="24"/>
        </w:rPr>
      </w:pPr>
      <w:r w:rsidRPr="001800BF">
        <w:rPr>
          <w:rFonts w:ascii="Times New Roman" w:hAnsi="Times New Roman" w:cs="Times New Roman"/>
          <w:sz w:val="24"/>
          <w:szCs w:val="24"/>
        </w:rPr>
        <w:t xml:space="preserve">Monsieur </w:t>
      </w:r>
      <w:r>
        <w:rPr>
          <w:rFonts w:ascii="Times New Roman" w:hAnsi="Times New Roman" w:cs="Times New Roman"/>
          <w:sz w:val="24"/>
          <w:szCs w:val="24"/>
        </w:rPr>
        <w:t>RAKOTOMALALA Ralaimiakatra</w:t>
      </w:r>
      <w:r w:rsidRPr="001800BF">
        <w:rPr>
          <w:rFonts w:ascii="Times New Roman" w:hAnsi="Times New Roman" w:cs="Times New Roman"/>
          <w:sz w:val="24"/>
          <w:szCs w:val="24"/>
        </w:rPr>
        <w:t xml:space="preserve">, </w:t>
      </w:r>
      <w:r w:rsidR="007F63FE">
        <w:rPr>
          <w:rFonts w:ascii="Times New Roman" w:hAnsi="Times New Roman" w:cs="Times New Roman"/>
          <w:sz w:val="24"/>
          <w:szCs w:val="24"/>
        </w:rPr>
        <w:t xml:space="preserve">Chef de service </w:t>
      </w:r>
      <w:r w:rsidRPr="001800BF">
        <w:rPr>
          <w:rFonts w:ascii="Times New Roman" w:hAnsi="Times New Roman" w:cs="Times New Roman"/>
          <w:sz w:val="24"/>
          <w:szCs w:val="24"/>
        </w:rPr>
        <w:t xml:space="preserve">Informatique de la </w:t>
      </w:r>
      <w:r w:rsidR="00B66F78">
        <w:rPr>
          <w:rFonts w:ascii="Times New Roman" w:hAnsi="Times New Roman" w:cs="Times New Roman"/>
          <w:sz w:val="24"/>
          <w:szCs w:val="24"/>
        </w:rPr>
        <w:t xml:space="preserve">Société auxiliaire et maritime de Madagascar </w:t>
      </w:r>
      <w:r w:rsidRPr="001800BF">
        <w:rPr>
          <w:rFonts w:ascii="Times New Roman" w:hAnsi="Times New Roman" w:cs="Times New Roman"/>
          <w:sz w:val="24"/>
          <w:szCs w:val="24"/>
        </w:rPr>
        <w:t xml:space="preserve">de m'avoir accueilli dans son service et qui m'a encadré durant le stage. </w:t>
      </w:r>
    </w:p>
    <w:p w14:paraId="6CAB3B8E" w14:textId="77777777" w:rsidR="00B66F78" w:rsidRDefault="001800BF" w:rsidP="00170918">
      <w:pPr>
        <w:numPr>
          <w:ilvl w:val="0"/>
          <w:numId w:val="62"/>
        </w:numPr>
        <w:spacing w:after="0" w:line="360" w:lineRule="auto"/>
        <w:jc w:val="both"/>
        <w:rPr>
          <w:rFonts w:ascii="Times New Roman" w:hAnsi="Times New Roman" w:cs="Times New Roman"/>
          <w:sz w:val="24"/>
          <w:szCs w:val="24"/>
        </w:rPr>
      </w:pPr>
      <w:r w:rsidRPr="002D2E56">
        <w:rPr>
          <w:rFonts w:ascii="Times New Roman" w:hAnsi="Times New Roman" w:cs="Times New Roman"/>
          <w:sz w:val="24"/>
          <w:szCs w:val="24"/>
        </w:rPr>
        <w:t xml:space="preserve">Monsieur </w:t>
      </w:r>
      <w:r w:rsidR="00B66F78">
        <w:rPr>
          <w:rFonts w:ascii="Times New Roman" w:hAnsi="Times New Roman" w:cs="Times New Roman"/>
          <w:sz w:val="24"/>
          <w:szCs w:val="24"/>
        </w:rPr>
        <w:t>RALAIVAO Jean Christian,</w:t>
      </w:r>
      <w:r w:rsidRPr="002D2E56">
        <w:rPr>
          <w:rFonts w:ascii="Times New Roman" w:hAnsi="Times New Roman" w:cs="Times New Roman"/>
          <w:sz w:val="24"/>
          <w:szCs w:val="24"/>
        </w:rPr>
        <w:t xml:space="preserve"> Enseignant chercheur à l’Ecole Nationale d’Informatique, qui a bien voulu être notre encadreur pédagogique ;</w:t>
      </w:r>
    </w:p>
    <w:p w14:paraId="0018AE2D" w14:textId="77777777" w:rsidR="00B66F78" w:rsidRPr="00180825" w:rsidRDefault="00B66F78" w:rsidP="00170918">
      <w:pPr>
        <w:pStyle w:val="Paragraphedeliste"/>
        <w:numPr>
          <w:ilvl w:val="0"/>
          <w:numId w:val="62"/>
        </w:numPr>
        <w:spacing w:line="360" w:lineRule="auto"/>
        <w:jc w:val="both"/>
        <w:rPr>
          <w:rFonts w:ascii="Times New Roman" w:hAnsi="Times New Roman" w:cs="Times New Roman"/>
          <w:sz w:val="24"/>
          <w:szCs w:val="24"/>
        </w:rPr>
      </w:pPr>
      <w:r w:rsidRPr="00180825">
        <w:rPr>
          <w:rFonts w:ascii="Times New Roman" w:hAnsi="Times New Roman" w:cs="Times New Roman"/>
          <w:sz w:val="24"/>
          <w:szCs w:val="24"/>
        </w:rPr>
        <w:t>Monsieur RAKOTOASIMBAHOAKA Cyprien Robert,</w:t>
      </w:r>
      <w:r w:rsidR="00F532F2" w:rsidRPr="00F532F2">
        <w:rPr>
          <w:rFonts w:ascii="Times New Roman" w:hAnsi="Times New Roman" w:cs="Times New Roman"/>
          <w:sz w:val="24"/>
          <w:szCs w:val="24"/>
        </w:rPr>
        <w:t xml:space="preserve"> </w:t>
      </w:r>
      <w:r w:rsidR="00F532F2">
        <w:rPr>
          <w:rFonts w:ascii="Times New Roman" w:hAnsi="Times New Roman" w:cs="Times New Roman"/>
          <w:sz w:val="24"/>
          <w:szCs w:val="24"/>
        </w:rPr>
        <w:t xml:space="preserve">Maitre de </w:t>
      </w:r>
      <w:del w:id="12" w:author="RALAIVAO" w:date="2018-02-21T20:44:00Z">
        <w:r w:rsidR="00F532F2" w:rsidDel="0095730F">
          <w:rPr>
            <w:rFonts w:ascii="Times New Roman" w:hAnsi="Times New Roman" w:cs="Times New Roman"/>
            <w:sz w:val="24"/>
            <w:szCs w:val="24"/>
          </w:rPr>
          <w:delText>c</w:delText>
        </w:r>
      </w:del>
      <w:ins w:id="13" w:author="RALAIVAO" w:date="2018-02-21T20:43:00Z">
        <w:r w:rsidR="0095730F">
          <w:rPr>
            <w:rFonts w:ascii="Times New Roman" w:hAnsi="Times New Roman" w:cs="Times New Roman"/>
            <w:sz w:val="24"/>
            <w:szCs w:val="24"/>
          </w:rPr>
          <w:t>C</w:t>
        </w:r>
      </w:ins>
      <w:r w:rsidR="00F532F2">
        <w:rPr>
          <w:rFonts w:ascii="Times New Roman" w:hAnsi="Times New Roman" w:cs="Times New Roman"/>
          <w:sz w:val="24"/>
          <w:szCs w:val="24"/>
        </w:rPr>
        <w:t xml:space="preserve">onférences à l’Université de Fianarantsoa, </w:t>
      </w:r>
      <w:r w:rsidRPr="00180825">
        <w:rPr>
          <w:rFonts w:ascii="Times New Roman" w:hAnsi="Times New Roman" w:cs="Times New Roman"/>
          <w:sz w:val="24"/>
          <w:szCs w:val="24"/>
        </w:rPr>
        <w:t>Responsable de Parcours « Informatique Générale », pour son dévouement à la préparation et à l’organisation de notre stage.</w:t>
      </w:r>
    </w:p>
    <w:p w14:paraId="4DDEA3ED" w14:textId="77777777" w:rsidR="00B66F78" w:rsidRPr="00BC3266" w:rsidRDefault="00B66F78" w:rsidP="00170918">
      <w:pPr>
        <w:pStyle w:val="Paragraphedeliste"/>
        <w:numPr>
          <w:ilvl w:val="0"/>
          <w:numId w:val="62"/>
        </w:numPr>
        <w:autoSpaceDE w:val="0"/>
        <w:autoSpaceDN w:val="0"/>
        <w:adjustRightInd w:val="0"/>
        <w:spacing w:after="0" w:line="360" w:lineRule="auto"/>
        <w:jc w:val="both"/>
        <w:rPr>
          <w:rFonts w:ascii="Times New Roman" w:hAnsi="Times New Roman" w:cs="Times New Roman"/>
          <w:sz w:val="24"/>
          <w:szCs w:val="24"/>
        </w:rPr>
      </w:pPr>
      <w:r w:rsidRPr="00180825">
        <w:rPr>
          <w:rFonts w:ascii="Times New Roman" w:hAnsi="Times New Roman" w:cs="Times New Roman"/>
          <w:sz w:val="24"/>
          <w:szCs w:val="24"/>
        </w:rPr>
        <w:t>Monsieur RATIARISON Venot,</w:t>
      </w:r>
      <w:r w:rsidR="00F532F2" w:rsidRPr="00F532F2">
        <w:rPr>
          <w:rFonts w:ascii="Times New Roman" w:hAnsi="Times New Roman" w:cs="Times New Roman"/>
          <w:sz w:val="24"/>
          <w:szCs w:val="24"/>
        </w:rPr>
        <w:t xml:space="preserve"> </w:t>
      </w:r>
      <w:r w:rsidR="00F532F2">
        <w:rPr>
          <w:rFonts w:ascii="Times New Roman" w:hAnsi="Times New Roman" w:cs="Times New Roman"/>
          <w:sz w:val="24"/>
          <w:szCs w:val="24"/>
        </w:rPr>
        <w:t xml:space="preserve">Maitre de </w:t>
      </w:r>
      <w:ins w:id="14" w:author="RALAIVAO" w:date="2018-02-21T20:44:00Z">
        <w:r w:rsidR="0095730F">
          <w:rPr>
            <w:rFonts w:ascii="Times New Roman" w:hAnsi="Times New Roman" w:cs="Times New Roman"/>
            <w:sz w:val="24"/>
            <w:szCs w:val="24"/>
          </w:rPr>
          <w:t>C</w:t>
        </w:r>
      </w:ins>
      <w:del w:id="15" w:author="RALAIVAO" w:date="2018-02-21T20:44:00Z">
        <w:r w:rsidR="00F532F2" w:rsidDel="0095730F">
          <w:rPr>
            <w:rFonts w:ascii="Times New Roman" w:hAnsi="Times New Roman" w:cs="Times New Roman"/>
            <w:sz w:val="24"/>
            <w:szCs w:val="24"/>
          </w:rPr>
          <w:delText>c</w:delText>
        </w:r>
      </w:del>
      <w:r w:rsidR="00F532F2">
        <w:rPr>
          <w:rFonts w:ascii="Times New Roman" w:hAnsi="Times New Roman" w:cs="Times New Roman"/>
          <w:sz w:val="24"/>
          <w:szCs w:val="24"/>
        </w:rPr>
        <w:t>onférences à l’Université de Fianarantsoa,</w:t>
      </w:r>
      <w:r w:rsidRPr="00180825">
        <w:rPr>
          <w:rFonts w:ascii="Times New Roman" w:hAnsi="Times New Roman" w:cs="Times New Roman"/>
          <w:sz w:val="24"/>
          <w:szCs w:val="24"/>
        </w:rPr>
        <w:t xml:space="preserve"> Responsable de Parcours « Génie Logiciel et Base de D</w:t>
      </w:r>
      <w:r w:rsidR="00F532F2">
        <w:rPr>
          <w:rFonts w:ascii="Times New Roman" w:hAnsi="Times New Roman" w:cs="Times New Roman"/>
          <w:sz w:val="24"/>
          <w:szCs w:val="24"/>
        </w:rPr>
        <w:t>onnées »,</w:t>
      </w:r>
      <w:r w:rsidRPr="00180825">
        <w:rPr>
          <w:rFonts w:ascii="Times New Roman" w:hAnsi="Times New Roman" w:cs="Times New Roman"/>
          <w:sz w:val="24"/>
          <w:szCs w:val="24"/>
        </w:rPr>
        <w:t xml:space="preserve"> pour son dévouement à l’amélioration de notre formation.</w:t>
      </w:r>
    </w:p>
    <w:p w14:paraId="7143A20C" w14:textId="77777777" w:rsidR="00F532F2" w:rsidRPr="002D2E56" w:rsidRDefault="001800BF" w:rsidP="001800BF">
      <w:pPr>
        <w:spacing w:line="360" w:lineRule="auto"/>
        <w:jc w:val="both"/>
        <w:rPr>
          <w:rFonts w:ascii="Times New Roman" w:hAnsi="Times New Roman" w:cs="Times New Roman"/>
          <w:sz w:val="24"/>
          <w:szCs w:val="24"/>
        </w:rPr>
      </w:pPr>
      <w:r w:rsidRPr="002D2E56">
        <w:rPr>
          <w:rFonts w:ascii="Times New Roman" w:hAnsi="Times New Roman" w:cs="Times New Roman"/>
          <w:sz w:val="24"/>
          <w:szCs w:val="24"/>
        </w:rPr>
        <w:t xml:space="preserve">Enfin, ma gratitude va : </w:t>
      </w:r>
    </w:p>
    <w:p w14:paraId="4AACA3DD" w14:textId="77777777" w:rsidR="00B66F78" w:rsidRPr="00B66F78" w:rsidRDefault="00F532F2" w:rsidP="00170918">
      <w:pPr>
        <w:pStyle w:val="Paragraphedeliste"/>
        <w:numPr>
          <w:ilvl w:val="0"/>
          <w:numId w:val="6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F36157">
        <w:rPr>
          <w:rFonts w:ascii="Times New Roman" w:hAnsi="Times New Roman" w:cs="Times New Roman"/>
          <w:sz w:val="24"/>
          <w:szCs w:val="24"/>
        </w:rPr>
        <w:t>Tous le personnel</w:t>
      </w:r>
      <w:r w:rsidR="00B66F78" w:rsidRPr="00B66F78">
        <w:rPr>
          <w:rFonts w:ascii="Times New Roman" w:hAnsi="Times New Roman" w:cs="Times New Roman"/>
          <w:sz w:val="24"/>
          <w:szCs w:val="24"/>
        </w:rPr>
        <w:t xml:space="preserve"> du Service I</w:t>
      </w:r>
      <w:r w:rsidR="00B66F78">
        <w:rPr>
          <w:rFonts w:ascii="Times New Roman" w:hAnsi="Times New Roman" w:cs="Times New Roman"/>
          <w:sz w:val="24"/>
          <w:szCs w:val="24"/>
        </w:rPr>
        <w:t xml:space="preserve">nformatique de la société AUXIMAD </w:t>
      </w:r>
      <w:r w:rsidR="00B66F78" w:rsidRPr="00B66F78">
        <w:rPr>
          <w:rFonts w:ascii="Times New Roman" w:hAnsi="Times New Roman" w:cs="Times New Roman"/>
          <w:sz w:val="24"/>
          <w:szCs w:val="24"/>
        </w:rPr>
        <w:t xml:space="preserve">pour </w:t>
      </w:r>
      <w:r>
        <w:rPr>
          <w:rFonts w:ascii="Times New Roman" w:hAnsi="Times New Roman" w:cs="Times New Roman"/>
          <w:sz w:val="24"/>
          <w:szCs w:val="24"/>
        </w:rPr>
        <w:t>les aides et les conseils qu'il m'a prodigué</w:t>
      </w:r>
      <w:r w:rsidR="00B66F78" w:rsidRPr="00B66F78">
        <w:rPr>
          <w:rFonts w:ascii="Times New Roman" w:hAnsi="Times New Roman" w:cs="Times New Roman"/>
          <w:sz w:val="24"/>
          <w:szCs w:val="24"/>
        </w:rPr>
        <w:t xml:space="preserve"> durant le stage.</w:t>
      </w:r>
    </w:p>
    <w:p w14:paraId="5C1738B7" w14:textId="77777777" w:rsidR="001800BF" w:rsidRPr="002D2E56" w:rsidRDefault="001800BF" w:rsidP="00170918">
      <w:pPr>
        <w:numPr>
          <w:ilvl w:val="0"/>
          <w:numId w:val="62"/>
        </w:numPr>
        <w:spacing w:after="0" w:line="360" w:lineRule="auto"/>
        <w:jc w:val="both"/>
        <w:rPr>
          <w:rFonts w:ascii="Times New Roman" w:hAnsi="Times New Roman" w:cs="Times New Roman"/>
          <w:sz w:val="24"/>
          <w:szCs w:val="24"/>
        </w:rPr>
      </w:pPr>
      <w:r w:rsidRPr="002D2E56">
        <w:rPr>
          <w:rFonts w:ascii="Times New Roman" w:hAnsi="Times New Roman" w:cs="Times New Roman"/>
          <w:sz w:val="24"/>
          <w:szCs w:val="24"/>
        </w:rPr>
        <w:t xml:space="preserve">Aux Enseignants de l’Ecole Nationale d’Informatique, qui se sont engagés à nous éduquer et nous transmettre leur savoir pour enrichir le nôtre, </w:t>
      </w:r>
    </w:p>
    <w:p w14:paraId="01E79FBF" w14:textId="77777777" w:rsidR="001800BF" w:rsidRPr="002D2E56" w:rsidRDefault="001800BF" w:rsidP="00170918">
      <w:pPr>
        <w:numPr>
          <w:ilvl w:val="0"/>
          <w:numId w:val="62"/>
        </w:numPr>
        <w:spacing w:after="0" w:line="360" w:lineRule="auto"/>
        <w:jc w:val="both"/>
        <w:rPr>
          <w:rFonts w:ascii="Times New Roman" w:hAnsi="Times New Roman" w:cs="Times New Roman"/>
          <w:sz w:val="24"/>
          <w:szCs w:val="24"/>
        </w:rPr>
      </w:pPr>
      <w:r w:rsidRPr="002D2E56">
        <w:rPr>
          <w:rFonts w:ascii="Times New Roman" w:hAnsi="Times New Roman" w:cs="Times New Roman"/>
          <w:sz w:val="24"/>
          <w:szCs w:val="24"/>
        </w:rPr>
        <w:t xml:space="preserve">À tout le personnel administratif de l’Ecole Nationale d’Informatique, pour </w:t>
      </w:r>
      <w:r w:rsidR="00F532F2">
        <w:rPr>
          <w:rFonts w:ascii="Times New Roman" w:hAnsi="Times New Roman" w:cs="Times New Roman"/>
          <w:sz w:val="24"/>
          <w:szCs w:val="24"/>
        </w:rPr>
        <w:t>son</w:t>
      </w:r>
      <w:r w:rsidRPr="002D2E56">
        <w:rPr>
          <w:rFonts w:ascii="Times New Roman" w:hAnsi="Times New Roman" w:cs="Times New Roman"/>
          <w:sz w:val="24"/>
          <w:szCs w:val="24"/>
        </w:rPr>
        <w:t xml:space="preserve"> aide au bon déroulement de ces cinq années en formation en Master Professionnel, </w:t>
      </w:r>
    </w:p>
    <w:p w14:paraId="2DE81F01" w14:textId="77777777" w:rsidR="001800BF" w:rsidRPr="002D2E56" w:rsidRDefault="001800BF" w:rsidP="00170918">
      <w:pPr>
        <w:numPr>
          <w:ilvl w:val="0"/>
          <w:numId w:val="62"/>
        </w:numPr>
        <w:spacing w:after="0" w:line="360" w:lineRule="auto"/>
        <w:jc w:val="both"/>
        <w:rPr>
          <w:rFonts w:ascii="Times New Roman" w:hAnsi="Times New Roman" w:cs="Times New Roman"/>
          <w:sz w:val="24"/>
          <w:szCs w:val="24"/>
        </w:rPr>
      </w:pPr>
      <w:r w:rsidRPr="002D2E56">
        <w:rPr>
          <w:rFonts w:ascii="Times New Roman" w:hAnsi="Times New Roman" w:cs="Times New Roman"/>
          <w:sz w:val="24"/>
          <w:szCs w:val="24"/>
        </w:rPr>
        <w:t xml:space="preserve">À </w:t>
      </w:r>
      <w:r w:rsidR="00F532F2">
        <w:rPr>
          <w:rFonts w:ascii="Times New Roman" w:hAnsi="Times New Roman" w:cs="Times New Roman"/>
          <w:sz w:val="24"/>
          <w:szCs w:val="24"/>
        </w:rPr>
        <w:t>ma</w:t>
      </w:r>
      <w:r w:rsidRPr="002D2E56">
        <w:rPr>
          <w:rFonts w:ascii="Times New Roman" w:hAnsi="Times New Roman" w:cs="Times New Roman"/>
          <w:sz w:val="24"/>
          <w:szCs w:val="24"/>
        </w:rPr>
        <w:t xml:space="preserve"> famille et à tous ceux qui ont participé à la réalisation de ce </w:t>
      </w:r>
      <w:r w:rsidR="00F532F2">
        <w:rPr>
          <w:rFonts w:ascii="Times New Roman" w:hAnsi="Times New Roman" w:cs="Times New Roman"/>
          <w:sz w:val="24"/>
          <w:szCs w:val="24"/>
        </w:rPr>
        <w:t>mémoire</w:t>
      </w:r>
      <w:r w:rsidRPr="002D2E56">
        <w:rPr>
          <w:rFonts w:ascii="Times New Roman" w:hAnsi="Times New Roman" w:cs="Times New Roman"/>
          <w:sz w:val="24"/>
          <w:szCs w:val="24"/>
        </w:rPr>
        <w:t xml:space="preserve">, pour leur soutien et leur aide. </w:t>
      </w:r>
    </w:p>
    <w:p w14:paraId="3CFA412F" w14:textId="77777777" w:rsidR="001800BF" w:rsidRDefault="008C57AE" w:rsidP="00BC3266">
      <w:pPr>
        <w:pStyle w:val="Titre1"/>
        <w:numPr>
          <w:ilvl w:val="0"/>
          <w:numId w:val="0"/>
        </w:numPr>
        <w:ind w:left="432"/>
        <w:jc w:val="center"/>
        <w:rPr>
          <w:rFonts w:ascii="Times New Roman" w:eastAsia="Calibri" w:hAnsi="Times New Roman" w:cs="Times New Roman"/>
          <w:color w:val="auto"/>
          <w:sz w:val="24"/>
          <w:szCs w:val="24"/>
        </w:rPr>
      </w:pPr>
      <w:bookmarkStart w:id="16" w:name="_Toc506976630"/>
      <w:bookmarkStart w:id="17" w:name="_Toc506977451"/>
      <w:r>
        <w:rPr>
          <w:rFonts w:ascii="Times New Roman" w:eastAsia="Calibri" w:hAnsi="Times New Roman" w:cs="Times New Roman"/>
          <w:color w:val="auto"/>
          <w:sz w:val="24"/>
          <w:szCs w:val="24"/>
        </w:rPr>
        <w:lastRenderedPageBreak/>
        <w:t>LISTE</w:t>
      </w:r>
      <w:r w:rsidR="00B66F78" w:rsidRPr="00BC3266">
        <w:rPr>
          <w:rFonts w:ascii="Times New Roman" w:eastAsia="Calibri" w:hAnsi="Times New Roman" w:cs="Times New Roman"/>
          <w:color w:val="auto"/>
          <w:sz w:val="24"/>
          <w:szCs w:val="24"/>
        </w:rPr>
        <w:t xml:space="preserve"> DES FIGURES</w:t>
      </w:r>
      <w:bookmarkEnd w:id="16"/>
      <w:bookmarkEnd w:id="17"/>
    </w:p>
    <w:p w14:paraId="67A36E0E" w14:textId="77777777" w:rsidR="002625A1" w:rsidRPr="002625A1" w:rsidRDefault="002625A1" w:rsidP="002625A1"/>
    <w:p w14:paraId="03C201F4" w14:textId="77777777" w:rsidR="002625A1" w:rsidRDefault="003A0376">
      <w:pPr>
        <w:pStyle w:val="Tabledesillustrations"/>
        <w:tabs>
          <w:tab w:val="right" w:leader="dot" w:pos="9062"/>
        </w:tabs>
        <w:rPr>
          <w:rFonts w:eastAsiaTheme="minorEastAsia"/>
          <w:noProof/>
          <w:lang w:eastAsia="fr-FR"/>
        </w:rPr>
      </w:pPr>
      <w:r>
        <w:rPr>
          <w:rFonts w:eastAsia="Calibri"/>
        </w:rPr>
        <w:fldChar w:fldCharType="begin"/>
      </w:r>
      <w:r>
        <w:rPr>
          <w:rFonts w:eastAsia="Calibri"/>
        </w:rPr>
        <w:instrText xml:space="preserve"> TOC \h \z \c "Figure" </w:instrText>
      </w:r>
      <w:r>
        <w:rPr>
          <w:rFonts w:eastAsia="Calibri"/>
        </w:rPr>
        <w:fldChar w:fldCharType="separate"/>
      </w:r>
      <w:hyperlink w:anchor="_Toc506977579" w:history="1">
        <w:r w:rsidR="002625A1" w:rsidRPr="009855A4">
          <w:rPr>
            <w:rStyle w:val="Lienhypertexte"/>
            <w:i/>
            <w:noProof/>
          </w:rPr>
          <w:t>Figure 1 : Organigramme de l'ENI</w:t>
        </w:r>
        <w:r w:rsidR="002625A1">
          <w:rPr>
            <w:noProof/>
            <w:webHidden/>
          </w:rPr>
          <w:tab/>
        </w:r>
        <w:r w:rsidR="002625A1">
          <w:rPr>
            <w:noProof/>
            <w:webHidden/>
          </w:rPr>
          <w:fldChar w:fldCharType="begin"/>
        </w:r>
        <w:r w:rsidR="002625A1">
          <w:rPr>
            <w:noProof/>
            <w:webHidden/>
          </w:rPr>
          <w:instrText xml:space="preserve"> PAGEREF _Toc506977579 \h </w:instrText>
        </w:r>
        <w:r w:rsidR="002625A1">
          <w:rPr>
            <w:noProof/>
            <w:webHidden/>
          </w:rPr>
        </w:r>
        <w:r w:rsidR="002625A1">
          <w:rPr>
            <w:noProof/>
            <w:webHidden/>
          </w:rPr>
          <w:fldChar w:fldCharType="separate"/>
        </w:r>
        <w:r w:rsidR="002625A1">
          <w:rPr>
            <w:noProof/>
            <w:webHidden/>
          </w:rPr>
          <w:t>6</w:t>
        </w:r>
        <w:r w:rsidR="002625A1">
          <w:rPr>
            <w:noProof/>
            <w:webHidden/>
          </w:rPr>
          <w:fldChar w:fldCharType="end"/>
        </w:r>
      </w:hyperlink>
    </w:p>
    <w:p w14:paraId="44D1B293" w14:textId="77777777" w:rsidR="002625A1" w:rsidRDefault="0095730F">
      <w:pPr>
        <w:pStyle w:val="Tabledesillustrations"/>
        <w:tabs>
          <w:tab w:val="right" w:leader="dot" w:pos="9062"/>
        </w:tabs>
        <w:rPr>
          <w:rFonts w:eastAsiaTheme="minorEastAsia"/>
          <w:noProof/>
          <w:lang w:eastAsia="fr-FR"/>
        </w:rPr>
      </w:pPr>
      <w:hyperlink w:anchor="_Toc506977580" w:history="1">
        <w:r w:rsidR="002625A1" w:rsidRPr="009855A4">
          <w:rPr>
            <w:rStyle w:val="Lienhypertexte"/>
            <w:i/>
            <w:noProof/>
          </w:rPr>
          <w:t>Figure 2: Organigramme de l’AUXIMAD</w:t>
        </w:r>
        <w:r w:rsidR="002625A1">
          <w:rPr>
            <w:noProof/>
            <w:webHidden/>
          </w:rPr>
          <w:tab/>
        </w:r>
        <w:r w:rsidR="002625A1">
          <w:rPr>
            <w:noProof/>
            <w:webHidden/>
          </w:rPr>
          <w:fldChar w:fldCharType="begin"/>
        </w:r>
        <w:r w:rsidR="002625A1">
          <w:rPr>
            <w:noProof/>
            <w:webHidden/>
          </w:rPr>
          <w:instrText xml:space="preserve"> PAGEREF _Toc506977580 \h </w:instrText>
        </w:r>
        <w:r w:rsidR="002625A1">
          <w:rPr>
            <w:noProof/>
            <w:webHidden/>
          </w:rPr>
        </w:r>
        <w:r w:rsidR="002625A1">
          <w:rPr>
            <w:noProof/>
            <w:webHidden/>
          </w:rPr>
          <w:fldChar w:fldCharType="separate"/>
        </w:r>
        <w:r w:rsidR="002625A1">
          <w:rPr>
            <w:noProof/>
            <w:webHidden/>
          </w:rPr>
          <w:t>17</w:t>
        </w:r>
        <w:r w:rsidR="002625A1">
          <w:rPr>
            <w:noProof/>
            <w:webHidden/>
          </w:rPr>
          <w:fldChar w:fldCharType="end"/>
        </w:r>
      </w:hyperlink>
    </w:p>
    <w:p w14:paraId="3BBC8F70" w14:textId="77777777" w:rsidR="002625A1" w:rsidRDefault="0095730F">
      <w:pPr>
        <w:pStyle w:val="Tabledesillustrations"/>
        <w:tabs>
          <w:tab w:val="right" w:leader="dot" w:pos="9062"/>
        </w:tabs>
        <w:rPr>
          <w:rFonts w:eastAsiaTheme="minorEastAsia"/>
          <w:noProof/>
          <w:lang w:eastAsia="fr-FR"/>
        </w:rPr>
      </w:pPr>
      <w:hyperlink w:anchor="_Toc506977581" w:history="1">
        <w:r w:rsidR="002625A1" w:rsidRPr="009855A4">
          <w:rPr>
            <w:rStyle w:val="Lienhypertexte"/>
            <w:i/>
            <w:noProof/>
          </w:rPr>
          <w:t>Figure 3: Phase du Processus Unifié</w:t>
        </w:r>
        <w:r w:rsidR="002625A1">
          <w:rPr>
            <w:noProof/>
            <w:webHidden/>
          </w:rPr>
          <w:tab/>
        </w:r>
        <w:r w:rsidR="002625A1">
          <w:rPr>
            <w:noProof/>
            <w:webHidden/>
          </w:rPr>
          <w:fldChar w:fldCharType="begin"/>
        </w:r>
        <w:r w:rsidR="002625A1">
          <w:rPr>
            <w:noProof/>
            <w:webHidden/>
          </w:rPr>
          <w:instrText xml:space="preserve"> PAGEREF _Toc506977581 \h </w:instrText>
        </w:r>
        <w:r w:rsidR="002625A1">
          <w:rPr>
            <w:noProof/>
            <w:webHidden/>
          </w:rPr>
        </w:r>
        <w:r w:rsidR="002625A1">
          <w:rPr>
            <w:noProof/>
            <w:webHidden/>
          </w:rPr>
          <w:fldChar w:fldCharType="separate"/>
        </w:r>
        <w:r w:rsidR="002625A1">
          <w:rPr>
            <w:noProof/>
            <w:webHidden/>
          </w:rPr>
          <w:t>35</w:t>
        </w:r>
        <w:r w:rsidR="002625A1">
          <w:rPr>
            <w:noProof/>
            <w:webHidden/>
          </w:rPr>
          <w:fldChar w:fldCharType="end"/>
        </w:r>
      </w:hyperlink>
    </w:p>
    <w:p w14:paraId="4BD793F4" w14:textId="77777777" w:rsidR="002625A1" w:rsidRDefault="0095730F">
      <w:pPr>
        <w:pStyle w:val="Tabledesillustrations"/>
        <w:tabs>
          <w:tab w:val="right" w:leader="dot" w:pos="9062"/>
        </w:tabs>
        <w:rPr>
          <w:rFonts w:eastAsiaTheme="minorEastAsia"/>
          <w:noProof/>
          <w:lang w:eastAsia="fr-FR"/>
        </w:rPr>
      </w:pPr>
      <w:hyperlink w:anchor="_Toc506977582" w:history="1">
        <w:r w:rsidR="002625A1" w:rsidRPr="009855A4">
          <w:rPr>
            <w:rStyle w:val="Lienhypertexte"/>
            <w:i/>
            <w:noProof/>
          </w:rPr>
          <w:t>Figure 4: Diagramme de cas d’utilisation Admin</w:t>
        </w:r>
        <w:r w:rsidR="002625A1">
          <w:rPr>
            <w:noProof/>
            <w:webHidden/>
          </w:rPr>
          <w:tab/>
        </w:r>
        <w:r w:rsidR="002625A1">
          <w:rPr>
            <w:noProof/>
            <w:webHidden/>
          </w:rPr>
          <w:fldChar w:fldCharType="begin"/>
        </w:r>
        <w:r w:rsidR="002625A1">
          <w:rPr>
            <w:noProof/>
            <w:webHidden/>
          </w:rPr>
          <w:instrText xml:space="preserve"> PAGEREF _Toc506977582 \h </w:instrText>
        </w:r>
        <w:r w:rsidR="002625A1">
          <w:rPr>
            <w:noProof/>
            <w:webHidden/>
          </w:rPr>
        </w:r>
        <w:r w:rsidR="002625A1">
          <w:rPr>
            <w:noProof/>
            <w:webHidden/>
          </w:rPr>
          <w:fldChar w:fldCharType="separate"/>
        </w:r>
        <w:r w:rsidR="002625A1">
          <w:rPr>
            <w:noProof/>
            <w:webHidden/>
          </w:rPr>
          <w:t>43</w:t>
        </w:r>
        <w:r w:rsidR="002625A1">
          <w:rPr>
            <w:noProof/>
            <w:webHidden/>
          </w:rPr>
          <w:fldChar w:fldCharType="end"/>
        </w:r>
      </w:hyperlink>
    </w:p>
    <w:p w14:paraId="2853D06F" w14:textId="77777777" w:rsidR="002625A1" w:rsidRDefault="0095730F">
      <w:pPr>
        <w:pStyle w:val="Tabledesillustrations"/>
        <w:tabs>
          <w:tab w:val="right" w:leader="dot" w:pos="9062"/>
        </w:tabs>
        <w:rPr>
          <w:rFonts w:eastAsiaTheme="minorEastAsia"/>
          <w:noProof/>
          <w:lang w:eastAsia="fr-FR"/>
        </w:rPr>
      </w:pPr>
      <w:hyperlink w:anchor="_Toc506977583" w:history="1">
        <w:r w:rsidR="002625A1" w:rsidRPr="009855A4">
          <w:rPr>
            <w:rStyle w:val="Lienhypertexte"/>
            <w:i/>
            <w:noProof/>
          </w:rPr>
          <w:t>Figure 5: Diagramme de cas d’utilisation Responsable</w:t>
        </w:r>
        <w:r w:rsidR="002625A1">
          <w:rPr>
            <w:noProof/>
            <w:webHidden/>
          </w:rPr>
          <w:tab/>
        </w:r>
        <w:r w:rsidR="002625A1">
          <w:rPr>
            <w:noProof/>
            <w:webHidden/>
          </w:rPr>
          <w:fldChar w:fldCharType="begin"/>
        </w:r>
        <w:r w:rsidR="002625A1">
          <w:rPr>
            <w:noProof/>
            <w:webHidden/>
          </w:rPr>
          <w:instrText xml:space="preserve"> PAGEREF _Toc506977583 \h </w:instrText>
        </w:r>
        <w:r w:rsidR="002625A1">
          <w:rPr>
            <w:noProof/>
            <w:webHidden/>
          </w:rPr>
        </w:r>
        <w:r w:rsidR="002625A1">
          <w:rPr>
            <w:noProof/>
            <w:webHidden/>
          </w:rPr>
          <w:fldChar w:fldCharType="separate"/>
        </w:r>
        <w:r w:rsidR="002625A1">
          <w:rPr>
            <w:noProof/>
            <w:webHidden/>
          </w:rPr>
          <w:t>44</w:t>
        </w:r>
        <w:r w:rsidR="002625A1">
          <w:rPr>
            <w:noProof/>
            <w:webHidden/>
          </w:rPr>
          <w:fldChar w:fldCharType="end"/>
        </w:r>
      </w:hyperlink>
    </w:p>
    <w:p w14:paraId="326FEF2B" w14:textId="77777777" w:rsidR="002625A1" w:rsidRDefault="0095730F">
      <w:pPr>
        <w:pStyle w:val="Tabledesillustrations"/>
        <w:tabs>
          <w:tab w:val="right" w:leader="dot" w:pos="9062"/>
        </w:tabs>
        <w:rPr>
          <w:rFonts w:eastAsiaTheme="minorEastAsia"/>
          <w:noProof/>
          <w:lang w:eastAsia="fr-FR"/>
        </w:rPr>
      </w:pPr>
      <w:hyperlink w:anchor="_Toc506977584" w:history="1">
        <w:r w:rsidR="002625A1" w:rsidRPr="009855A4">
          <w:rPr>
            <w:rStyle w:val="Lienhypertexte"/>
            <w:i/>
            <w:noProof/>
          </w:rPr>
          <w:t>Figure 6: Diagramme de cas d’utilisation Employe</w:t>
        </w:r>
        <w:r w:rsidR="002625A1">
          <w:rPr>
            <w:noProof/>
            <w:webHidden/>
          </w:rPr>
          <w:tab/>
        </w:r>
        <w:r w:rsidR="002625A1">
          <w:rPr>
            <w:noProof/>
            <w:webHidden/>
          </w:rPr>
          <w:fldChar w:fldCharType="begin"/>
        </w:r>
        <w:r w:rsidR="002625A1">
          <w:rPr>
            <w:noProof/>
            <w:webHidden/>
          </w:rPr>
          <w:instrText xml:space="preserve"> PAGEREF _Toc506977584 \h </w:instrText>
        </w:r>
        <w:r w:rsidR="002625A1">
          <w:rPr>
            <w:noProof/>
            <w:webHidden/>
          </w:rPr>
        </w:r>
        <w:r w:rsidR="002625A1">
          <w:rPr>
            <w:noProof/>
            <w:webHidden/>
          </w:rPr>
          <w:fldChar w:fldCharType="separate"/>
        </w:r>
        <w:r w:rsidR="002625A1">
          <w:rPr>
            <w:noProof/>
            <w:webHidden/>
          </w:rPr>
          <w:t>44</w:t>
        </w:r>
        <w:r w:rsidR="002625A1">
          <w:rPr>
            <w:noProof/>
            <w:webHidden/>
          </w:rPr>
          <w:fldChar w:fldCharType="end"/>
        </w:r>
      </w:hyperlink>
    </w:p>
    <w:p w14:paraId="0B370AFB" w14:textId="77777777" w:rsidR="002625A1" w:rsidRDefault="0095730F">
      <w:pPr>
        <w:pStyle w:val="Tabledesillustrations"/>
        <w:tabs>
          <w:tab w:val="right" w:leader="dot" w:pos="9062"/>
        </w:tabs>
        <w:rPr>
          <w:rFonts w:eastAsiaTheme="minorEastAsia"/>
          <w:noProof/>
          <w:lang w:eastAsia="fr-FR"/>
        </w:rPr>
      </w:pPr>
      <w:hyperlink w:anchor="_Toc506977585" w:history="1">
        <w:r w:rsidR="002625A1" w:rsidRPr="009855A4">
          <w:rPr>
            <w:rStyle w:val="Lienhypertexte"/>
            <w:i/>
            <w:noProof/>
          </w:rPr>
          <w:t>Figure 7: Diagramme de séquence système « S’authentifier »</w:t>
        </w:r>
        <w:r w:rsidR="002625A1">
          <w:rPr>
            <w:noProof/>
            <w:webHidden/>
          </w:rPr>
          <w:tab/>
        </w:r>
        <w:r w:rsidR="002625A1">
          <w:rPr>
            <w:noProof/>
            <w:webHidden/>
          </w:rPr>
          <w:fldChar w:fldCharType="begin"/>
        </w:r>
        <w:r w:rsidR="002625A1">
          <w:rPr>
            <w:noProof/>
            <w:webHidden/>
          </w:rPr>
          <w:instrText xml:space="preserve"> PAGEREF _Toc506977585 \h </w:instrText>
        </w:r>
        <w:r w:rsidR="002625A1">
          <w:rPr>
            <w:noProof/>
            <w:webHidden/>
          </w:rPr>
        </w:r>
        <w:r w:rsidR="002625A1">
          <w:rPr>
            <w:noProof/>
            <w:webHidden/>
          </w:rPr>
          <w:fldChar w:fldCharType="separate"/>
        </w:r>
        <w:r w:rsidR="002625A1">
          <w:rPr>
            <w:noProof/>
            <w:webHidden/>
          </w:rPr>
          <w:t>47</w:t>
        </w:r>
        <w:r w:rsidR="002625A1">
          <w:rPr>
            <w:noProof/>
            <w:webHidden/>
          </w:rPr>
          <w:fldChar w:fldCharType="end"/>
        </w:r>
      </w:hyperlink>
    </w:p>
    <w:p w14:paraId="59AD082A" w14:textId="77777777" w:rsidR="002625A1" w:rsidRDefault="0095730F">
      <w:pPr>
        <w:pStyle w:val="Tabledesillustrations"/>
        <w:tabs>
          <w:tab w:val="right" w:leader="dot" w:pos="9062"/>
        </w:tabs>
        <w:rPr>
          <w:rFonts w:eastAsiaTheme="minorEastAsia"/>
          <w:noProof/>
          <w:lang w:eastAsia="fr-FR"/>
        </w:rPr>
      </w:pPr>
      <w:hyperlink w:anchor="_Toc506977586" w:history="1">
        <w:r w:rsidR="002625A1" w:rsidRPr="009855A4">
          <w:rPr>
            <w:rStyle w:val="Lienhypertexte"/>
            <w:i/>
            <w:noProof/>
          </w:rPr>
          <w:t>Figure 8: Diagramme de séquence système « Ajouter employé »</w:t>
        </w:r>
        <w:r w:rsidR="002625A1">
          <w:rPr>
            <w:noProof/>
            <w:webHidden/>
          </w:rPr>
          <w:tab/>
        </w:r>
        <w:r w:rsidR="002625A1">
          <w:rPr>
            <w:noProof/>
            <w:webHidden/>
          </w:rPr>
          <w:fldChar w:fldCharType="begin"/>
        </w:r>
        <w:r w:rsidR="002625A1">
          <w:rPr>
            <w:noProof/>
            <w:webHidden/>
          </w:rPr>
          <w:instrText xml:space="preserve"> PAGEREF _Toc506977586 \h </w:instrText>
        </w:r>
        <w:r w:rsidR="002625A1">
          <w:rPr>
            <w:noProof/>
            <w:webHidden/>
          </w:rPr>
        </w:r>
        <w:r w:rsidR="002625A1">
          <w:rPr>
            <w:noProof/>
            <w:webHidden/>
          </w:rPr>
          <w:fldChar w:fldCharType="separate"/>
        </w:r>
        <w:r w:rsidR="002625A1">
          <w:rPr>
            <w:noProof/>
            <w:webHidden/>
          </w:rPr>
          <w:t>48</w:t>
        </w:r>
        <w:r w:rsidR="002625A1">
          <w:rPr>
            <w:noProof/>
            <w:webHidden/>
          </w:rPr>
          <w:fldChar w:fldCharType="end"/>
        </w:r>
      </w:hyperlink>
    </w:p>
    <w:p w14:paraId="5E1F09F3" w14:textId="77777777" w:rsidR="002625A1" w:rsidRDefault="0095730F">
      <w:pPr>
        <w:pStyle w:val="Tabledesillustrations"/>
        <w:tabs>
          <w:tab w:val="right" w:leader="dot" w:pos="9062"/>
        </w:tabs>
        <w:rPr>
          <w:rFonts w:eastAsiaTheme="minorEastAsia"/>
          <w:noProof/>
          <w:lang w:eastAsia="fr-FR"/>
        </w:rPr>
      </w:pPr>
      <w:hyperlink w:anchor="_Toc506977587" w:history="1">
        <w:r w:rsidR="002625A1" w:rsidRPr="009855A4">
          <w:rPr>
            <w:rStyle w:val="Lienhypertexte"/>
            <w:i/>
            <w:noProof/>
          </w:rPr>
          <w:t>Figure 9: Diagramme de séquence système « Recherche employé »</w:t>
        </w:r>
        <w:r w:rsidR="002625A1">
          <w:rPr>
            <w:noProof/>
            <w:webHidden/>
          </w:rPr>
          <w:tab/>
        </w:r>
        <w:r w:rsidR="002625A1">
          <w:rPr>
            <w:noProof/>
            <w:webHidden/>
          </w:rPr>
          <w:fldChar w:fldCharType="begin"/>
        </w:r>
        <w:r w:rsidR="002625A1">
          <w:rPr>
            <w:noProof/>
            <w:webHidden/>
          </w:rPr>
          <w:instrText xml:space="preserve"> PAGEREF _Toc506977587 \h </w:instrText>
        </w:r>
        <w:r w:rsidR="002625A1">
          <w:rPr>
            <w:noProof/>
            <w:webHidden/>
          </w:rPr>
        </w:r>
        <w:r w:rsidR="002625A1">
          <w:rPr>
            <w:noProof/>
            <w:webHidden/>
          </w:rPr>
          <w:fldChar w:fldCharType="separate"/>
        </w:r>
        <w:r w:rsidR="002625A1">
          <w:rPr>
            <w:noProof/>
            <w:webHidden/>
          </w:rPr>
          <w:t>49</w:t>
        </w:r>
        <w:r w:rsidR="002625A1">
          <w:rPr>
            <w:noProof/>
            <w:webHidden/>
          </w:rPr>
          <w:fldChar w:fldCharType="end"/>
        </w:r>
      </w:hyperlink>
    </w:p>
    <w:p w14:paraId="67CD8F2F" w14:textId="77777777" w:rsidR="002625A1" w:rsidRDefault="0095730F">
      <w:pPr>
        <w:pStyle w:val="Tabledesillustrations"/>
        <w:tabs>
          <w:tab w:val="right" w:leader="dot" w:pos="9062"/>
        </w:tabs>
        <w:rPr>
          <w:rFonts w:eastAsiaTheme="minorEastAsia"/>
          <w:noProof/>
          <w:lang w:eastAsia="fr-FR"/>
        </w:rPr>
      </w:pPr>
      <w:hyperlink w:anchor="_Toc506977588" w:history="1">
        <w:r w:rsidR="002625A1" w:rsidRPr="009855A4">
          <w:rPr>
            <w:rStyle w:val="Lienhypertexte"/>
            <w:i/>
            <w:noProof/>
          </w:rPr>
          <w:t>Figure 10: Diagramme de séquence système « Demande d’absence »</w:t>
        </w:r>
        <w:r w:rsidR="002625A1">
          <w:rPr>
            <w:noProof/>
            <w:webHidden/>
          </w:rPr>
          <w:tab/>
        </w:r>
        <w:r w:rsidR="002625A1">
          <w:rPr>
            <w:noProof/>
            <w:webHidden/>
          </w:rPr>
          <w:fldChar w:fldCharType="begin"/>
        </w:r>
        <w:r w:rsidR="002625A1">
          <w:rPr>
            <w:noProof/>
            <w:webHidden/>
          </w:rPr>
          <w:instrText xml:space="preserve"> PAGEREF _Toc506977588 \h </w:instrText>
        </w:r>
        <w:r w:rsidR="002625A1">
          <w:rPr>
            <w:noProof/>
            <w:webHidden/>
          </w:rPr>
        </w:r>
        <w:r w:rsidR="002625A1">
          <w:rPr>
            <w:noProof/>
            <w:webHidden/>
          </w:rPr>
          <w:fldChar w:fldCharType="separate"/>
        </w:r>
        <w:r w:rsidR="002625A1">
          <w:rPr>
            <w:noProof/>
            <w:webHidden/>
          </w:rPr>
          <w:t>51</w:t>
        </w:r>
        <w:r w:rsidR="002625A1">
          <w:rPr>
            <w:noProof/>
            <w:webHidden/>
          </w:rPr>
          <w:fldChar w:fldCharType="end"/>
        </w:r>
      </w:hyperlink>
    </w:p>
    <w:p w14:paraId="53FAEB18" w14:textId="77777777" w:rsidR="002625A1" w:rsidRDefault="0095730F">
      <w:pPr>
        <w:pStyle w:val="Tabledesillustrations"/>
        <w:tabs>
          <w:tab w:val="right" w:leader="dot" w:pos="9062"/>
        </w:tabs>
        <w:rPr>
          <w:rFonts w:eastAsiaTheme="minorEastAsia"/>
          <w:noProof/>
          <w:lang w:eastAsia="fr-FR"/>
        </w:rPr>
      </w:pPr>
      <w:hyperlink w:anchor="_Toc506977589" w:history="1">
        <w:r w:rsidR="002625A1" w:rsidRPr="009855A4">
          <w:rPr>
            <w:rStyle w:val="Lienhypertexte"/>
            <w:i/>
            <w:noProof/>
          </w:rPr>
          <w:t>Figure 11: Diagramme de séquence système « Affichage liste congé »</w:t>
        </w:r>
        <w:r w:rsidR="002625A1">
          <w:rPr>
            <w:noProof/>
            <w:webHidden/>
          </w:rPr>
          <w:tab/>
        </w:r>
        <w:r w:rsidR="002625A1">
          <w:rPr>
            <w:noProof/>
            <w:webHidden/>
          </w:rPr>
          <w:fldChar w:fldCharType="begin"/>
        </w:r>
        <w:r w:rsidR="002625A1">
          <w:rPr>
            <w:noProof/>
            <w:webHidden/>
          </w:rPr>
          <w:instrText xml:space="preserve"> PAGEREF _Toc506977589 \h </w:instrText>
        </w:r>
        <w:r w:rsidR="002625A1">
          <w:rPr>
            <w:noProof/>
            <w:webHidden/>
          </w:rPr>
        </w:r>
        <w:r w:rsidR="002625A1">
          <w:rPr>
            <w:noProof/>
            <w:webHidden/>
          </w:rPr>
          <w:fldChar w:fldCharType="separate"/>
        </w:r>
        <w:r w:rsidR="002625A1">
          <w:rPr>
            <w:noProof/>
            <w:webHidden/>
          </w:rPr>
          <w:t>52</w:t>
        </w:r>
        <w:r w:rsidR="002625A1">
          <w:rPr>
            <w:noProof/>
            <w:webHidden/>
          </w:rPr>
          <w:fldChar w:fldCharType="end"/>
        </w:r>
      </w:hyperlink>
    </w:p>
    <w:p w14:paraId="5C19DC92" w14:textId="77777777" w:rsidR="002625A1" w:rsidRDefault="0095730F">
      <w:pPr>
        <w:pStyle w:val="Tabledesillustrations"/>
        <w:tabs>
          <w:tab w:val="right" w:leader="dot" w:pos="9062"/>
        </w:tabs>
        <w:rPr>
          <w:rFonts w:eastAsiaTheme="minorEastAsia"/>
          <w:noProof/>
          <w:lang w:eastAsia="fr-FR"/>
        </w:rPr>
      </w:pPr>
      <w:hyperlink w:anchor="_Toc506977590" w:history="1">
        <w:r w:rsidR="002625A1" w:rsidRPr="009855A4">
          <w:rPr>
            <w:rStyle w:val="Lienhypertexte"/>
            <w:i/>
            <w:noProof/>
          </w:rPr>
          <w:t>Figure 12: Diagramme de séquence système « Consultation historique »</w:t>
        </w:r>
        <w:r w:rsidR="002625A1">
          <w:rPr>
            <w:noProof/>
            <w:webHidden/>
          </w:rPr>
          <w:tab/>
        </w:r>
        <w:r w:rsidR="002625A1">
          <w:rPr>
            <w:noProof/>
            <w:webHidden/>
          </w:rPr>
          <w:fldChar w:fldCharType="begin"/>
        </w:r>
        <w:r w:rsidR="002625A1">
          <w:rPr>
            <w:noProof/>
            <w:webHidden/>
          </w:rPr>
          <w:instrText xml:space="preserve"> PAGEREF _Toc506977590 \h </w:instrText>
        </w:r>
        <w:r w:rsidR="002625A1">
          <w:rPr>
            <w:noProof/>
            <w:webHidden/>
          </w:rPr>
        </w:r>
        <w:r w:rsidR="002625A1">
          <w:rPr>
            <w:noProof/>
            <w:webHidden/>
          </w:rPr>
          <w:fldChar w:fldCharType="separate"/>
        </w:r>
        <w:r w:rsidR="002625A1">
          <w:rPr>
            <w:noProof/>
            <w:webHidden/>
          </w:rPr>
          <w:t>53</w:t>
        </w:r>
        <w:r w:rsidR="002625A1">
          <w:rPr>
            <w:noProof/>
            <w:webHidden/>
          </w:rPr>
          <w:fldChar w:fldCharType="end"/>
        </w:r>
      </w:hyperlink>
    </w:p>
    <w:p w14:paraId="672FB99C" w14:textId="77777777" w:rsidR="002625A1" w:rsidRDefault="0095730F">
      <w:pPr>
        <w:pStyle w:val="Tabledesillustrations"/>
        <w:tabs>
          <w:tab w:val="right" w:leader="dot" w:pos="9062"/>
        </w:tabs>
        <w:rPr>
          <w:rFonts w:eastAsiaTheme="minorEastAsia"/>
          <w:noProof/>
          <w:lang w:eastAsia="fr-FR"/>
        </w:rPr>
      </w:pPr>
      <w:hyperlink w:anchor="_Toc506977591" w:history="1">
        <w:r w:rsidR="002625A1" w:rsidRPr="009855A4">
          <w:rPr>
            <w:rStyle w:val="Lienhypertexte"/>
            <w:i/>
            <w:noProof/>
          </w:rPr>
          <w:t>Figure 13: Architecture MVC dans Symfony</w:t>
        </w:r>
        <w:r w:rsidR="002625A1">
          <w:rPr>
            <w:noProof/>
            <w:webHidden/>
          </w:rPr>
          <w:tab/>
        </w:r>
        <w:r w:rsidR="002625A1">
          <w:rPr>
            <w:noProof/>
            <w:webHidden/>
          </w:rPr>
          <w:fldChar w:fldCharType="begin"/>
        </w:r>
        <w:r w:rsidR="002625A1">
          <w:rPr>
            <w:noProof/>
            <w:webHidden/>
          </w:rPr>
          <w:instrText xml:space="preserve"> PAGEREF _Toc506977591 \h </w:instrText>
        </w:r>
        <w:r w:rsidR="002625A1">
          <w:rPr>
            <w:noProof/>
            <w:webHidden/>
          </w:rPr>
        </w:r>
        <w:r w:rsidR="002625A1">
          <w:rPr>
            <w:noProof/>
            <w:webHidden/>
          </w:rPr>
          <w:fldChar w:fldCharType="separate"/>
        </w:r>
        <w:r w:rsidR="002625A1">
          <w:rPr>
            <w:noProof/>
            <w:webHidden/>
          </w:rPr>
          <w:t>54</w:t>
        </w:r>
        <w:r w:rsidR="002625A1">
          <w:rPr>
            <w:noProof/>
            <w:webHidden/>
          </w:rPr>
          <w:fldChar w:fldCharType="end"/>
        </w:r>
      </w:hyperlink>
    </w:p>
    <w:p w14:paraId="2CF07715" w14:textId="77777777" w:rsidR="002625A1" w:rsidRDefault="0095730F">
      <w:pPr>
        <w:pStyle w:val="Tabledesillustrations"/>
        <w:tabs>
          <w:tab w:val="right" w:leader="dot" w:pos="9062"/>
        </w:tabs>
        <w:rPr>
          <w:rFonts w:eastAsiaTheme="minorEastAsia"/>
          <w:noProof/>
          <w:lang w:eastAsia="fr-FR"/>
        </w:rPr>
      </w:pPr>
      <w:hyperlink w:anchor="_Toc506977592" w:history="1">
        <w:r w:rsidR="002625A1" w:rsidRPr="009855A4">
          <w:rPr>
            <w:rStyle w:val="Lienhypertexte"/>
            <w:i/>
            <w:noProof/>
          </w:rPr>
          <w:t>Figure 14: Diagramme de séquence de conception pour le cas d'utilisation "S'authentifier"</w:t>
        </w:r>
        <w:r w:rsidR="002625A1">
          <w:rPr>
            <w:noProof/>
            <w:webHidden/>
          </w:rPr>
          <w:tab/>
        </w:r>
        <w:r w:rsidR="002625A1">
          <w:rPr>
            <w:noProof/>
            <w:webHidden/>
          </w:rPr>
          <w:fldChar w:fldCharType="begin"/>
        </w:r>
        <w:r w:rsidR="002625A1">
          <w:rPr>
            <w:noProof/>
            <w:webHidden/>
          </w:rPr>
          <w:instrText xml:space="preserve"> PAGEREF _Toc506977592 \h </w:instrText>
        </w:r>
        <w:r w:rsidR="002625A1">
          <w:rPr>
            <w:noProof/>
            <w:webHidden/>
          </w:rPr>
        </w:r>
        <w:r w:rsidR="002625A1">
          <w:rPr>
            <w:noProof/>
            <w:webHidden/>
          </w:rPr>
          <w:fldChar w:fldCharType="separate"/>
        </w:r>
        <w:r w:rsidR="002625A1">
          <w:rPr>
            <w:noProof/>
            <w:webHidden/>
          </w:rPr>
          <w:t>55</w:t>
        </w:r>
        <w:r w:rsidR="002625A1">
          <w:rPr>
            <w:noProof/>
            <w:webHidden/>
          </w:rPr>
          <w:fldChar w:fldCharType="end"/>
        </w:r>
      </w:hyperlink>
    </w:p>
    <w:p w14:paraId="20151934" w14:textId="77777777" w:rsidR="002625A1" w:rsidRDefault="0095730F">
      <w:pPr>
        <w:pStyle w:val="Tabledesillustrations"/>
        <w:tabs>
          <w:tab w:val="right" w:leader="dot" w:pos="9062"/>
        </w:tabs>
        <w:rPr>
          <w:rFonts w:eastAsiaTheme="minorEastAsia"/>
          <w:noProof/>
          <w:lang w:eastAsia="fr-FR"/>
        </w:rPr>
      </w:pPr>
      <w:hyperlink w:anchor="_Toc506977593" w:history="1">
        <w:r w:rsidR="002625A1" w:rsidRPr="009855A4">
          <w:rPr>
            <w:rStyle w:val="Lienhypertexte"/>
            <w:i/>
            <w:noProof/>
          </w:rPr>
          <w:t>Figure 15: Diagramme de séquence de conception pour le cas d’utilisation "Faire du recherche".</w:t>
        </w:r>
        <w:r w:rsidR="002625A1">
          <w:rPr>
            <w:noProof/>
            <w:webHidden/>
          </w:rPr>
          <w:tab/>
        </w:r>
        <w:r w:rsidR="002625A1">
          <w:rPr>
            <w:noProof/>
            <w:webHidden/>
          </w:rPr>
          <w:fldChar w:fldCharType="begin"/>
        </w:r>
        <w:r w:rsidR="002625A1">
          <w:rPr>
            <w:noProof/>
            <w:webHidden/>
          </w:rPr>
          <w:instrText xml:space="preserve"> PAGEREF _Toc506977593 \h </w:instrText>
        </w:r>
        <w:r w:rsidR="002625A1">
          <w:rPr>
            <w:noProof/>
            <w:webHidden/>
          </w:rPr>
        </w:r>
        <w:r w:rsidR="002625A1">
          <w:rPr>
            <w:noProof/>
            <w:webHidden/>
          </w:rPr>
          <w:fldChar w:fldCharType="separate"/>
        </w:r>
        <w:r w:rsidR="002625A1">
          <w:rPr>
            <w:noProof/>
            <w:webHidden/>
          </w:rPr>
          <w:t>56</w:t>
        </w:r>
        <w:r w:rsidR="002625A1">
          <w:rPr>
            <w:noProof/>
            <w:webHidden/>
          </w:rPr>
          <w:fldChar w:fldCharType="end"/>
        </w:r>
      </w:hyperlink>
    </w:p>
    <w:p w14:paraId="647498AF" w14:textId="77777777" w:rsidR="002625A1" w:rsidRDefault="0095730F">
      <w:pPr>
        <w:pStyle w:val="Tabledesillustrations"/>
        <w:tabs>
          <w:tab w:val="right" w:leader="dot" w:pos="9062"/>
        </w:tabs>
        <w:rPr>
          <w:rFonts w:eastAsiaTheme="minorEastAsia"/>
          <w:noProof/>
          <w:lang w:eastAsia="fr-FR"/>
        </w:rPr>
      </w:pPr>
      <w:hyperlink w:anchor="_Toc506977594" w:history="1">
        <w:r w:rsidR="002625A1" w:rsidRPr="009855A4">
          <w:rPr>
            <w:rStyle w:val="Lienhypertexte"/>
            <w:i/>
            <w:noProof/>
          </w:rPr>
          <w:t>Figure 16: Diagramme de séquence de conception pour le cas d’utilisation "afficher liste".</w:t>
        </w:r>
        <w:r w:rsidR="002625A1">
          <w:rPr>
            <w:noProof/>
            <w:webHidden/>
          </w:rPr>
          <w:tab/>
        </w:r>
        <w:r w:rsidR="002625A1">
          <w:rPr>
            <w:noProof/>
            <w:webHidden/>
          </w:rPr>
          <w:fldChar w:fldCharType="begin"/>
        </w:r>
        <w:r w:rsidR="002625A1">
          <w:rPr>
            <w:noProof/>
            <w:webHidden/>
          </w:rPr>
          <w:instrText xml:space="preserve"> PAGEREF _Toc506977594 \h </w:instrText>
        </w:r>
        <w:r w:rsidR="002625A1">
          <w:rPr>
            <w:noProof/>
            <w:webHidden/>
          </w:rPr>
        </w:r>
        <w:r w:rsidR="002625A1">
          <w:rPr>
            <w:noProof/>
            <w:webHidden/>
          </w:rPr>
          <w:fldChar w:fldCharType="separate"/>
        </w:r>
        <w:r w:rsidR="002625A1">
          <w:rPr>
            <w:noProof/>
            <w:webHidden/>
          </w:rPr>
          <w:t>56</w:t>
        </w:r>
        <w:r w:rsidR="002625A1">
          <w:rPr>
            <w:noProof/>
            <w:webHidden/>
          </w:rPr>
          <w:fldChar w:fldCharType="end"/>
        </w:r>
      </w:hyperlink>
    </w:p>
    <w:p w14:paraId="681265A3" w14:textId="77777777" w:rsidR="002625A1" w:rsidRDefault="0095730F">
      <w:pPr>
        <w:pStyle w:val="Tabledesillustrations"/>
        <w:tabs>
          <w:tab w:val="right" w:leader="dot" w:pos="9062"/>
        </w:tabs>
        <w:rPr>
          <w:rFonts w:eastAsiaTheme="minorEastAsia"/>
          <w:noProof/>
          <w:lang w:eastAsia="fr-FR"/>
        </w:rPr>
      </w:pPr>
      <w:hyperlink w:anchor="_Toc506977595" w:history="1">
        <w:r w:rsidR="002625A1" w:rsidRPr="009855A4">
          <w:rPr>
            <w:rStyle w:val="Lienhypertexte"/>
            <w:i/>
            <w:noProof/>
          </w:rPr>
          <w:t>Figure 17: Diagramme de séquence de conception pour le cas d’utilisation " demande d’absence".</w:t>
        </w:r>
        <w:r w:rsidR="002625A1">
          <w:rPr>
            <w:noProof/>
            <w:webHidden/>
          </w:rPr>
          <w:tab/>
        </w:r>
        <w:r w:rsidR="002625A1">
          <w:rPr>
            <w:noProof/>
            <w:webHidden/>
          </w:rPr>
          <w:fldChar w:fldCharType="begin"/>
        </w:r>
        <w:r w:rsidR="002625A1">
          <w:rPr>
            <w:noProof/>
            <w:webHidden/>
          </w:rPr>
          <w:instrText xml:space="preserve"> PAGEREF _Toc506977595 \h </w:instrText>
        </w:r>
        <w:r w:rsidR="002625A1">
          <w:rPr>
            <w:noProof/>
            <w:webHidden/>
          </w:rPr>
        </w:r>
        <w:r w:rsidR="002625A1">
          <w:rPr>
            <w:noProof/>
            <w:webHidden/>
          </w:rPr>
          <w:fldChar w:fldCharType="separate"/>
        </w:r>
        <w:r w:rsidR="002625A1">
          <w:rPr>
            <w:noProof/>
            <w:webHidden/>
          </w:rPr>
          <w:t>57</w:t>
        </w:r>
        <w:r w:rsidR="002625A1">
          <w:rPr>
            <w:noProof/>
            <w:webHidden/>
          </w:rPr>
          <w:fldChar w:fldCharType="end"/>
        </w:r>
      </w:hyperlink>
    </w:p>
    <w:p w14:paraId="24D205EB" w14:textId="77777777" w:rsidR="002625A1" w:rsidRDefault="0095730F">
      <w:pPr>
        <w:pStyle w:val="Tabledesillustrations"/>
        <w:tabs>
          <w:tab w:val="right" w:leader="dot" w:pos="9062"/>
        </w:tabs>
        <w:rPr>
          <w:rFonts w:eastAsiaTheme="minorEastAsia"/>
          <w:noProof/>
          <w:lang w:eastAsia="fr-FR"/>
        </w:rPr>
      </w:pPr>
      <w:hyperlink w:anchor="_Toc506977596" w:history="1">
        <w:r w:rsidR="002625A1" w:rsidRPr="009855A4">
          <w:rPr>
            <w:rStyle w:val="Lienhypertexte"/>
            <w:i/>
            <w:noProof/>
          </w:rPr>
          <w:t>Figure 18: Diagramme de classe de conception pour le cas d’utilisation " demande d’absence".</w:t>
        </w:r>
        <w:r w:rsidR="002625A1">
          <w:rPr>
            <w:noProof/>
            <w:webHidden/>
          </w:rPr>
          <w:tab/>
        </w:r>
        <w:r w:rsidR="002625A1">
          <w:rPr>
            <w:noProof/>
            <w:webHidden/>
          </w:rPr>
          <w:fldChar w:fldCharType="begin"/>
        </w:r>
        <w:r w:rsidR="002625A1">
          <w:rPr>
            <w:noProof/>
            <w:webHidden/>
          </w:rPr>
          <w:instrText xml:space="preserve"> PAGEREF _Toc506977596 \h </w:instrText>
        </w:r>
        <w:r w:rsidR="002625A1">
          <w:rPr>
            <w:noProof/>
            <w:webHidden/>
          </w:rPr>
        </w:r>
        <w:r w:rsidR="002625A1">
          <w:rPr>
            <w:noProof/>
            <w:webHidden/>
          </w:rPr>
          <w:fldChar w:fldCharType="separate"/>
        </w:r>
        <w:r w:rsidR="002625A1">
          <w:rPr>
            <w:noProof/>
            <w:webHidden/>
          </w:rPr>
          <w:t>58</w:t>
        </w:r>
        <w:r w:rsidR="002625A1">
          <w:rPr>
            <w:noProof/>
            <w:webHidden/>
          </w:rPr>
          <w:fldChar w:fldCharType="end"/>
        </w:r>
      </w:hyperlink>
    </w:p>
    <w:p w14:paraId="2839CAD6" w14:textId="77777777" w:rsidR="002625A1" w:rsidRDefault="0095730F">
      <w:pPr>
        <w:pStyle w:val="Tabledesillustrations"/>
        <w:tabs>
          <w:tab w:val="right" w:leader="dot" w:pos="9062"/>
        </w:tabs>
        <w:rPr>
          <w:rFonts w:eastAsiaTheme="minorEastAsia"/>
          <w:noProof/>
          <w:lang w:eastAsia="fr-FR"/>
        </w:rPr>
      </w:pPr>
      <w:hyperlink w:anchor="_Toc506977597" w:history="1">
        <w:r w:rsidR="002625A1" w:rsidRPr="009855A4">
          <w:rPr>
            <w:rStyle w:val="Lienhypertexte"/>
            <w:i/>
            <w:noProof/>
          </w:rPr>
          <w:t>Figure 19: Diagramme de classe de conception pour le cas d’utilisation « faire de la recherche »</w:t>
        </w:r>
        <w:r w:rsidR="002625A1">
          <w:rPr>
            <w:noProof/>
            <w:webHidden/>
          </w:rPr>
          <w:tab/>
        </w:r>
        <w:r w:rsidR="002625A1">
          <w:rPr>
            <w:noProof/>
            <w:webHidden/>
          </w:rPr>
          <w:fldChar w:fldCharType="begin"/>
        </w:r>
        <w:r w:rsidR="002625A1">
          <w:rPr>
            <w:noProof/>
            <w:webHidden/>
          </w:rPr>
          <w:instrText xml:space="preserve"> PAGEREF _Toc506977597 \h </w:instrText>
        </w:r>
        <w:r w:rsidR="002625A1">
          <w:rPr>
            <w:noProof/>
            <w:webHidden/>
          </w:rPr>
        </w:r>
        <w:r w:rsidR="002625A1">
          <w:rPr>
            <w:noProof/>
            <w:webHidden/>
          </w:rPr>
          <w:fldChar w:fldCharType="separate"/>
        </w:r>
        <w:r w:rsidR="002625A1">
          <w:rPr>
            <w:noProof/>
            <w:webHidden/>
          </w:rPr>
          <w:t>58</w:t>
        </w:r>
        <w:r w:rsidR="002625A1">
          <w:rPr>
            <w:noProof/>
            <w:webHidden/>
          </w:rPr>
          <w:fldChar w:fldCharType="end"/>
        </w:r>
      </w:hyperlink>
    </w:p>
    <w:p w14:paraId="4C272BA3" w14:textId="77777777" w:rsidR="002625A1" w:rsidRDefault="0095730F">
      <w:pPr>
        <w:pStyle w:val="Tabledesillustrations"/>
        <w:tabs>
          <w:tab w:val="right" w:leader="dot" w:pos="9062"/>
        </w:tabs>
        <w:rPr>
          <w:rFonts w:eastAsiaTheme="minorEastAsia"/>
          <w:noProof/>
          <w:lang w:eastAsia="fr-FR"/>
        </w:rPr>
      </w:pPr>
      <w:hyperlink w:anchor="_Toc506977598" w:history="1">
        <w:r w:rsidR="002625A1" w:rsidRPr="009855A4">
          <w:rPr>
            <w:rStyle w:val="Lienhypertexte"/>
            <w:i/>
            <w:noProof/>
          </w:rPr>
          <w:t>Figure 20: Diagramme de classe conception pour le cas d’utilisation « affiche liste ».</w:t>
        </w:r>
        <w:r w:rsidR="002625A1">
          <w:rPr>
            <w:noProof/>
            <w:webHidden/>
          </w:rPr>
          <w:tab/>
        </w:r>
        <w:r w:rsidR="002625A1">
          <w:rPr>
            <w:noProof/>
            <w:webHidden/>
          </w:rPr>
          <w:fldChar w:fldCharType="begin"/>
        </w:r>
        <w:r w:rsidR="002625A1">
          <w:rPr>
            <w:noProof/>
            <w:webHidden/>
          </w:rPr>
          <w:instrText xml:space="preserve"> PAGEREF _Toc506977598 \h </w:instrText>
        </w:r>
        <w:r w:rsidR="002625A1">
          <w:rPr>
            <w:noProof/>
            <w:webHidden/>
          </w:rPr>
        </w:r>
        <w:r w:rsidR="002625A1">
          <w:rPr>
            <w:noProof/>
            <w:webHidden/>
          </w:rPr>
          <w:fldChar w:fldCharType="separate"/>
        </w:r>
        <w:r w:rsidR="002625A1">
          <w:rPr>
            <w:noProof/>
            <w:webHidden/>
          </w:rPr>
          <w:t>59</w:t>
        </w:r>
        <w:r w:rsidR="002625A1">
          <w:rPr>
            <w:noProof/>
            <w:webHidden/>
          </w:rPr>
          <w:fldChar w:fldCharType="end"/>
        </w:r>
      </w:hyperlink>
    </w:p>
    <w:p w14:paraId="15C1F963" w14:textId="77777777" w:rsidR="002625A1" w:rsidRDefault="0095730F">
      <w:pPr>
        <w:pStyle w:val="Tabledesillustrations"/>
        <w:tabs>
          <w:tab w:val="right" w:leader="dot" w:pos="9062"/>
        </w:tabs>
        <w:rPr>
          <w:rFonts w:eastAsiaTheme="minorEastAsia"/>
          <w:noProof/>
          <w:lang w:eastAsia="fr-FR"/>
        </w:rPr>
      </w:pPr>
      <w:hyperlink w:anchor="_Toc506977599" w:history="1">
        <w:r w:rsidR="002625A1" w:rsidRPr="009855A4">
          <w:rPr>
            <w:rStyle w:val="Lienhypertexte"/>
            <w:i/>
            <w:noProof/>
          </w:rPr>
          <w:t>Figure 21: Diagramme de classe conception pour le cas d’utilisation « demande d’absence »</w:t>
        </w:r>
        <w:r w:rsidR="002625A1">
          <w:rPr>
            <w:noProof/>
            <w:webHidden/>
          </w:rPr>
          <w:tab/>
        </w:r>
        <w:r w:rsidR="002625A1">
          <w:rPr>
            <w:noProof/>
            <w:webHidden/>
          </w:rPr>
          <w:fldChar w:fldCharType="begin"/>
        </w:r>
        <w:r w:rsidR="002625A1">
          <w:rPr>
            <w:noProof/>
            <w:webHidden/>
          </w:rPr>
          <w:instrText xml:space="preserve"> PAGEREF _Toc506977599 \h </w:instrText>
        </w:r>
        <w:r w:rsidR="002625A1">
          <w:rPr>
            <w:noProof/>
            <w:webHidden/>
          </w:rPr>
        </w:r>
        <w:r w:rsidR="002625A1">
          <w:rPr>
            <w:noProof/>
            <w:webHidden/>
          </w:rPr>
          <w:fldChar w:fldCharType="separate"/>
        </w:r>
        <w:r w:rsidR="002625A1">
          <w:rPr>
            <w:noProof/>
            <w:webHidden/>
          </w:rPr>
          <w:t>60</w:t>
        </w:r>
        <w:r w:rsidR="002625A1">
          <w:rPr>
            <w:noProof/>
            <w:webHidden/>
          </w:rPr>
          <w:fldChar w:fldCharType="end"/>
        </w:r>
      </w:hyperlink>
    </w:p>
    <w:p w14:paraId="4D891764" w14:textId="77777777" w:rsidR="002625A1" w:rsidRDefault="0095730F">
      <w:pPr>
        <w:pStyle w:val="Tabledesillustrations"/>
        <w:tabs>
          <w:tab w:val="right" w:leader="dot" w:pos="9062"/>
        </w:tabs>
        <w:rPr>
          <w:rFonts w:eastAsiaTheme="minorEastAsia"/>
          <w:noProof/>
          <w:lang w:eastAsia="fr-FR"/>
        </w:rPr>
      </w:pPr>
      <w:hyperlink w:anchor="_Toc506977600" w:history="1">
        <w:r w:rsidR="002625A1" w:rsidRPr="009855A4">
          <w:rPr>
            <w:rStyle w:val="Lienhypertexte"/>
            <w:i/>
            <w:noProof/>
          </w:rPr>
          <w:t>Figure 22: Diagramme de classe</w:t>
        </w:r>
        <w:r w:rsidR="002625A1">
          <w:rPr>
            <w:noProof/>
            <w:webHidden/>
          </w:rPr>
          <w:tab/>
        </w:r>
        <w:r w:rsidR="002625A1">
          <w:rPr>
            <w:noProof/>
            <w:webHidden/>
          </w:rPr>
          <w:fldChar w:fldCharType="begin"/>
        </w:r>
        <w:r w:rsidR="002625A1">
          <w:rPr>
            <w:noProof/>
            <w:webHidden/>
          </w:rPr>
          <w:instrText xml:space="preserve"> PAGEREF _Toc506977600 \h </w:instrText>
        </w:r>
        <w:r w:rsidR="002625A1">
          <w:rPr>
            <w:noProof/>
            <w:webHidden/>
          </w:rPr>
        </w:r>
        <w:r w:rsidR="002625A1">
          <w:rPr>
            <w:noProof/>
            <w:webHidden/>
          </w:rPr>
          <w:fldChar w:fldCharType="separate"/>
        </w:r>
        <w:r w:rsidR="002625A1">
          <w:rPr>
            <w:noProof/>
            <w:webHidden/>
          </w:rPr>
          <w:t>62</w:t>
        </w:r>
        <w:r w:rsidR="002625A1">
          <w:rPr>
            <w:noProof/>
            <w:webHidden/>
          </w:rPr>
          <w:fldChar w:fldCharType="end"/>
        </w:r>
      </w:hyperlink>
    </w:p>
    <w:p w14:paraId="1F533BA9" w14:textId="77777777" w:rsidR="002625A1" w:rsidRDefault="0095730F">
      <w:pPr>
        <w:pStyle w:val="Tabledesillustrations"/>
        <w:tabs>
          <w:tab w:val="right" w:leader="dot" w:pos="9062"/>
        </w:tabs>
        <w:rPr>
          <w:rFonts w:eastAsiaTheme="minorEastAsia"/>
          <w:noProof/>
          <w:lang w:eastAsia="fr-FR"/>
        </w:rPr>
      </w:pPr>
      <w:hyperlink w:anchor="_Toc506977601" w:history="1">
        <w:r w:rsidR="002625A1" w:rsidRPr="009855A4">
          <w:rPr>
            <w:rStyle w:val="Lienhypertexte"/>
            <w:i/>
            <w:noProof/>
          </w:rPr>
          <w:t>Figure 23: Diagramme de paquetages</w:t>
        </w:r>
        <w:r w:rsidR="002625A1">
          <w:rPr>
            <w:noProof/>
            <w:webHidden/>
          </w:rPr>
          <w:tab/>
        </w:r>
        <w:r w:rsidR="002625A1">
          <w:rPr>
            <w:noProof/>
            <w:webHidden/>
          </w:rPr>
          <w:fldChar w:fldCharType="begin"/>
        </w:r>
        <w:r w:rsidR="002625A1">
          <w:rPr>
            <w:noProof/>
            <w:webHidden/>
          </w:rPr>
          <w:instrText xml:space="preserve"> PAGEREF _Toc506977601 \h </w:instrText>
        </w:r>
        <w:r w:rsidR="002625A1">
          <w:rPr>
            <w:noProof/>
            <w:webHidden/>
          </w:rPr>
        </w:r>
        <w:r w:rsidR="002625A1">
          <w:rPr>
            <w:noProof/>
            <w:webHidden/>
          </w:rPr>
          <w:fldChar w:fldCharType="separate"/>
        </w:r>
        <w:r w:rsidR="002625A1">
          <w:rPr>
            <w:noProof/>
            <w:webHidden/>
          </w:rPr>
          <w:t>64</w:t>
        </w:r>
        <w:r w:rsidR="002625A1">
          <w:rPr>
            <w:noProof/>
            <w:webHidden/>
          </w:rPr>
          <w:fldChar w:fldCharType="end"/>
        </w:r>
      </w:hyperlink>
    </w:p>
    <w:p w14:paraId="57247E30" w14:textId="77777777" w:rsidR="002625A1" w:rsidRDefault="0095730F">
      <w:pPr>
        <w:pStyle w:val="Tabledesillustrations"/>
        <w:tabs>
          <w:tab w:val="right" w:leader="dot" w:pos="9062"/>
        </w:tabs>
        <w:rPr>
          <w:rFonts w:eastAsiaTheme="minorEastAsia"/>
          <w:noProof/>
          <w:lang w:eastAsia="fr-FR"/>
        </w:rPr>
      </w:pPr>
      <w:hyperlink w:anchor="_Toc506977602" w:history="1">
        <w:r w:rsidR="002625A1" w:rsidRPr="009855A4">
          <w:rPr>
            <w:rStyle w:val="Lienhypertexte"/>
            <w:i/>
            <w:noProof/>
          </w:rPr>
          <w:t>Figure 24: Diagramme de déploiement</w:t>
        </w:r>
        <w:r w:rsidR="002625A1">
          <w:rPr>
            <w:noProof/>
            <w:webHidden/>
          </w:rPr>
          <w:tab/>
        </w:r>
        <w:r w:rsidR="002625A1">
          <w:rPr>
            <w:noProof/>
            <w:webHidden/>
          </w:rPr>
          <w:fldChar w:fldCharType="begin"/>
        </w:r>
        <w:r w:rsidR="002625A1">
          <w:rPr>
            <w:noProof/>
            <w:webHidden/>
          </w:rPr>
          <w:instrText xml:space="preserve"> PAGEREF _Toc506977602 \h </w:instrText>
        </w:r>
        <w:r w:rsidR="002625A1">
          <w:rPr>
            <w:noProof/>
            <w:webHidden/>
          </w:rPr>
        </w:r>
        <w:r w:rsidR="002625A1">
          <w:rPr>
            <w:noProof/>
            <w:webHidden/>
          </w:rPr>
          <w:fldChar w:fldCharType="separate"/>
        </w:r>
        <w:r w:rsidR="002625A1">
          <w:rPr>
            <w:noProof/>
            <w:webHidden/>
          </w:rPr>
          <w:t>65</w:t>
        </w:r>
        <w:r w:rsidR="002625A1">
          <w:rPr>
            <w:noProof/>
            <w:webHidden/>
          </w:rPr>
          <w:fldChar w:fldCharType="end"/>
        </w:r>
      </w:hyperlink>
    </w:p>
    <w:p w14:paraId="2E09CF54" w14:textId="77777777" w:rsidR="002625A1" w:rsidRDefault="0095730F">
      <w:pPr>
        <w:pStyle w:val="Tabledesillustrations"/>
        <w:tabs>
          <w:tab w:val="right" w:leader="dot" w:pos="9062"/>
        </w:tabs>
        <w:rPr>
          <w:rFonts w:eastAsiaTheme="minorEastAsia"/>
          <w:noProof/>
          <w:lang w:eastAsia="fr-FR"/>
        </w:rPr>
      </w:pPr>
      <w:hyperlink w:anchor="_Toc506977603" w:history="1">
        <w:r w:rsidR="002625A1" w:rsidRPr="009855A4">
          <w:rPr>
            <w:rStyle w:val="Lienhypertexte"/>
            <w:i/>
            <w:noProof/>
          </w:rPr>
          <w:t>Figure 25: Démarrage de Visual paradigm.</w:t>
        </w:r>
        <w:r w:rsidR="002625A1">
          <w:rPr>
            <w:noProof/>
            <w:webHidden/>
          </w:rPr>
          <w:tab/>
        </w:r>
        <w:r w:rsidR="002625A1">
          <w:rPr>
            <w:noProof/>
            <w:webHidden/>
          </w:rPr>
          <w:fldChar w:fldCharType="begin"/>
        </w:r>
        <w:r w:rsidR="002625A1">
          <w:rPr>
            <w:noProof/>
            <w:webHidden/>
          </w:rPr>
          <w:instrText xml:space="preserve"> PAGEREF _Toc506977603 \h </w:instrText>
        </w:r>
        <w:r w:rsidR="002625A1">
          <w:rPr>
            <w:noProof/>
            <w:webHidden/>
          </w:rPr>
        </w:r>
        <w:r w:rsidR="002625A1">
          <w:rPr>
            <w:noProof/>
            <w:webHidden/>
          </w:rPr>
          <w:fldChar w:fldCharType="separate"/>
        </w:r>
        <w:r w:rsidR="002625A1">
          <w:rPr>
            <w:noProof/>
            <w:webHidden/>
          </w:rPr>
          <w:t>67</w:t>
        </w:r>
        <w:r w:rsidR="002625A1">
          <w:rPr>
            <w:noProof/>
            <w:webHidden/>
          </w:rPr>
          <w:fldChar w:fldCharType="end"/>
        </w:r>
      </w:hyperlink>
    </w:p>
    <w:p w14:paraId="4963A5D4" w14:textId="77777777" w:rsidR="002625A1" w:rsidRDefault="0095730F">
      <w:pPr>
        <w:pStyle w:val="Tabledesillustrations"/>
        <w:tabs>
          <w:tab w:val="right" w:leader="dot" w:pos="9062"/>
        </w:tabs>
        <w:rPr>
          <w:rFonts w:eastAsiaTheme="minorEastAsia"/>
          <w:noProof/>
          <w:lang w:eastAsia="fr-FR"/>
        </w:rPr>
      </w:pPr>
      <w:hyperlink w:anchor="_Toc506977604" w:history="1">
        <w:r w:rsidR="002625A1" w:rsidRPr="009855A4">
          <w:rPr>
            <w:rStyle w:val="Lienhypertexte"/>
            <w:i/>
            <w:noProof/>
          </w:rPr>
          <w:t>Figure 26: Démarrage de NetBeans.</w:t>
        </w:r>
        <w:r w:rsidR="002625A1">
          <w:rPr>
            <w:noProof/>
            <w:webHidden/>
          </w:rPr>
          <w:tab/>
        </w:r>
        <w:r w:rsidR="002625A1">
          <w:rPr>
            <w:noProof/>
            <w:webHidden/>
          </w:rPr>
          <w:fldChar w:fldCharType="begin"/>
        </w:r>
        <w:r w:rsidR="002625A1">
          <w:rPr>
            <w:noProof/>
            <w:webHidden/>
          </w:rPr>
          <w:instrText xml:space="preserve"> PAGEREF _Toc506977604 \h </w:instrText>
        </w:r>
        <w:r w:rsidR="002625A1">
          <w:rPr>
            <w:noProof/>
            <w:webHidden/>
          </w:rPr>
        </w:r>
        <w:r w:rsidR="002625A1">
          <w:rPr>
            <w:noProof/>
            <w:webHidden/>
          </w:rPr>
          <w:fldChar w:fldCharType="separate"/>
        </w:r>
        <w:r w:rsidR="002625A1">
          <w:rPr>
            <w:noProof/>
            <w:webHidden/>
          </w:rPr>
          <w:t>70</w:t>
        </w:r>
        <w:r w:rsidR="002625A1">
          <w:rPr>
            <w:noProof/>
            <w:webHidden/>
          </w:rPr>
          <w:fldChar w:fldCharType="end"/>
        </w:r>
      </w:hyperlink>
    </w:p>
    <w:p w14:paraId="0EDD8777" w14:textId="77777777" w:rsidR="002625A1" w:rsidRDefault="0095730F">
      <w:pPr>
        <w:pStyle w:val="Tabledesillustrations"/>
        <w:tabs>
          <w:tab w:val="right" w:leader="dot" w:pos="9062"/>
        </w:tabs>
        <w:rPr>
          <w:rFonts w:eastAsiaTheme="minorEastAsia"/>
          <w:noProof/>
          <w:lang w:eastAsia="fr-FR"/>
        </w:rPr>
      </w:pPr>
      <w:hyperlink w:anchor="_Toc506977605" w:history="1">
        <w:r w:rsidR="002625A1" w:rsidRPr="009855A4">
          <w:rPr>
            <w:rStyle w:val="Lienhypertexte"/>
            <w:i/>
            <w:noProof/>
          </w:rPr>
          <w:t>Figure 27: Page d'accueil NetBeans.</w:t>
        </w:r>
        <w:r w:rsidR="002625A1">
          <w:rPr>
            <w:noProof/>
            <w:webHidden/>
          </w:rPr>
          <w:tab/>
        </w:r>
        <w:r w:rsidR="002625A1">
          <w:rPr>
            <w:noProof/>
            <w:webHidden/>
          </w:rPr>
          <w:fldChar w:fldCharType="begin"/>
        </w:r>
        <w:r w:rsidR="002625A1">
          <w:rPr>
            <w:noProof/>
            <w:webHidden/>
          </w:rPr>
          <w:instrText xml:space="preserve"> PAGEREF _Toc506977605 \h </w:instrText>
        </w:r>
        <w:r w:rsidR="002625A1">
          <w:rPr>
            <w:noProof/>
            <w:webHidden/>
          </w:rPr>
        </w:r>
        <w:r w:rsidR="002625A1">
          <w:rPr>
            <w:noProof/>
            <w:webHidden/>
          </w:rPr>
          <w:fldChar w:fldCharType="separate"/>
        </w:r>
        <w:r w:rsidR="002625A1">
          <w:rPr>
            <w:noProof/>
            <w:webHidden/>
          </w:rPr>
          <w:t>70</w:t>
        </w:r>
        <w:r w:rsidR="002625A1">
          <w:rPr>
            <w:noProof/>
            <w:webHidden/>
          </w:rPr>
          <w:fldChar w:fldCharType="end"/>
        </w:r>
      </w:hyperlink>
    </w:p>
    <w:p w14:paraId="63A2A4B7" w14:textId="77777777" w:rsidR="002625A1" w:rsidRDefault="0095730F">
      <w:pPr>
        <w:pStyle w:val="Tabledesillustrations"/>
        <w:tabs>
          <w:tab w:val="right" w:leader="dot" w:pos="9062"/>
        </w:tabs>
        <w:rPr>
          <w:rFonts w:eastAsiaTheme="minorEastAsia"/>
          <w:noProof/>
          <w:lang w:eastAsia="fr-FR"/>
        </w:rPr>
      </w:pPr>
      <w:hyperlink w:anchor="_Toc506977606" w:history="1">
        <w:r w:rsidR="002625A1" w:rsidRPr="009855A4">
          <w:rPr>
            <w:rStyle w:val="Lienhypertexte"/>
            <w:i/>
            <w:noProof/>
          </w:rPr>
          <w:t>Figure 28: Architecture de l'application</w:t>
        </w:r>
        <w:r w:rsidR="002625A1">
          <w:rPr>
            <w:noProof/>
            <w:webHidden/>
          </w:rPr>
          <w:tab/>
        </w:r>
        <w:r w:rsidR="002625A1">
          <w:rPr>
            <w:noProof/>
            <w:webHidden/>
          </w:rPr>
          <w:fldChar w:fldCharType="begin"/>
        </w:r>
        <w:r w:rsidR="002625A1">
          <w:rPr>
            <w:noProof/>
            <w:webHidden/>
          </w:rPr>
          <w:instrText xml:space="preserve"> PAGEREF _Toc506977606 \h </w:instrText>
        </w:r>
        <w:r w:rsidR="002625A1">
          <w:rPr>
            <w:noProof/>
            <w:webHidden/>
          </w:rPr>
        </w:r>
        <w:r w:rsidR="002625A1">
          <w:rPr>
            <w:noProof/>
            <w:webHidden/>
          </w:rPr>
          <w:fldChar w:fldCharType="separate"/>
        </w:r>
        <w:r w:rsidR="002625A1">
          <w:rPr>
            <w:noProof/>
            <w:webHidden/>
          </w:rPr>
          <w:t>71</w:t>
        </w:r>
        <w:r w:rsidR="002625A1">
          <w:rPr>
            <w:noProof/>
            <w:webHidden/>
          </w:rPr>
          <w:fldChar w:fldCharType="end"/>
        </w:r>
      </w:hyperlink>
    </w:p>
    <w:p w14:paraId="7195DB11" w14:textId="77777777" w:rsidR="002625A1" w:rsidRDefault="0095730F">
      <w:pPr>
        <w:pStyle w:val="Tabledesillustrations"/>
        <w:tabs>
          <w:tab w:val="right" w:leader="dot" w:pos="9062"/>
        </w:tabs>
        <w:rPr>
          <w:rFonts w:eastAsiaTheme="minorEastAsia"/>
          <w:noProof/>
          <w:lang w:eastAsia="fr-FR"/>
        </w:rPr>
      </w:pPr>
      <w:hyperlink w:anchor="_Toc506977607" w:history="1">
        <w:r w:rsidR="002625A1" w:rsidRPr="009855A4">
          <w:rPr>
            <w:rStyle w:val="Lienhypertexte"/>
            <w:i/>
            <w:noProof/>
          </w:rPr>
          <w:t>Figure 29: Création de la base de données</w:t>
        </w:r>
        <w:r w:rsidR="002625A1">
          <w:rPr>
            <w:noProof/>
            <w:webHidden/>
          </w:rPr>
          <w:tab/>
        </w:r>
        <w:r w:rsidR="002625A1">
          <w:rPr>
            <w:noProof/>
            <w:webHidden/>
          </w:rPr>
          <w:fldChar w:fldCharType="begin"/>
        </w:r>
        <w:r w:rsidR="002625A1">
          <w:rPr>
            <w:noProof/>
            <w:webHidden/>
          </w:rPr>
          <w:instrText xml:space="preserve"> PAGEREF _Toc506977607 \h </w:instrText>
        </w:r>
        <w:r w:rsidR="002625A1">
          <w:rPr>
            <w:noProof/>
            <w:webHidden/>
          </w:rPr>
        </w:r>
        <w:r w:rsidR="002625A1">
          <w:rPr>
            <w:noProof/>
            <w:webHidden/>
          </w:rPr>
          <w:fldChar w:fldCharType="separate"/>
        </w:r>
        <w:r w:rsidR="002625A1">
          <w:rPr>
            <w:noProof/>
            <w:webHidden/>
          </w:rPr>
          <w:t>72</w:t>
        </w:r>
        <w:r w:rsidR="002625A1">
          <w:rPr>
            <w:noProof/>
            <w:webHidden/>
          </w:rPr>
          <w:fldChar w:fldCharType="end"/>
        </w:r>
      </w:hyperlink>
    </w:p>
    <w:p w14:paraId="1D020C2C" w14:textId="77777777" w:rsidR="002625A1" w:rsidRDefault="0095730F">
      <w:pPr>
        <w:pStyle w:val="Tabledesillustrations"/>
        <w:tabs>
          <w:tab w:val="right" w:leader="dot" w:pos="9062"/>
        </w:tabs>
        <w:rPr>
          <w:rFonts w:eastAsiaTheme="minorEastAsia"/>
          <w:noProof/>
          <w:lang w:eastAsia="fr-FR"/>
        </w:rPr>
      </w:pPr>
      <w:hyperlink w:anchor="_Toc506977608" w:history="1">
        <w:r w:rsidR="002625A1" w:rsidRPr="009855A4">
          <w:rPr>
            <w:rStyle w:val="Lienhypertexte"/>
            <w:i/>
            <w:noProof/>
          </w:rPr>
          <w:t>Figure 30: Création de la table.</w:t>
        </w:r>
        <w:r w:rsidR="002625A1">
          <w:rPr>
            <w:noProof/>
            <w:webHidden/>
          </w:rPr>
          <w:tab/>
        </w:r>
        <w:r w:rsidR="002625A1">
          <w:rPr>
            <w:noProof/>
            <w:webHidden/>
          </w:rPr>
          <w:fldChar w:fldCharType="begin"/>
        </w:r>
        <w:r w:rsidR="002625A1">
          <w:rPr>
            <w:noProof/>
            <w:webHidden/>
          </w:rPr>
          <w:instrText xml:space="preserve"> PAGEREF _Toc506977608 \h </w:instrText>
        </w:r>
        <w:r w:rsidR="002625A1">
          <w:rPr>
            <w:noProof/>
            <w:webHidden/>
          </w:rPr>
        </w:r>
        <w:r w:rsidR="002625A1">
          <w:rPr>
            <w:noProof/>
            <w:webHidden/>
          </w:rPr>
          <w:fldChar w:fldCharType="separate"/>
        </w:r>
        <w:r w:rsidR="002625A1">
          <w:rPr>
            <w:noProof/>
            <w:webHidden/>
          </w:rPr>
          <w:t>72</w:t>
        </w:r>
        <w:r w:rsidR="002625A1">
          <w:rPr>
            <w:noProof/>
            <w:webHidden/>
          </w:rPr>
          <w:fldChar w:fldCharType="end"/>
        </w:r>
      </w:hyperlink>
    </w:p>
    <w:p w14:paraId="7299A429" w14:textId="77777777" w:rsidR="002625A1" w:rsidRDefault="0095730F">
      <w:pPr>
        <w:pStyle w:val="Tabledesillustrations"/>
        <w:tabs>
          <w:tab w:val="right" w:leader="dot" w:pos="9062"/>
        </w:tabs>
        <w:rPr>
          <w:rFonts w:eastAsiaTheme="minorEastAsia"/>
          <w:noProof/>
          <w:lang w:eastAsia="fr-FR"/>
        </w:rPr>
      </w:pPr>
      <w:hyperlink w:anchor="_Toc506977609" w:history="1">
        <w:r w:rsidR="002625A1" w:rsidRPr="009855A4">
          <w:rPr>
            <w:rStyle w:val="Lienhypertexte"/>
            <w:i/>
            <w:noProof/>
          </w:rPr>
          <w:t>Figure 31: Page d’authentification</w:t>
        </w:r>
        <w:r w:rsidR="002625A1">
          <w:rPr>
            <w:noProof/>
            <w:webHidden/>
          </w:rPr>
          <w:tab/>
        </w:r>
        <w:r w:rsidR="002625A1">
          <w:rPr>
            <w:noProof/>
            <w:webHidden/>
          </w:rPr>
          <w:fldChar w:fldCharType="begin"/>
        </w:r>
        <w:r w:rsidR="002625A1">
          <w:rPr>
            <w:noProof/>
            <w:webHidden/>
          </w:rPr>
          <w:instrText xml:space="preserve"> PAGEREF _Toc506977609 \h </w:instrText>
        </w:r>
        <w:r w:rsidR="002625A1">
          <w:rPr>
            <w:noProof/>
            <w:webHidden/>
          </w:rPr>
        </w:r>
        <w:r w:rsidR="002625A1">
          <w:rPr>
            <w:noProof/>
            <w:webHidden/>
          </w:rPr>
          <w:fldChar w:fldCharType="separate"/>
        </w:r>
        <w:r w:rsidR="002625A1">
          <w:rPr>
            <w:noProof/>
            <w:webHidden/>
          </w:rPr>
          <w:t>79</w:t>
        </w:r>
        <w:r w:rsidR="002625A1">
          <w:rPr>
            <w:noProof/>
            <w:webHidden/>
          </w:rPr>
          <w:fldChar w:fldCharType="end"/>
        </w:r>
      </w:hyperlink>
    </w:p>
    <w:p w14:paraId="0B3BB13C" w14:textId="77777777" w:rsidR="002625A1" w:rsidRDefault="0095730F">
      <w:pPr>
        <w:pStyle w:val="Tabledesillustrations"/>
        <w:tabs>
          <w:tab w:val="right" w:leader="dot" w:pos="9062"/>
        </w:tabs>
        <w:rPr>
          <w:rFonts w:eastAsiaTheme="minorEastAsia"/>
          <w:noProof/>
          <w:lang w:eastAsia="fr-FR"/>
        </w:rPr>
      </w:pPr>
      <w:hyperlink w:anchor="_Toc506977610" w:history="1">
        <w:r w:rsidR="002625A1" w:rsidRPr="009855A4">
          <w:rPr>
            <w:rStyle w:val="Lienhypertexte"/>
            <w:i/>
            <w:noProof/>
          </w:rPr>
          <w:t>Figure 32: Page d’accueil de l’application</w:t>
        </w:r>
        <w:r w:rsidR="002625A1">
          <w:rPr>
            <w:noProof/>
            <w:webHidden/>
          </w:rPr>
          <w:tab/>
        </w:r>
        <w:r w:rsidR="002625A1">
          <w:rPr>
            <w:noProof/>
            <w:webHidden/>
          </w:rPr>
          <w:fldChar w:fldCharType="begin"/>
        </w:r>
        <w:r w:rsidR="002625A1">
          <w:rPr>
            <w:noProof/>
            <w:webHidden/>
          </w:rPr>
          <w:instrText xml:space="preserve"> PAGEREF _Toc506977610 \h </w:instrText>
        </w:r>
        <w:r w:rsidR="002625A1">
          <w:rPr>
            <w:noProof/>
            <w:webHidden/>
          </w:rPr>
        </w:r>
        <w:r w:rsidR="002625A1">
          <w:rPr>
            <w:noProof/>
            <w:webHidden/>
          </w:rPr>
          <w:fldChar w:fldCharType="separate"/>
        </w:r>
        <w:r w:rsidR="002625A1">
          <w:rPr>
            <w:noProof/>
            <w:webHidden/>
          </w:rPr>
          <w:t>80</w:t>
        </w:r>
        <w:r w:rsidR="002625A1">
          <w:rPr>
            <w:noProof/>
            <w:webHidden/>
          </w:rPr>
          <w:fldChar w:fldCharType="end"/>
        </w:r>
      </w:hyperlink>
    </w:p>
    <w:p w14:paraId="0C0AF37D" w14:textId="77777777" w:rsidR="002625A1" w:rsidRDefault="0095730F">
      <w:pPr>
        <w:pStyle w:val="Tabledesillustrations"/>
        <w:tabs>
          <w:tab w:val="right" w:leader="dot" w:pos="9062"/>
        </w:tabs>
        <w:rPr>
          <w:rFonts w:eastAsiaTheme="minorEastAsia"/>
          <w:noProof/>
          <w:lang w:eastAsia="fr-FR"/>
        </w:rPr>
      </w:pPr>
      <w:hyperlink w:anchor="_Toc506977611" w:history="1">
        <w:r w:rsidR="002625A1" w:rsidRPr="009855A4">
          <w:rPr>
            <w:rStyle w:val="Lienhypertexte"/>
            <w:i/>
            <w:noProof/>
          </w:rPr>
          <w:t>Figure 33: Affichage liste des employés</w:t>
        </w:r>
        <w:r w:rsidR="002625A1">
          <w:rPr>
            <w:noProof/>
            <w:webHidden/>
          </w:rPr>
          <w:tab/>
        </w:r>
        <w:r w:rsidR="002625A1">
          <w:rPr>
            <w:noProof/>
            <w:webHidden/>
          </w:rPr>
          <w:fldChar w:fldCharType="begin"/>
        </w:r>
        <w:r w:rsidR="002625A1">
          <w:rPr>
            <w:noProof/>
            <w:webHidden/>
          </w:rPr>
          <w:instrText xml:space="preserve"> PAGEREF _Toc506977611 \h </w:instrText>
        </w:r>
        <w:r w:rsidR="002625A1">
          <w:rPr>
            <w:noProof/>
            <w:webHidden/>
          </w:rPr>
        </w:r>
        <w:r w:rsidR="002625A1">
          <w:rPr>
            <w:noProof/>
            <w:webHidden/>
          </w:rPr>
          <w:fldChar w:fldCharType="separate"/>
        </w:r>
        <w:r w:rsidR="002625A1">
          <w:rPr>
            <w:noProof/>
            <w:webHidden/>
          </w:rPr>
          <w:t>80</w:t>
        </w:r>
        <w:r w:rsidR="002625A1">
          <w:rPr>
            <w:noProof/>
            <w:webHidden/>
          </w:rPr>
          <w:fldChar w:fldCharType="end"/>
        </w:r>
      </w:hyperlink>
    </w:p>
    <w:p w14:paraId="1B2BA7BA" w14:textId="77777777" w:rsidR="002625A1" w:rsidRDefault="0095730F">
      <w:pPr>
        <w:pStyle w:val="Tabledesillustrations"/>
        <w:tabs>
          <w:tab w:val="right" w:leader="dot" w:pos="9062"/>
        </w:tabs>
        <w:rPr>
          <w:rFonts w:eastAsiaTheme="minorEastAsia"/>
          <w:noProof/>
          <w:lang w:eastAsia="fr-FR"/>
        </w:rPr>
      </w:pPr>
      <w:hyperlink w:anchor="_Toc506977612" w:history="1">
        <w:r w:rsidR="002625A1" w:rsidRPr="009855A4">
          <w:rPr>
            <w:rStyle w:val="Lienhypertexte"/>
            <w:i/>
            <w:noProof/>
          </w:rPr>
          <w:t>Figure 34: Page d’accueil de l’employé</w:t>
        </w:r>
        <w:r w:rsidR="002625A1">
          <w:rPr>
            <w:noProof/>
            <w:webHidden/>
          </w:rPr>
          <w:tab/>
        </w:r>
        <w:r w:rsidR="002625A1">
          <w:rPr>
            <w:noProof/>
            <w:webHidden/>
          </w:rPr>
          <w:fldChar w:fldCharType="begin"/>
        </w:r>
        <w:r w:rsidR="002625A1">
          <w:rPr>
            <w:noProof/>
            <w:webHidden/>
          </w:rPr>
          <w:instrText xml:space="preserve"> PAGEREF _Toc506977612 \h </w:instrText>
        </w:r>
        <w:r w:rsidR="002625A1">
          <w:rPr>
            <w:noProof/>
            <w:webHidden/>
          </w:rPr>
        </w:r>
        <w:r w:rsidR="002625A1">
          <w:rPr>
            <w:noProof/>
            <w:webHidden/>
          </w:rPr>
          <w:fldChar w:fldCharType="separate"/>
        </w:r>
        <w:r w:rsidR="002625A1">
          <w:rPr>
            <w:noProof/>
            <w:webHidden/>
          </w:rPr>
          <w:t>81</w:t>
        </w:r>
        <w:r w:rsidR="002625A1">
          <w:rPr>
            <w:noProof/>
            <w:webHidden/>
          </w:rPr>
          <w:fldChar w:fldCharType="end"/>
        </w:r>
      </w:hyperlink>
    </w:p>
    <w:p w14:paraId="74CE4F94" w14:textId="77777777" w:rsidR="002625A1" w:rsidRDefault="0095730F">
      <w:pPr>
        <w:pStyle w:val="Tabledesillustrations"/>
        <w:tabs>
          <w:tab w:val="right" w:leader="dot" w:pos="9062"/>
        </w:tabs>
        <w:rPr>
          <w:rFonts w:eastAsiaTheme="minorEastAsia"/>
          <w:noProof/>
          <w:lang w:eastAsia="fr-FR"/>
        </w:rPr>
      </w:pPr>
      <w:hyperlink w:anchor="_Toc506977613" w:history="1">
        <w:r w:rsidR="002625A1" w:rsidRPr="009855A4">
          <w:rPr>
            <w:rStyle w:val="Lienhypertexte"/>
            <w:i/>
            <w:noProof/>
          </w:rPr>
          <w:t>Figure 35: Demande d’absence.</w:t>
        </w:r>
        <w:r w:rsidR="002625A1">
          <w:rPr>
            <w:noProof/>
            <w:webHidden/>
          </w:rPr>
          <w:tab/>
        </w:r>
        <w:r w:rsidR="002625A1">
          <w:rPr>
            <w:noProof/>
            <w:webHidden/>
          </w:rPr>
          <w:fldChar w:fldCharType="begin"/>
        </w:r>
        <w:r w:rsidR="002625A1">
          <w:rPr>
            <w:noProof/>
            <w:webHidden/>
          </w:rPr>
          <w:instrText xml:space="preserve"> PAGEREF _Toc506977613 \h </w:instrText>
        </w:r>
        <w:r w:rsidR="002625A1">
          <w:rPr>
            <w:noProof/>
            <w:webHidden/>
          </w:rPr>
        </w:r>
        <w:r w:rsidR="002625A1">
          <w:rPr>
            <w:noProof/>
            <w:webHidden/>
          </w:rPr>
          <w:fldChar w:fldCharType="separate"/>
        </w:r>
        <w:r w:rsidR="002625A1">
          <w:rPr>
            <w:noProof/>
            <w:webHidden/>
          </w:rPr>
          <w:t>81</w:t>
        </w:r>
        <w:r w:rsidR="002625A1">
          <w:rPr>
            <w:noProof/>
            <w:webHidden/>
          </w:rPr>
          <w:fldChar w:fldCharType="end"/>
        </w:r>
      </w:hyperlink>
    </w:p>
    <w:p w14:paraId="29CFC5C5" w14:textId="77777777" w:rsidR="002625A1" w:rsidRDefault="0095730F">
      <w:pPr>
        <w:pStyle w:val="Tabledesillustrations"/>
        <w:tabs>
          <w:tab w:val="right" w:leader="dot" w:pos="9062"/>
        </w:tabs>
        <w:rPr>
          <w:rFonts w:eastAsiaTheme="minorEastAsia"/>
          <w:noProof/>
          <w:lang w:eastAsia="fr-FR"/>
        </w:rPr>
      </w:pPr>
      <w:hyperlink w:anchor="_Toc506977614" w:history="1">
        <w:r w:rsidR="002625A1" w:rsidRPr="009855A4">
          <w:rPr>
            <w:rStyle w:val="Lienhypertexte"/>
            <w:i/>
            <w:noProof/>
          </w:rPr>
          <w:t>Figure 36: Affichage liste demande</w:t>
        </w:r>
        <w:r w:rsidR="002625A1">
          <w:rPr>
            <w:noProof/>
            <w:webHidden/>
          </w:rPr>
          <w:tab/>
        </w:r>
        <w:r w:rsidR="002625A1">
          <w:rPr>
            <w:noProof/>
            <w:webHidden/>
          </w:rPr>
          <w:fldChar w:fldCharType="begin"/>
        </w:r>
        <w:r w:rsidR="002625A1">
          <w:rPr>
            <w:noProof/>
            <w:webHidden/>
          </w:rPr>
          <w:instrText xml:space="preserve"> PAGEREF _Toc506977614 \h </w:instrText>
        </w:r>
        <w:r w:rsidR="002625A1">
          <w:rPr>
            <w:noProof/>
            <w:webHidden/>
          </w:rPr>
        </w:r>
        <w:r w:rsidR="002625A1">
          <w:rPr>
            <w:noProof/>
            <w:webHidden/>
          </w:rPr>
          <w:fldChar w:fldCharType="separate"/>
        </w:r>
        <w:r w:rsidR="002625A1">
          <w:rPr>
            <w:noProof/>
            <w:webHidden/>
          </w:rPr>
          <w:t>82</w:t>
        </w:r>
        <w:r w:rsidR="002625A1">
          <w:rPr>
            <w:noProof/>
            <w:webHidden/>
          </w:rPr>
          <w:fldChar w:fldCharType="end"/>
        </w:r>
      </w:hyperlink>
    </w:p>
    <w:p w14:paraId="22E2EAB7" w14:textId="77777777" w:rsidR="002625A1" w:rsidRDefault="0095730F">
      <w:pPr>
        <w:pStyle w:val="Tabledesillustrations"/>
        <w:tabs>
          <w:tab w:val="right" w:leader="dot" w:pos="9062"/>
        </w:tabs>
        <w:rPr>
          <w:rFonts w:eastAsiaTheme="minorEastAsia"/>
          <w:noProof/>
          <w:lang w:eastAsia="fr-FR"/>
        </w:rPr>
      </w:pPr>
      <w:hyperlink w:anchor="_Toc506977615" w:history="1">
        <w:r w:rsidR="002625A1" w:rsidRPr="009855A4">
          <w:rPr>
            <w:rStyle w:val="Lienhypertexte"/>
            <w:i/>
            <w:noProof/>
          </w:rPr>
          <w:t>Figure 37: Affichage historique de la permission dans un service.</w:t>
        </w:r>
        <w:r w:rsidR="002625A1">
          <w:rPr>
            <w:noProof/>
            <w:webHidden/>
          </w:rPr>
          <w:tab/>
        </w:r>
        <w:r w:rsidR="002625A1">
          <w:rPr>
            <w:noProof/>
            <w:webHidden/>
          </w:rPr>
          <w:fldChar w:fldCharType="begin"/>
        </w:r>
        <w:r w:rsidR="002625A1">
          <w:rPr>
            <w:noProof/>
            <w:webHidden/>
          </w:rPr>
          <w:instrText xml:space="preserve"> PAGEREF _Toc506977615 \h </w:instrText>
        </w:r>
        <w:r w:rsidR="002625A1">
          <w:rPr>
            <w:noProof/>
            <w:webHidden/>
          </w:rPr>
        </w:r>
        <w:r w:rsidR="002625A1">
          <w:rPr>
            <w:noProof/>
            <w:webHidden/>
          </w:rPr>
          <w:fldChar w:fldCharType="separate"/>
        </w:r>
        <w:r w:rsidR="002625A1">
          <w:rPr>
            <w:noProof/>
            <w:webHidden/>
          </w:rPr>
          <w:t>82</w:t>
        </w:r>
        <w:r w:rsidR="002625A1">
          <w:rPr>
            <w:noProof/>
            <w:webHidden/>
          </w:rPr>
          <w:fldChar w:fldCharType="end"/>
        </w:r>
      </w:hyperlink>
    </w:p>
    <w:p w14:paraId="76532147" w14:textId="77777777" w:rsidR="0015622E" w:rsidRPr="0096746F" w:rsidRDefault="003A0376" w:rsidP="0096746F">
      <w:pPr>
        <w:pStyle w:val="Lgende"/>
        <w:rPr>
          <w:rFonts w:eastAsia="Calibri"/>
        </w:rPr>
      </w:pPr>
      <w:r>
        <w:rPr>
          <w:rFonts w:eastAsia="Calibri"/>
        </w:rPr>
        <w:fldChar w:fldCharType="end"/>
      </w:r>
      <w:r w:rsidR="001800BF">
        <w:rPr>
          <w:rFonts w:eastAsia="Calibri"/>
        </w:rPr>
        <w:br w:type="page"/>
      </w:r>
    </w:p>
    <w:p w14:paraId="6E30A6D6" w14:textId="77777777" w:rsidR="00B66F78" w:rsidRDefault="00B66F78" w:rsidP="00BC3266">
      <w:pPr>
        <w:pStyle w:val="Titre1"/>
        <w:numPr>
          <w:ilvl w:val="0"/>
          <w:numId w:val="0"/>
        </w:numPr>
        <w:ind w:left="432"/>
        <w:jc w:val="center"/>
        <w:rPr>
          <w:rFonts w:ascii="Times New Roman" w:eastAsia="Calibri" w:hAnsi="Times New Roman" w:cs="Times New Roman"/>
          <w:color w:val="auto"/>
          <w:sz w:val="24"/>
          <w:szCs w:val="24"/>
        </w:rPr>
      </w:pPr>
      <w:bookmarkStart w:id="18" w:name="_Toc506976631"/>
      <w:bookmarkStart w:id="19" w:name="_Toc506977452"/>
      <w:r w:rsidRPr="00BC3266">
        <w:rPr>
          <w:rFonts w:ascii="Times New Roman" w:eastAsia="Calibri" w:hAnsi="Times New Roman" w:cs="Times New Roman"/>
          <w:color w:val="auto"/>
          <w:sz w:val="24"/>
          <w:szCs w:val="24"/>
        </w:rPr>
        <w:lastRenderedPageBreak/>
        <w:t>LISTE DES TABLEAUX</w:t>
      </w:r>
      <w:bookmarkEnd w:id="18"/>
      <w:bookmarkEnd w:id="19"/>
    </w:p>
    <w:p w14:paraId="5B7D5E4B" w14:textId="77777777" w:rsidR="00045204" w:rsidRPr="00045204" w:rsidRDefault="00045204" w:rsidP="00045204"/>
    <w:p w14:paraId="73975B81" w14:textId="77777777" w:rsidR="002625A1" w:rsidRDefault="00045204">
      <w:pPr>
        <w:pStyle w:val="Tabledesillustrations"/>
        <w:tabs>
          <w:tab w:val="right" w:leader="dot" w:pos="9062"/>
        </w:tabs>
        <w:rPr>
          <w:rFonts w:eastAsiaTheme="minorEastAsia"/>
          <w:noProof/>
          <w:lang w:eastAsia="fr-FR"/>
        </w:rPr>
      </w:pPr>
      <w:r>
        <w:fldChar w:fldCharType="begin"/>
      </w:r>
      <w:r>
        <w:instrText xml:space="preserve"> TOC \h \z \c "Tableau" </w:instrText>
      </w:r>
      <w:r>
        <w:fldChar w:fldCharType="separate"/>
      </w:r>
      <w:hyperlink w:anchor="_Toc506977616" w:history="1">
        <w:r w:rsidR="002625A1" w:rsidRPr="00FF1341">
          <w:rPr>
            <w:rStyle w:val="Lienhypertexte"/>
            <w:noProof/>
          </w:rPr>
          <w:t>Tableau 1: Organisation du système de formation pédagogique de l’Ecole</w:t>
        </w:r>
        <w:r w:rsidR="002625A1">
          <w:rPr>
            <w:noProof/>
            <w:webHidden/>
          </w:rPr>
          <w:tab/>
        </w:r>
        <w:r w:rsidR="002625A1">
          <w:rPr>
            <w:noProof/>
            <w:webHidden/>
          </w:rPr>
          <w:fldChar w:fldCharType="begin"/>
        </w:r>
        <w:r w:rsidR="002625A1">
          <w:rPr>
            <w:noProof/>
            <w:webHidden/>
          </w:rPr>
          <w:instrText xml:space="preserve"> PAGEREF _Toc506977616 \h </w:instrText>
        </w:r>
        <w:r w:rsidR="002625A1">
          <w:rPr>
            <w:noProof/>
            <w:webHidden/>
          </w:rPr>
        </w:r>
        <w:r w:rsidR="002625A1">
          <w:rPr>
            <w:noProof/>
            <w:webHidden/>
          </w:rPr>
          <w:fldChar w:fldCharType="separate"/>
        </w:r>
        <w:r w:rsidR="002625A1">
          <w:rPr>
            <w:noProof/>
            <w:webHidden/>
          </w:rPr>
          <w:t>7</w:t>
        </w:r>
        <w:r w:rsidR="002625A1">
          <w:rPr>
            <w:noProof/>
            <w:webHidden/>
          </w:rPr>
          <w:fldChar w:fldCharType="end"/>
        </w:r>
      </w:hyperlink>
    </w:p>
    <w:p w14:paraId="109E5229" w14:textId="77777777" w:rsidR="002625A1" w:rsidRDefault="0095730F">
      <w:pPr>
        <w:pStyle w:val="Tabledesillustrations"/>
        <w:tabs>
          <w:tab w:val="right" w:leader="dot" w:pos="9062"/>
        </w:tabs>
        <w:rPr>
          <w:rFonts w:eastAsiaTheme="minorEastAsia"/>
          <w:noProof/>
          <w:lang w:eastAsia="fr-FR"/>
        </w:rPr>
      </w:pPr>
      <w:hyperlink w:anchor="_Toc506977617" w:history="1">
        <w:r w:rsidR="002625A1" w:rsidRPr="00FF1341">
          <w:rPr>
            <w:rStyle w:val="Lienhypertexte"/>
            <w:noProof/>
          </w:rPr>
          <w:t>Tableau 2: Architecture des études correspondant au système LMD.</w:t>
        </w:r>
        <w:r w:rsidR="002625A1">
          <w:rPr>
            <w:noProof/>
            <w:webHidden/>
          </w:rPr>
          <w:tab/>
        </w:r>
        <w:r w:rsidR="002625A1">
          <w:rPr>
            <w:noProof/>
            <w:webHidden/>
          </w:rPr>
          <w:fldChar w:fldCharType="begin"/>
        </w:r>
        <w:r w:rsidR="002625A1">
          <w:rPr>
            <w:noProof/>
            <w:webHidden/>
          </w:rPr>
          <w:instrText xml:space="preserve"> PAGEREF _Toc506977617 \h </w:instrText>
        </w:r>
        <w:r w:rsidR="002625A1">
          <w:rPr>
            <w:noProof/>
            <w:webHidden/>
          </w:rPr>
        </w:r>
        <w:r w:rsidR="002625A1">
          <w:rPr>
            <w:noProof/>
            <w:webHidden/>
          </w:rPr>
          <w:fldChar w:fldCharType="separate"/>
        </w:r>
        <w:r w:rsidR="002625A1">
          <w:rPr>
            <w:noProof/>
            <w:webHidden/>
          </w:rPr>
          <w:t>8</w:t>
        </w:r>
        <w:r w:rsidR="002625A1">
          <w:rPr>
            <w:noProof/>
            <w:webHidden/>
          </w:rPr>
          <w:fldChar w:fldCharType="end"/>
        </w:r>
      </w:hyperlink>
    </w:p>
    <w:p w14:paraId="24C2B0C2" w14:textId="77777777" w:rsidR="002625A1" w:rsidRDefault="0095730F">
      <w:pPr>
        <w:pStyle w:val="Tabledesillustrations"/>
        <w:tabs>
          <w:tab w:val="right" w:leader="dot" w:pos="9062"/>
        </w:tabs>
        <w:rPr>
          <w:rFonts w:eastAsiaTheme="minorEastAsia"/>
          <w:noProof/>
          <w:lang w:eastAsia="fr-FR"/>
        </w:rPr>
      </w:pPr>
      <w:hyperlink w:anchor="_Toc506977618" w:history="1">
        <w:r w:rsidR="002625A1" w:rsidRPr="00FF1341">
          <w:rPr>
            <w:rStyle w:val="Lienhypertexte"/>
            <w:noProof/>
          </w:rPr>
          <w:t>Tableau 3: Liste des formations existantes à l’ENI</w:t>
        </w:r>
        <w:r w:rsidR="002625A1">
          <w:rPr>
            <w:noProof/>
            <w:webHidden/>
          </w:rPr>
          <w:tab/>
        </w:r>
        <w:r w:rsidR="002625A1">
          <w:rPr>
            <w:noProof/>
            <w:webHidden/>
          </w:rPr>
          <w:fldChar w:fldCharType="begin"/>
        </w:r>
        <w:r w:rsidR="002625A1">
          <w:rPr>
            <w:noProof/>
            <w:webHidden/>
          </w:rPr>
          <w:instrText xml:space="preserve"> PAGEREF _Toc506977618 \h </w:instrText>
        </w:r>
        <w:r w:rsidR="002625A1">
          <w:rPr>
            <w:noProof/>
            <w:webHidden/>
          </w:rPr>
        </w:r>
        <w:r w:rsidR="002625A1">
          <w:rPr>
            <w:noProof/>
            <w:webHidden/>
          </w:rPr>
          <w:fldChar w:fldCharType="separate"/>
        </w:r>
        <w:r w:rsidR="002625A1">
          <w:rPr>
            <w:noProof/>
            <w:webHidden/>
          </w:rPr>
          <w:t>9</w:t>
        </w:r>
        <w:r w:rsidR="002625A1">
          <w:rPr>
            <w:noProof/>
            <w:webHidden/>
          </w:rPr>
          <w:fldChar w:fldCharType="end"/>
        </w:r>
      </w:hyperlink>
    </w:p>
    <w:p w14:paraId="5C03CF5A" w14:textId="77777777" w:rsidR="002625A1" w:rsidRDefault="0095730F">
      <w:pPr>
        <w:pStyle w:val="Tabledesillustrations"/>
        <w:tabs>
          <w:tab w:val="right" w:leader="dot" w:pos="9062"/>
        </w:tabs>
        <w:rPr>
          <w:rFonts w:eastAsiaTheme="minorEastAsia"/>
          <w:noProof/>
          <w:lang w:eastAsia="fr-FR"/>
        </w:rPr>
      </w:pPr>
      <w:hyperlink w:anchor="_Toc506977619" w:history="1">
        <w:r w:rsidR="002625A1" w:rsidRPr="00FF1341">
          <w:rPr>
            <w:rStyle w:val="Lienhypertexte"/>
            <w:noProof/>
          </w:rPr>
          <w:t>Tableau 4: Débouchés professionnels éventuels des diplômés</w:t>
        </w:r>
        <w:r w:rsidR="002625A1">
          <w:rPr>
            <w:noProof/>
            <w:webHidden/>
          </w:rPr>
          <w:tab/>
        </w:r>
        <w:r w:rsidR="002625A1">
          <w:rPr>
            <w:noProof/>
            <w:webHidden/>
          </w:rPr>
          <w:fldChar w:fldCharType="begin"/>
        </w:r>
        <w:r w:rsidR="002625A1">
          <w:rPr>
            <w:noProof/>
            <w:webHidden/>
          </w:rPr>
          <w:instrText xml:space="preserve"> PAGEREF _Toc506977619 \h </w:instrText>
        </w:r>
        <w:r w:rsidR="002625A1">
          <w:rPr>
            <w:noProof/>
            <w:webHidden/>
          </w:rPr>
        </w:r>
        <w:r w:rsidR="002625A1">
          <w:rPr>
            <w:noProof/>
            <w:webHidden/>
          </w:rPr>
          <w:fldChar w:fldCharType="separate"/>
        </w:r>
        <w:r w:rsidR="002625A1">
          <w:rPr>
            <w:noProof/>
            <w:webHidden/>
          </w:rPr>
          <w:t>15</w:t>
        </w:r>
        <w:r w:rsidR="002625A1">
          <w:rPr>
            <w:noProof/>
            <w:webHidden/>
          </w:rPr>
          <w:fldChar w:fldCharType="end"/>
        </w:r>
      </w:hyperlink>
    </w:p>
    <w:p w14:paraId="19369779" w14:textId="77777777" w:rsidR="002625A1" w:rsidRDefault="0095730F">
      <w:pPr>
        <w:pStyle w:val="Tabledesillustrations"/>
        <w:tabs>
          <w:tab w:val="right" w:leader="dot" w:pos="9062"/>
        </w:tabs>
        <w:rPr>
          <w:rFonts w:eastAsiaTheme="minorEastAsia"/>
          <w:noProof/>
          <w:lang w:eastAsia="fr-FR"/>
        </w:rPr>
      </w:pPr>
      <w:hyperlink w:anchor="_Toc506977620" w:history="1">
        <w:r w:rsidR="002625A1" w:rsidRPr="00FF1341">
          <w:rPr>
            <w:rStyle w:val="Lienhypertexte"/>
            <w:noProof/>
          </w:rPr>
          <w:t>Tableau 5: caractéristiques de l’ordinateur.</w:t>
        </w:r>
        <w:r w:rsidR="002625A1">
          <w:rPr>
            <w:noProof/>
            <w:webHidden/>
          </w:rPr>
          <w:tab/>
        </w:r>
        <w:r w:rsidR="002625A1">
          <w:rPr>
            <w:noProof/>
            <w:webHidden/>
          </w:rPr>
          <w:fldChar w:fldCharType="begin"/>
        </w:r>
        <w:r w:rsidR="002625A1">
          <w:rPr>
            <w:noProof/>
            <w:webHidden/>
          </w:rPr>
          <w:instrText xml:space="preserve"> PAGEREF _Toc506977620 \h </w:instrText>
        </w:r>
        <w:r w:rsidR="002625A1">
          <w:rPr>
            <w:noProof/>
            <w:webHidden/>
          </w:rPr>
        </w:r>
        <w:r w:rsidR="002625A1">
          <w:rPr>
            <w:noProof/>
            <w:webHidden/>
          </w:rPr>
          <w:fldChar w:fldCharType="separate"/>
        </w:r>
        <w:r w:rsidR="002625A1">
          <w:rPr>
            <w:noProof/>
            <w:webHidden/>
          </w:rPr>
          <w:t>20</w:t>
        </w:r>
        <w:r w:rsidR="002625A1">
          <w:rPr>
            <w:noProof/>
            <w:webHidden/>
          </w:rPr>
          <w:fldChar w:fldCharType="end"/>
        </w:r>
      </w:hyperlink>
    </w:p>
    <w:p w14:paraId="5E5DC663" w14:textId="77777777" w:rsidR="002625A1" w:rsidRDefault="0095730F">
      <w:pPr>
        <w:pStyle w:val="Tabledesillustrations"/>
        <w:tabs>
          <w:tab w:val="right" w:leader="dot" w:pos="9062"/>
        </w:tabs>
        <w:rPr>
          <w:rFonts w:eastAsiaTheme="minorEastAsia"/>
          <w:noProof/>
          <w:lang w:eastAsia="fr-FR"/>
        </w:rPr>
      </w:pPr>
      <w:hyperlink w:anchor="_Toc506977621" w:history="1">
        <w:r w:rsidR="002625A1" w:rsidRPr="00FF1341">
          <w:rPr>
            <w:rStyle w:val="Lienhypertexte"/>
            <w:noProof/>
          </w:rPr>
          <w:t>Tableau 6: Moyens humains</w:t>
        </w:r>
        <w:r w:rsidR="002625A1">
          <w:rPr>
            <w:noProof/>
            <w:webHidden/>
          </w:rPr>
          <w:tab/>
        </w:r>
        <w:r w:rsidR="002625A1">
          <w:rPr>
            <w:noProof/>
            <w:webHidden/>
          </w:rPr>
          <w:fldChar w:fldCharType="begin"/>
        </w:r>
        <w:r w:rsidR="002625A1">
          <w:rPr>
            <w:noProof/>
            <w:webHidden/>
          </w:rPr>
          <w:instrText xml:space="preserve"> PAGEREF _Toc506977621 \h </w:instrText>
        </w:r>
        <w:r w:rsidR="002625A1">
          <w:rPr>
            <w:noProof/>
            <w:webHidden/>
          </w:rPr>
        </w:r>
        <w:r w:rsidR="002625A1">
          <w:rPr>
            <w:noProof/>
            <w:webHidden/>
          </w:rPr>
          <w:fldChar w:fldCharType="separate"/>
        </w:r>
        <w:r w:rsidR="002625A1">
          <w:rPr>
            <w:noProof/>
            <w:webHidden/>
          </w:rPr>
          <w:t>21</w:t>
        </w:r>
        <w:r w:rsidR="002625A1">
          <w:rPr>
            <w:noProof/>
            <w:webHidden/>
          </w:rPr>
          <w:fldChar w:fldCharType="end"/>
        </w:r>
      </w:hyperlink>
    </w:p>
    <w:p w14:paraId="4E909E1A" w14:textId="77777777" w:rsidR="002625A1" w:rsidRDefault="0095730F">
      <w:pPr>
        <w:pStyle w:val="Tabledesillustrations"/>
        <w:tabs>
          <w:tab w:val="right" w:leader="dot" w:pos="9062"/>
        </w:tabs>
        <w:rPr>
          <w:rFonts w:eastAsiaTheme="minorEastAsia"/>
          <w:noProof/>
          <w:lang w:eastAsia="fr-FR"/>
        </w:rPr>
      </w:pPr>
      <w:hyperlink w:anchor="_Toc506977622" w:history="1">
        <w:r w:rsidR="002625A1" w:rsidRPr="00FF1341">
          <w:rPr>
            <w:rStyle w:val="Lienhypertexte"/>
            <w:noProof/>
          </w:rPr>
          <w:t>Tableau 7 : Logiciels existant</w:t>
        </w:r>
        <w:r w:rsidR="002625A1">
          <w:rPr>
            <w:noProof/>
            <w:webHidden/>
          </w:rPr>
          <w:tab/>
        </w:r>
        <w:r w:rsidR="002625A1">
          <w:rPr>
            <w:noProof/>
            <w:webHidden/>
          </w:rPr>
          <w:fldChar w:fldCharType="begin"/>
        </w:r>
        <w:r w:rsidR="002625A1">
          <w:rPr>
            <w:noProof/>
            <w:webHidden/>
          </w:rPr>
          <w:instrText xml:space="preserve"> PAGEREF _Toc506977622 \h </w:instrText>
        </w:r>
        <w:r w:rsidR="002625A1">
          <w:rPr>
            <w:noProof/>
            <w:webHidden/>
          </w:rPr>
        </w:r>
        <w:r w:rsidR="002625A1">
          <w:rPr>
            <w:noProof/>
            <w:webHidden/>
          </w:rPr>
          <w:fldChar w:fldCharType="separate"/>
        </w:r>
        <w:r w:rsidR="002625A1">
          <w:rPr>
            <w:noProof/>
            <w:webHidden/>
          </w:rPr>
          <w:t>21</w:t>
        </w:r>
        <w:r w:rsidR="002625A1">
          <w:rPr>
            <w:noProof/>
            <w:webHidden/>
          </w:rPr>
          <w:fldChar w:fldCharType="end"/>
        </w:r>
      </w:hyperlink>
    </w:p>
    <w:p w14:paraId="1D0E38FE" w14:textId="77777777" w:rsidR="002625A1" w:rsidRDefault="0095730F">
      <w:pPr>
        <w:pStyle w:val="Tabledesillustrations"/>
        <w:tabs>
          <w:tab w:val="right" w:leader="dot" w:pos="9062"/>
        </w:tabs>
        <w:rPr>
          <w:rFonts w:eastAsiaTheme="minorEastAsia"/>
          <w:noProof/>
          <w:lang w:eastAsia="fr-FR"/>
        </w:rPr>
      </w:pPr>
      <w:hyperlink w:anchor="_Toc506977623" w:history="1">
        <w:r w:rsidR="002625A1" w:rsidRPr="00FF1341">
          <w:rPr>
            <w:rStyle w:val="Lienhypertexte"/>
            <w:noProof/>
          </w:rPr>
          <w:t>Tableau 8: Matériels existants</w:t>
        </w:r>
        <w:r w:rsidR="002625A1">
          <w:rPr>
            <w:noProof/>
            <w:webHidden/>
          </w:rPr>
          <w:tab/>
        </w:r>
        <w:r w:rsidR="002625A1">
          <w:rPr>
            <w:noProof/>
            <w:webHidden/>
          </w:rPr>
          <w:fldChar w:fldCharType="begin"/>
        </w:r>
        <w:r w:rsidR="002625A1">
          <w:rPr>
            <w:noProof/>
            <w:webHidden/>
          </w:rPr>
          <w:instrText xml:space="preserve"> PAGEREF _Toc506977623 \h </w:instrText>
        </w:r>
        <w:r w:rsidR="002625A1">
          <w:rPr>
            <w:noProof/>
            <w:webHidden/>
          </w:rPr>
        </w:r>
        <w:r w:rsidR="002625A1">
          <w:rPr>
            <w:noProof/>
            <w:webHidden/>
          </w:rPr>
          <w:fldChar w:fldCharType="separate"/>
        </w:r>
        <w:r w:rsidR="002625A1">
          <w:rPr>
            <w:noProof/>
            <w:webHidden/>
          </w:rPr>
          <w:t>23</w:t>
        </w:r>
        <w:r w:rsidR="002625A1">
          <w:rPr>
            <w:noProof/>
            <w:webHidden/>
          </w:rPr>
          <w:fldChar w:fldCharType="end"/>
        </w:r>
      </w:hyperlink>
    </w:p>
    <w:p w14:paraId="45AD312E" w14:textId="77777777" w:rsidR="002625A1" w:rsidRDefault="0095730F">
      <w:pPr>
        <w:pStyle w:val="Tabledesillustrations"/>
        <w:tabs>
          <w:tab w:val="right" w:leader="dot" w:pos="9062"/>
        </w:tabs>
        <w:rPr>
          <w:rFonts w:eastAsiaTheme="minorEastAsia"/>
          <w:noProof/>
          <w:lang w:eastAsia="fr-FR"/>
        </w:rPr>
      </w:pPr>
      <w:hyperlink w:anchor="_Toc506977624" w:history="1">
        <w:r w:rsidR="002625A1" w:rsidRPr="00FF1341">
          <w:rPr>
            <w:rStyle w:val="Lienhypertexte"/>
            <w:noProof/>
          </w:rPr>
          <w:t>Tableau 9: Etape de conception MERISE.</w:t>
        </w:r>
        <w:r w:rsidR="002625A1">
          <w:rPr>
            <w:noProof/>
            <w:webHidden/>
          </w:rPr>
          <w:tab/>
        </w:r>
        <w:r w:rsidR="002625A1">
          <w:rPr>
            <w:noProof/>
            <w:webHidden/>
          </w:rPr>
          <w:fldChar w:fldCharType="begin"/>
        </w:r>
        <w:r w:rsidR="002625A1">
          <w:rPr>
            <w:noProof/>
            <w:webHidden/>
          </w:rPr>
          <w:instrText xml:space="preserve"> PAGEREF _Toc506977624 \h </w:instrText>
        </w:r>
        <w:r w:rsidR="002625A1">
          <w:rPr>
            <w:noProof/>
            <w:webHidden/>
          </w:rPr>
        </w:r>
        <w:r w:rsidR="002625A1">
          <w:rPr>
            <w:noProof/>
            <w:webHidden/>
          </w:rPr>
          <w:fldChar w:fldCharType="separate"/>
        </w:r>
        <w:r w:rsidR="002625A1">
          <w:rPr>
            <w:noProof/>
            <w:webHidden/>
          </w:rPr>
          <w:t>26</w:t>
        </w:r>
        <w:r w:rsidR="002625A1">
          <w:rPr>
            <w:noProof/>
            <w:webHidden/>
          </w:rPr>
          <w:fldChar w:fldCharType="end"/>
        </w:r>
      </w:hyperlink>
    </w:p>
    <w:p w14:paraId="20448170" w14:textId="77777777" w:rsidR="002625A1" w:rsidRDefault="0095730F">
      <w:pPr>
        <w:pStyle w:val="Tabledesillustrations"/>
        <w:tabs>
          <w:tab w:val="right" w:leader="dot" w:pos="9062"/>
        </w:tabs>
        <w:rPr>
          <w:rFonts w:eastAsiaTheme="minorEastAsia"/>
          <w:noProof/>
          <w:lang w:eastAsia="fr-FR"/>
        </w:rPr>
      </w:pPr>
      <w:hyperlink w:anchor="_Toc506977625" w:history="1">
        <w:r w:rsidR="002625A1" w:rsidRPr="00FF1341">
          <w:rPr>
            <w:rStyle w:val="Lienhypertexte"/>
            <w:noProof/>
          </w:rPr>
          <w:t>Tableau 10: Dictionnaires de données.</w:t>
        </w:r>
        <w:r w:rsidR="002625A1">
          <w:rPr>
            <w:noProof/>
            <w:webHidden/>
          </w:rPr>
          <w:tab/>
        </w:r>
        <w:r w:rsidR="002625A1">
          <w:rPr>
            <w:noProof/>
            <w:webHidden/>
          </w:rPr>
          <w:fldChar w:fldCharType="begin"/>
        </w:r>
        <w:r w:rsidR="002625A1">
          <w:rPr>
            <w:noProof/>
            <w:webHidden/>
          </w:rPr>
          <w:instrText xml:space="preserve"> PAGEREF _Toc506977625 \h </w:instrText>
        </w:r>
        <w:r w:rsidR="002625A1">
          <w:rPr>
            <w:noProof/>
            <w:webHidden/>
          </w:rPr>
        </w:r>
        <w:r w:rsidR="002625A1">
          <w:rPr>
            <w:noProof/>
            <w:webHidden/>
          </w:rPr>
          <w:fldChar w:fldCharType="separate"/>
        </w:r>
        <w:r w:rsidR="002625A1">
          <w:rPr>
            <w:noProof/>
            <w:webHidden/>
          </w:rPr>
          <w:t>37</w:t>
        </w:r>
        <w:r w:rsidR="002625A1">
          <w:rPr>
            <w:noProof/>
            <w:webHidden/>
          </w:rPr>
          <w:fldChar w:fldCharType="end"/>
        </w:r>
      </w:hyperlink>
    </w:p>
    <w:p w14:paraId="7F26635A" w14:textId="77777777" w:rsidR="002625A1" w:rsidRDefault="0095730F">
      <w:pPr>
        <w:pStyle w:val="Tabledesillustrations"/>
        <w:tabs>
          <w:tab w:val="right" w:leader="dot" w:pos="9062"/>
        </w:tabs>
        <w:rPr>
          <w:rFonts w:eastAsiaTheme="minorEastAsia"/>
          <w:noProof/>
          <w:lang w:eastAsia="fr-FR"/>
        </w:rPr>
      </w:pPr>
      <w:hyperlink w:anchor="_Toc506977626" w:history="1">
        <w:r w:rsidR="002625A1" w:rsidRPr="00FF1341">
          <w:rPr>
            <w:rStyle w:val="Lienhypertexte"/>
            <w:noProof/>
          </w:rPr>
          <w:t>Tableau 11: Cas d’utilisation.</w:t>
        </w:r>
        <w:r w:rsidR="002625A1">
          <w:rPr>
            <w:noProof/>
            <w:webHidden/>
          </w:rPr>
          <w:tab/>
        </w:r>
        <w:r w:rsidR="002625A1">
          <w:rPr>
            <w:noProof/>
            <w:webHidden/>
          </w:rPr>
          <w:fldChar w:fldCharType="begin"/>
        </w:r>
        <w:r w:rsidR="002625A1">
          <w:rPr>
            <w:noProof/>
            <w:webHidden/>
          </w:rPr>
          <w:instrText xml:space="preserve"> PAGEREF _Toc506977626 \h </w:instrText>
        </w:r>
        <w:r w:rsidR="002625A1">
          <w:rPr>
            <w:noProof/>
            <w:webHidden/>
          </w:rPr>
        </w:r>
        <w:r w:rsidR="002625A1">
          <w:rPr>
            <w:noProof/>
            <w:webHidden/>
          </w:rPr>
          <w:fldChar w:fldCharType="separate"/>
        </w:r>
        <w:r w:rsidR="002625A1">
          <w:rPr>
            <w:noProof/>
            <w:webHidden/>
          </w:rPr>
          <w:t>40</w:t>
        </w:r>
        <w:r w:rsidR="002625A1">
          <w:rPr>
            <w:noProof/>
            <w:webHidden/>
          </w:rPr>
          <w:fldChar w:fldCharType="end"/>
        </w:r>
      </w:hyperlink>
    </w:p>
    <w:p w14:paraId="7EBE6056" w14:textId="77777777" w:rsidR="002625A1" w:rsidRDefault="0095730F">
      <w:pPr>
        <w:pStyle w:val="Tabledesillustrations"/>
        <w:tabs>
          <w:tab w:val="right" w:leader="dot" w:pos="9062"/>
        </w:tabs>
        <w:rPr>
          <w:rFonts w:eastAsiaTheme="minorEastAsia"/>
          <w:noProof/>
          <w:lang w:eastAsia="fr-FR"/>
        </w:rPr>
      </w:pPr>
      <w:hyperlink w:anchor="_Toc506977627" w:history="1">
        <w:r w:rsidR="002625A1" w:rsidRPr="00FF1341">
          <w:rPr>
            <w:rStyle w:val="Lienhypertexte"/>
            <w:noProof/>
          </w:rPr>
          <w:t>Tableau 12: Priorisation de cas d’utilisation.</w:t>
        </w:r>
        <w:r w:rsidR="002625A1">
          <w:rPr>
            <w:noProof/>
            <w:webHidden/>
          </w:rPr>
          <w:tab/>
        </w:r>
        <w:r w:rsidR="002625A1">
          <w:rPr>
            <w:noProof/>
            <w:webHidden/>
          </w:rPr>
          <w:fldChar w:fldCharType="begin"/>
        </w:r>
        <w:r w:rsidR="002625A1">
          <w:rPr>
            <w:noProof/>
            <w:webHidden/>
          </w:rPr>
          <w:instrText xml:space="preserve"> PAGEREF _Toc506977627 \h </w:instrText>
        </w:r>
        <w:r w:rsidR="002625A1">
          <w:rPr>
            <w:noProof/>
            <w:webHidden/>
          </w:rPr>
        </w:r>
        <w:r w:rsidR="002625A1">
          <w:rPr>
            <w:noProof/>
            <w:webHidden/>
          </w:rPr>
          <w:fldChar w:fldCharType="separate"/>
        </w:r>
        <w:r w:rsidR="002625A1">
          <w:rPr>
            <w:noProof/>
            <w:webHidden/>
          </w:rPr>
          <w:t>45</w:t>
        </w:r>
        <w:r w:rsidR="002625A1">
          <w:rPr>
            <w:noProof/>
            <w:webHidden/>
          </w:rPr>
          <w:fldChar w:fldCharType="end"/>
        </w:r>
      </w:hyperlink>
    </w:p>
    <w:p w14:paraId="6882D221" w14:textId="77777777" w:rsidR="0096746F" w:rsidRPr="0096746F" w:rsidRDefault="00045204" w:rsidP="0096746F">
      <w:r>
        <w:fldChar w:fldCharType="end"/>
      </w:r>
    </w:p>
    <w:p w14:paraId="7DC424CF" w14:textId="77777777" w:rsidR="00B66F78" w:rsidRDefault="00B66F78">
      <w:pPr>
        <w:rPr>
          <w:rFonts w:ascii="Times New Roman" w:eastAsia="Calibri" w:hAnsi="Times New Roman" w:cs="Times New Roman"/>
          <w:b/>
          <w:sz w:val="24"/>
          <w:szCs w:val="24"/>
        </w:rPr>
      </w:pPr>
    </w:p>
    <w:p w14:paraId="68C51DD2" w14:textId="77777777" w:rsidR="00B66F78" w:rsidRDefault="00B66F78">
      <w:pPr>
        <w:rPr>
          <w:rFonts w:ascii="Times New Roman" w:eastAsia="Calibri" w:hAnsi="Times New Roman" w:cs="Times New Roman"/>
          <w:b/>
          <w:sz w:val="24"/>
          <w:szCs w:val="24"/>
        </w:rPr>
      </w:pPr>
    </w:p>
    <w:p w14:paraId="6D15EE9B" w14:textId="77777777" w:rsidR="00B66F78" w:rsidRDefault="00B66F78">
      <w:pPr>
        <w:rPr>
          <w:rFonts w:ascii="Times New Roman" w:eastAsia="Calibri" w:hAnsi="Times New Roman" w:cs="Times New Roman"/>
          <w:b/>
          <w:sz w:val="24"/>
          <w:szCs w:val="24"/>
        </w:rPr>
      </w:pPr>
    </w:p>
    <w:p w14:paraId="7D6FB108" w14:textId="77777777" w:rsidR="00B66F78" w:rsidRDefault="00B66F78">
      <w:pPr>
        <w:rPr>
          <w:rFonts w:ascii="Times New Roman" w:eastAsia="Calibri" w:hAnsi="Times New Roman" w:cs="Times New Roman"/>
          <w:b/>
          <w:sz w:val="24"/>
          <w:szCs w:val="24"/>
        </w:rPr>
      </w:pPr>
    </w:p>
    <w:p w14:paraId="40E78282" w14:textId="77777777" w:rsidR="00B66F78" w:rsidRDefault="00B66F78">
      <w:pPr>
        <w:rPr>
          <w:rFonts w:ascii="Times New Roman" w:eastAsia="Calibri" w:hAnsi="Times New Roman" w:cs="Times New Roman"/>
          <w:b/>
          <w:sz w:val="24"/>
          <w:szCs w:val="24"/>
        </w:rPr>
      </w:pPr>
    </w:p>
    <w:p w14:paraId="0C867FC9" w14:textId="77777777" w:rsidR="00B66F78" w:rsidRDefault="00B66F78">
      <w:pPr>
        <w:rPr>
          <w:rFonts w:ascii="Times New Roman" w:eastAsia="Calibri" w:hAnsi="Times New Roman" w:cs="Times New Roman"/>
          <w:b/>
          <w:sz w:val="24"/>
          <w:szCs w:val="24"/>
        </w:rPr>
      </w:pPr>
    </w:p>
    <w:p w14:paraId="1EE0EB3C" w14:textId="77777777" w:rsidR="00B66F78" w:rsidRDefault="00B66F78">
      <w:pPr>
        <w:rPr>
          <w:rFonts w:ascii="Times New Roman" w:eastAsia="Calibri" w:hAnsi="Times New Roman" w:cs="Times New Roman"/>
          <w:b/>
          <w:sz w:val="24"/>
          <w:szCs w:val="24"/>
        </w:rPr>
      </w:pPr>
    </w:p>
    <w:p w14:paraId="35AD0C87" w14:textId="77777777" w:rsidR="00B66F78" w:rsidRDefault="00B66F78">
      <w:pPr>
        <w:rPr>
          <w:rFonts w:ascii="Times New Roman" w:eastAsia="Calibri" w:hAnsi="Times New Roman" w:cs="Times New Roman"/>
          <w:b/>
          <w:sz w:val="24"/>
          <w:szCs w:val="24"/>
        </w:rPr>
      </w:pPr>
    </w:p>
    <w:p w14:paraId="4AC66591" w14:textId="77777777" w:rsidR="00B66F78" w:rsidRDefault="00B66F78">
      <w:pPr>
        <w:rPr>
          <w:rFonts w:ascii="Times New Roman" w:eastAsia="Calibri" w:hAnsi="Times New Roman" w:cs="Times New Roman"/>
          <w:b/>
          <w:sz w:val="24"/>
          <w:szCs w:val="24"/>
        </w:rPr>
      </w:pPr>
    </w:p>
    <w:p w14:paraId="3833534D" w14:textId="77777777" w:rsidR="00B66F78" w:rsidRDefault="00B66F78">
      <w:pPr>
        <w:rPr>
          <w:rFonts w:ascii="Times New Roman" w:eastAsia="Calibri" w:hAnsi="Times New Roman" w:cs="Times New Roman"/>
          <w:b/>
          <w:sz w:val="24"/>
          <w:szCs w:val="24"/>
        </w:rPr>
      </w:pPr>
    </w:p>
    <w:p w14:paraId="240F92D5" w14:textId="77777777" w:rsidR="00B66F78" w:rsidRDefault="00B66F78">
      <w:pPr>
        <w:rPr>
          <w:rFonts w:ascii="Times New Roman" w:eastAsia="Calibri" w:hAnsi="Times New Roman" w:cs="Times New Roman"/>
          <w:b/>
          <w:sz w:val="24"/>
          <w:szCs w:val="24"/>
        </w:rPr>
      </w:pPr>
    </w:p>
    <w:p w14:paraId="0480B167" w14:textId="77777777" w:rsidR="00B66F78" w:rsidRDefault="00B66F78">
      <w:pPr>
        <w:rPr>
          <w:rFonts w:ascii="Times New Roman" w:eastAsia="Calibri" w:hAnsi="Times New Roman" w:cs="Times New Roman"/>
          <w:b/>
          <w:sz w:val="24"/>
          <w:szCs w:val="24"/>
        </w:rPr>
      </w:pPr>
    </w:p>
    <w:p w14:paraId="58225C7C" w14:textId="77777777" w:rsidR="00B66F78" w:rsidRDefault="00B66F78">
      <w:pPr>
        <w:rPr>
          <w:rFonts w:ascii="Times New Roman" w:eastAsia="Calibri" w:hAnsi="Times New Roman" w:cs="Times New Roman"/>
          <w:b/>
          <w:sz w:val="24"/>
          <w:szCs w:val="24"/>
        </w:rPr>
      </w:pPr>
    </w:p>
    <w:p w14:paraId="3942F75C" w14:textId="77777777" w:rsidR="00B66F78" w:rsidRDefault="00B66F78">
      <w:pPr>
        <w:rPr>
          <w:rFonts w:ascii="Times New Roman" w:eastAsia="Calibri" w:hAnsi="Times New Roman" w:cs="Times New Roman"/>
          <w:b/>
          <w:sz w:val="24"/>
          <w:szCs w:val="24"/>
        </w:rPr>
      </w:pPr>
    </w:p>
    <w:p w14:paraId="591856FE" w14:textId="77777777" w:rsidR="00B66F78" w:rsidRDefault="00B66F78">
      <w:pPr>
        <w:rPr>
          <w:rFonts w:ascii="Times New Roman" w:eastAsia="Calibri" w:hAnsi="Times New Roman" w:cs="Times New Roman"/>
          <w:b/>
          <w:sz w:val="24"/>
          <w:szCs w:val="24"/>
        </w:rPr>
      </w:pPr>
    </w:p>
    <w:p w14:paraId="15CE2E8F" w14:textId="77777777" w:rsidR="00B66F78" w:rsidRDefault="00B66F78">
      <w:pPr>
        <w:rPr>
          <w:rFonts w:ascii="Times New Roman" w:eastAsia="Calibri" w:hAnsi="Times New Roman" w:cs="Times New Roman"/>
          <w:b/>
          <w:sz w:val="24"/>
          <w:szCs w:val="24"/>
        </w:rPr>
      </w:pPr>
    </w:p>
    <w:p w14:paraId="21DCE716" w14:textId="77777777" w:rsidR="00BC3266" w:rsidRDefault="00BC3266" w:rsidP="00340F2D">
      <w:pPr>
        <w:spacing w:line="360" w:lineRule="auto"/>
        <w:jc w:val="center"/>
        <w:rPr>
          <w:rFonts w:ascii="Times New Roman" w:eastAsia="Calibri" w:hAnsi="Times New Roman" w:cs="Times New Roman"/>
          <w:b/>
          <w:sz w:val="24"/>
          <w:szCs w:val="24"/>
        </w:rPr>
      </w:pPr>
    </w:p>
    <w:p w14:paraId="329A073E" w14:textId="77777777" w:rsidR="00B66F78" w:rsidRDefault="00B66F78" w:rsidP="00BC3266">
      <w:pPr>
        <w:pStyle w:val="Titre1"/>
        <w:numPr>
          <w:ilvl w:val="0"/>
          <w:numId w:val="0"/>
        </w:numPr>
        <w:ind w:left="432"/>
        <w:jc w:val="center"/>
        <w:rPr>
          <w:rFonts w:ascii="Times New Roman" w:eastAsia="Calibri" w:hAnsi="Times New Roman" w:cs="Times New Roman"/>
          <w:color w:val="auto"/>
          <w:sz w:val="24"/>
          <w:szCs w:val="24"/>
        </w:rPr>
      </w:pPr>
      <w:bookmarkStart w:id="20" w:name="_Toc506976632"/>
      <w:bookmarkStart w:id="21" w:name="_Toc506977453"/>
      <w:r w:rsidRPr="00BC3266">
        <w:rPr>
          <w:rFonts w:ascii="Times New Roman" w:eastAsia="Calibri" w:hAnsi="Times New Roman" w:cs="Times New Roman"/>
          <w:color w:val="auto"/>
          <w:sz w:val="24"/>
          <w:szCs w:val="24"/>
        </w:rPr>
        <w:lastRenderedPageBreak/>
        <w:t>LISTE DES ABREVIATIONS</w:t>
      </w:r>
      <w:bookmarkEnd w:id="20"/>
      <w:bookmarkEnd w:id="21"/>
    </w:p>
    <w:p w14:paraId="5A149D9A" w14:textId="77777777" w:rsidR="00BC3266" w:rsidRPr="00BC3266" w:rsidRDefault="00BC3266" w:rsidP="00BC3266"/>
    <w:tbl>
      <w:tblPr>
        <w:tblStyle w:val="Grilledutableau"/>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384"/>
        <w:gridCol w:w="7828"/>
      </w:tblGrid>
      <w:tr w:rsidR="00B66F78" w:rsidRPr="002D2E56" w14:paraId="0399E06B" w14:textId="77777777" w:rsidTr="002B5BDC">
        <w:trPr>
          <w:trHeight w:val="567"/>
        </w:trPr>
        <w:tc>
          <w:tcPr>
            <w:tcW w:w="1384" w:type="dxa"/>
          </w:tcPr>
          <w:p w14:paraId="63EF131B" w14:textId="77777777" w:rsidR="00B66F78" w:rsidRDefault="00B66F78" w:rsidP="002B5BDC">
            <w:pPr>
              <w:rPr>
                <w:rFonts w:ascii="Times New Roman" w:hAnsi="Times New Roman" w:cs="Times New Roman"/>
                <w:sz w:val="24"/>
                <w:szCs w:val="24"/>
              </w:rPr>
            </w:pPr>
            <w:r w:rsidRPr="002D2E56">
              <w:rPr>
                <w:rFonts w:ascii="Times New Roman" w:hAnsi="Times New Roman" w:cs="Times New Roman"/>
                <w:sz w:val="24"/>
                <w:szCs w:val="24"/>
              </w:rPr>
              <w:t>ASP :</w:t>
            </w:r>
          </w:p>
          <w:p w14:paraId="65BCDDCE" w14:textId="77777777" w:rsidR="00487217" w:rsidRDefault="00487217" w:rsidP="002B5BDC">
            <w:pPr>
              <w:rPr>
                <w:rFonts w:ascii="Times New Roman" w:hAnsi="Times New Roman" w:cs="Times New Roman"/>
                <w:sz w:val="24"/>
                <w:szCs w:val="24"/>
              </w:rPr>
            </w:pPr>
          </w:p>
          <w:p w14:paraId="1996105D" w14:textId="77777777" w:rsidR="00487217" w:rsidRDefault="00487217" w:rsidP="00487217">
            <w:pPr>
              <w:rPr>
                <w:rFonts w:ascii="Times New Roman" w:hAnsi="Times New Roman" w:cs="Times New Roman"/>
                <w:lang w:val="en-US"/>
              </w:rPr>
            </w:pPr>
            <w:r>
              <w:rPr>
                <w:rFonts w:ascii="Times New Roman" w:hAnsi="Times New Roman" w:cs="Times New Roman"/>
                <w:lang w:val="en-US"/>
              </w:rPr>
              <w:t>AUXIMAD:</w:t>
            </w:r>
          </w:p>
          <w:p w14:paraId="2CFE822C" w14:textId="77777777" w:rsidR="00487217" w:rsidRPr="002D2E56" w:rsidRDefault="00487217" w:rsidP="002B5BDC">
            <w:pPr>
              <w:rPr>
                <w:rFonts w:ascii="Times New Roman" w:hAnsi="Times New Roman" w:cs="Times New Roman"/>
                <w:sz w:val="24"/>
                <w:szCs w:val="24"/>
              </w:rPr>
            </w:pPr>
          </w:p>
        </w:tc>
        <w:tc>
          <w:tcPr>
            <w:tcW w:w="7828" w:type="dxa"/>
          </w:tcPr>
          <w:p w14:paraId="3AD4A947" w14:textId="77777777" w:rsidR="00B66F78" w:rsidRDefault="00B66F78" w:rsidP="002B5BDC">
            <w:pPr>
              <w:rPr>
                <w:rFonts w:ascii="Times New Roman" w:hAnsi="Times New Roman" w:cs="Times New Roman"/>
                <w:sz w:val="24"/>
                <w:szCs w:val="24"/>
              </w:rPr>
            </w:pPr>
            <w:r w:rsidRPr="002D2E56">
              <w:rPr>
                <w:rFonts w:ascii="Times New Roman" w:hAnsi="Times New Roman" w:cs="Times New Roman"/>
                <w:sz w:val="24"/>
                <w:szCs w:val="24"/>
              </w:rPr>
              <w:t>Active Server Page</w:t>
            </w:r>
          </w:p>
          <w:p w14:paraId="0B6ED3BA" w14:textId="77777777" w:rsidR="00487217" w:rsidRDefault="00487217" w:rsidP="002B5BDC">
            <w:pPr>
              <w:rPr>
                <w:rFonts w:ascii="Times New Roman" w:hAnsi="Times New Roman" w:cs="Times New Roman"/>
                <w:sz w:val="24"/>
                <w:szCs w:val="24"/>
              </w:rPr>
            </w:pPr>
          </w:p>
          <w:p w14:paraId="35BD2C43" w14:textId="77777777" w:rsidR="00487217" w:rsidRDefault="00487217" w:rsidP="002B5BDC">
            <w:pPr>
              <w:rPr>
                <w:rFonts w:ascii="Times New Roman" w:hAnsi="Times New Roman" w:cs="Times New Roman"/>
                <w:sz w:val="24"/>
                <w:szCs w:val="24"/>
              </w:rPr>
            </w:pPr>
            <w:r>
              <w:rPr>
                <w:rFonts w:ascii="Times New Roman" w:hAnsi="Times New Roman" w:cs="Times New Roman"/>
                <w:sz w:val="24"/>
                <w:szCs w:val="24"/>
              </w:rPr>
              <w:t>Société auxiliaire et maritime de Madagascar</w:t>
            </w:r>
          </w:p>
          <w:p w14:paraId="3557C7D4" w14:textId="77777777" w:rsidR="00487217" w:rsidRPr="002D2E56" w:rsidRDefault="00487217" w:rsidP="002B5BDC">
            <w:pPr>
              <w:rPr>
                <w:rFonts w:ascii="Times New Roman" w:hAnsi="Times New Roman" w:cs="Times New Roman"/>
                <w:sz w:val="24"/>
                <w:szCs w:val="24"/>
              </w:rPr>
            </w:pPr>
          </w:p>
        </w:tc>
      </w:tr>
      <w:tr w:rsidR="00B66F78" w:rsidRPr="002D2E56" w14:paraId="0AD36B55" w14:textId="77777777" w:rsidTr="002B5BDC">
        <w:trPr>
          <w:trHeight w:val="567"/>
        </w:trPr>
        <w:tc>
          <w:tcPr>
            <w:tcW w:w="1384" w:type="dxa"/>
          </w:tcPr>
          <w:p w14:paraId="41431887" w14:textId="77777777" w:rsidR="00B66F78" w:rsidRPr="002D2E56" w:rsidRDefault="00B66F78" w:rsidP="002B5BDC">
            <w:pPr>
              <w:rPr>
                <w:rFonts w:ascii="Times New Roman" w:hAnsi="Times New Roman" w:cs="Times New Roman"/>
                <w:sz w:val="24"/>
                <w:szCs w:val="24"/>
              </w:rPr>
            </w:pPr>
            <w:r w:rsidRPr="002D2E56">
              <w:rPr>
                <w:rFonts w:ascii="Times New Roman" w:hAnsi="Times New Roman" w:cs="Times New Roman"/>
                <w:lang w:val="en-US"/>
              </w:rPr>
              <w:t>CRUD  :</w:t>
            </w:r>
          </w:p>
        </w:tc>
        <w:tc>
          <w:tcPr>
            <w:tcW w:w="7828" w:type="dxa"/>
          </w:tcPr>
          <w:p w14:paraId="4610BA99" w14:textId="77777777" w:rsidR="00B66F78" w:rsidRPr="002D2E56" w:rsidRDefault="00B66F78" w:rsidP="002B5BDC">
            <w:pPr>
              <w:rPr>
                <w:rFonts w:ascii="Times New Roman" w:hAnsi="Times New Roman" w:cs="Times New Roman"/>
                <w:sz w:val="24"/>
                <w:szCs w:val="24"/>
              </w:rPr>
            </w:pPr>
            <w:r w:rsidRPr="002D2E56">
              <w:rPr>
                <w:rFonts w:ascii="Times New Roman" w:hAnsi="Times New Roman" w:cs="Times New Roman"/>
                <w:sz w:val="24"/>
                <w:szCs w:val="24"/>
              </w:rPr>
              <w:t>Create Read Update Delete</w:t>
            </w:r>
          </w:p>
        </w:tc>
      </w:tr>
      <w:tr w:rsidR="00B66F78" w:rsidRPr="002D2E56" w14:paraId="639184A1" w14:textId="77777777" w:rsidTr="002B5BDC">
        <w:trPr>
          <w:trHeight w:val="567"/>
        </w:trPr>
        <w:tc>
          <w:tcPr>
            <w:tcW w:w="1384" w:type="dxa"/>
          </w:tcPr>
          <w:p w14:paraId="6BC956FF" w14:textId="77777777" w:rsidR="00B66F78" w:rsidRPr="002D2E56" w:rsidRDefault="00B66F78" w:rsidP="00487217">
            <w:pPr>
              <w:rPr>
                <w:rFonts w:ascii="Times New Roman" w:hAnsi="Times New Roman" w:cs="Times New Roman"/>
                <w:lang w:val="en-US"/>
              </w:rPr>
            </w:pPr>
            <w:r w:rsidRPr="002D2E56">
              <w:rPr>
                <w:rFonts w:ascii="Times New Roman" w:hAnsi="Times New Roman" w:cs="Times New Roman"/>
                <w:lang w:val="en-US"/>
              </w:rPr>
              <w:t>ENI :</w:t>
            </w:r>
          </w:p>
        </w:tc>
        <w:tc>
          <w:tcPr>
            <w:tcW w:w="7828" w:type="dxa"/>
          </w:tcPr>
          <w:p w14:paraId="261B5A8B" w14:textId="77777777" w:rsidR="00B66F78" w:rsidRDefault="00B66F78" w:rsidP="002B5BDC">
            <w:pPr>
              <w:rPr>
                <w:rFonts w:ascii="Times New Roman" w:hAnsi="Times New Roman" w:cs="Times New Roman"/>
                <w:sz w:val="24"/>
                <w:szCs w:val="24"/>
              </w:rPr>
            </w:pPr>
            <w:r w:rsidRPr="002D2E56">
              <w:rPr>
                <w:rFonts w:ascii="Times New Roman" w:hAnsi="Times New Roman" w:cs="Times New Roman"/>
                <w:sz w:val="24"/>
                <w:szCs w:val="24"/>
              </w:rPr>
              <w:t>Ecole Nationale d'Informatique</w:t>
            </w:r>
          </w:p>
          <w:p w14:paraId="026D3B2D" w14:textId="77777777" w:rsidR="00B66F78" w:rsidRDefault="00B66F78" w:rsidP="002B5BDC">
            <w:pPr>
              <w:rPr>
                <w:rFonts w:ascii="Times New Roman" w:hAnsi="Times New Roman" w:cs="Times New Roman"/>
                <w:sz w:val="24"/>
                <w:szCs w:val="24"/>
              </w:rPr>
            </w:pPr>
          </w:p>
          <w:p w14:paraId="3383D510" w14:textId="77777777" w:rsidR="00B66F78" w:rsidRPr="002D2E56" w:rsidRDefault="00B66F78" w:rsidP="002B5BDC">
            <w:pPr>
              <w:rPr>
                <w:rFonts w:ascii="Times New Roman" w:hAnsi="Times New Roman" w:cs="Times New Roman"/>
                <w:sz w:val="24"/>
                <w:szCs w:val="24"/>
              </w:rPr>
            </w:pPr>
          </w:p>
        </w:tc>
      </w:tr>
      <w:tr w:rsidR="00B66F78" w:rsidRPr="002D2E56" w14:paraId="3820A776" w14:textId="77777777" w:rsidTr="002B5BDC">
        <w:trPr>
          <w:trHeight w:val="567"/>
        </w:trPr>
        <w:tc>
          <w:tcPr>
            <w:tcW w:w="1384" w:type="dxa"/>
          </w:tcPr>
          <w:p w14:paraId="6099FFB6" w14:textId="77777777" w:rsidR="00B66F78" w:rsidRPr="002D2E56" w:rsidRDefault="00B66F78" w:rsidP="002B5BDC">
            <w:pPr>
              <w:rPr>
                <w:rFonts w:ascii="Times New Roman" w:hAnsi="Times New Roman" w:cs="Times New Roman"/>
                <w:lang w:val="en-US"/>
              </w:rPr>
            </w:pPr>
            <w:r w:rsidRPr="002D2E56">
              <w:rPr>
                <w:rFonts w:ascii="Times New Roman" w:hAnsi="Times New Roman" w:cs="Times New Roman"/>
                <w:lang w:val="en-US"/>
              </w:rPr>
              <w:t>HTML :</w:t>
            </w:r>
          </w:p>
        </w:tc>
        <w:tc>
          <w:tcPr>
            <w:tcW w:w="7828" w:type="dxa"/>
          </w:tcPr>
          <w:p w14:paraId="0EF3C030" w14:textId="77777777" w:rsidR="00B66F78" w:rsidRPr="002D2E56" w:rsidRDefault="00B66F78" w:rsidP="002B5BDC">
            <w:pPr>
              <w:spacing w:line="360" w:lineRule="auto"/>
              <w:rPr>
                <w:rFonts w:ascii="Times New Roman" w:hAnsi="Times New Roman" w:cs="Times New Roman"/>
                <w:lang w:val="en-US"/>
              </w:rPr>
            </w:pPr>
            <w:r w:rsidRPr="002D2E56">
              <w:rPr>
                <w:rFonts w:ascii="Times New Roman" w:hAnsi="Times New Roman" w:cs="Times New Roman"/>
                <w:lang w:val="en-US"/>
              </w:rPr>
              <w:t>Hyper Text Mark-up Langage</w:t>
            </w:r>
          </w:p>
        </w:tc>
      </w:tr>
      <w:tr w:rsidR="00B66F78" w:rsidRPr="002D2E56" w14:paraId="44A7EB11" w14:textId="77777777" w:rsidTr="002B5BDC">
        <w:trPr>
          <w:trHeight w:val="567"/>
        </w:trPr>
        <w:tc>
          <w:tcPr>
            <w:tcW w:w="1384" w:type="dxa"/>
          </w:tcPr>
          <w:p w14:paraId="57C53248" w14:textId="77777777" w:rsidR="00B66F78" w:rsidRPr="002D2E56" w:rsidRDefault="00B66F78" w:rsidP="002B5BDC">
            <w:pPr>
              <w:rPr>
                <w:rFonts w:ascii="Times New Roman" w:hAnsi="Times New Roman" w:cs="Times New Roman"/>
                <w:sz w:val="24"/>
                <w:szCs w:val="24"/>
              </w:rPr>
            </w:pPr>
            <w:r w:rsidRPr="002D2E56">
              <w:rPr>
                <w:rFonts w:ascii="Times New Roman" w:hAnsi="Times New Roman" w:cs="Times New Roman"/>
                <w:sz w:val="24"/>
                <w:szCs w:val="24"/>
              </w:rPr>
              <w:t>LMD</w:t>
            </w:r>
          </w:p>
        </w:tc>
        <w:tc>
          <w:tcPr>
            <w:tcW w:w="7828" w:type="dxa"/>
          </w:tcPr>
          <w:p w14:paraId="4326DAE2" w14:textId="77777777" w:rsidR="00B66F78" w:rsidRPr="002D2E56" w:rsidRDefault="00B66F78" w:rsidP="002B5BDC">
            <w:pPr>
              <w:rPr>
                <w:rFonts w:ascii="Times New Roman" w:hAnsi="Times New Roman" w:cs="Times New Roman"/>
                <w:sz w:val="24"/>
                <w:szCs w:val="24"/>
              </w:rPr>
            </w:pPr>
            <w:r w:rsidRPr="002D2E56">
              <w:rPr>
                <w:rFonts w:ascii="Times New Roman" w:hAnsi="Times New Roman" w:cs="Times New Roman"/>
                <w:sz w:val="24"/>
                <w:szCs w:val="24"/>
              </w:rPr>
              <w:t>Licence Master Doctorat</w:t>
            </w:r>
          </w:p>
        </w:tc>
      </w:tr>
      <w:tr w:rsidR="00B66F78" w:rsidRPr="002D2E56" w14:paraId="2B54C85A" w14:textId="77777777" w:rsidTr="002B5BDC">
        <w:trPr>
          <w:trHeight w:val="567"/>
        </w:trPr>
        <w:tc>
          <w:tcPr>
            <w:tcW w:w="1384" w:type="dxa"/>
          </w:tcPr>
          <w:p w14:paraId="78F1B248" w14:textId="77777777" w:rsidR="00B66F78" w:rsidRPr="002D2E56" w:rsidRDefault="00B66F78" w:rsidP="002B5BDC">
            <w:pPr>
              <w:rPr>
                <w:rFonts w:ascii="Times New Roman" w:hAnsi="Times New Roman" w:cs="Times New Roman"/>
                <w:sz w:val="24"/>
                <w:szCs w:val="24"/>
              </w:rPr>
            </w:pPr>
            <w:r w:rsidRPr="002D2E56">
              <w:rPr>
                <w:rFonts w:ascii="Times New Roman" w:hAnsi="Times New Roman" w:cs="Times New Roman"/>
              </w:rPr>
              <w:t>MVC :</w:t>
            </w:r>
          </w:p>
        </w:tc>
        <w:tc>
          <w:tcPr>
            <w:tcW w:w="7828" w:type="dxa"/>
          </w:tcPr>
          <w:p w14:paraId="6B515C74" w14:textId="77777777" w:rsidR="00B66F78" w:rsidRPr="002D2E56" w:rsidRDefault="00B66F78" w:rsidP="002B5BDC">
            <w:pPr>
              <w:rPr>
                <w:rFonts w:ascii="Times New Roman" w:hAnsi="Times New Roman" w:cs="Times New Roman"/>
                <w:sz w:val="24"/>
                <w:szCs w:val="24"/>
              </w:rPr>
            </w:pPr>
            <w:r w:rsidRPr="002D2E56">
              <w:rPr>
                <w:rFonts w:ascii="Times New Roman" w:hAnsi="Times New Roman" w:cs="Times New Roman"/>
              </w:rPr>
              <w:t>Modèle Vue Contrôleur</w:t>
            </w:r>
          </w:p>
        </w:tc>
      </w:tr>
      <w:tr w:rsidR="00B66F78" w:rsidRPr="002D2E56" w14:paraId="08FF5D24" w14:textId="77777777" w:rsidTr="002B5BDC">
        <w:trPr>
          <w:trHeight w:val="567"/>
        </w:trPr>
        <w:tc>
          <w:tcPr>
            <w:tcW w:w="1384" w:type="dxa"/>
          </w:tcPr>
          <w:p w14:paraId="6E96E20F" w14:textId="77777777" w:rsidR="00B66F78" w:rsidRPr="002D2E56" w:rsidRDefault="00B66F78" w:rsidP="002B5BDC">
            <w:pPr>
              <w:rPr>
                <w:rFonts w:ascii="Times New Roman" w:hAnsi="Times New Roman" w:cs="Times New Roman"/>
                <w:sz w:val="24"/>
                <w:szCs w:val="24"/>
              </w:rPr>
            </w:pPr>
            <w:r w:rsidRPr="002D2E56">
              <w:rPr>
                <w:rFonts w:ascii="Times New Roman" w:hAnsi="Times New Roman" w:cs="Times New Roman"/>
                <w:sz w:val="24"/>
                <w:szCs w:val="24"/>
              </w:rPr>
              <w:t>PHP :</w:t>
            </w:r>
          </w:p>
        </w:tc>
        <w:tc>
          <w:tcPr>
            <w:tcW w:w="7828" w:type="dxa"/>
          </w:tcPr>
          <w:p w14:paraId="2D6B5096" w14:textId="77777777" w:rsidR="00B66F78" w:rsidRPr="002D2E56" w:rsidRDefault="00B66F78" w:rsidP="002B5BDC">
            <w:pPr>
              <w:rPr>
                <w:rFonts w:ascii="Times New Roman" w:hAnsi="Times New Roman" w:cs="Times New Roman"/>
                <w:sz w:val="24"/>
                <w:szCs w:val="24"/>
              </w:rPr>
            </w:pPr>
            <w:r w:rsidRPr="002D2E56">
              <w:rPr>
                <w:rFonts w:ascii="Times New Roman" w:hAnsi="Times New Roman" w:cs="Times New Roman"/>
                <w:sz w:val="24"/>
                <w:szCs w:val="24"/>
              </w:rPr>
              <w:t>Personal Home Page</w:t>
            </w:r>
          </w:p>
        </w:tc>
      </w:tr>
      <w:tr w:rsidR="00B66F78" w:rsidRPr="002D2E56" w14:paraId="7AFD85CB" w14:textId="77777777" w:rsidTr="002B5BDC">
        <w:trPr>
          <w:trHeight w:val="567"/>
        </w:trPr>
        <w:tc>
          <w:tcPr>
            <w:tcW w:w="1384" w:type="dxa"/>
          </w:tcPr>
          <w:p w14:paraId="47A4EEF7" w14:textId="77777777" w:rsidR="00B66F78" w:rsidRPr="002D2E56" w:rsidRDefault="00B66F78" w:rsidP="002B5BDC">
            <w:pPr>
              <w:rPr>
                <w:rFonts w:ascii="Times New Roman" w:hAnsi="Times New Roman" w:cs="Times New Roman"/>
                <w:sz w:val="24"/>
                <w:szCs w:val="24"/>
              </w:rPr>
            </w:pPr>
            <w:r w:rsidRPr="002D2E56">
              <w:rPr>
                <w:rFonts w:ascii="Times New Roman" w:hAnsi="Times New Roman" w:cs="Times New Roman"/>
              </w:rPr>
              <w:t>SGBD</w:t>
            </w:r>
          </w:p>
        </w:tc>
        <w:tc>
          <w:tcPr>
            <w:tcW w:w="7828" w:type="dxa"/>
          </w:tcPr>
          <w:p w14:paraId="1D705F1C" w14:textId="77777777" w:rsidR="00B66F78" w:rsidRPr="002D2E56" w:rsidRDefault="00B66F78" w:rsidP="002B5BDC">
            <w:pPr>
              <w:rPr>
                <w:rFonts w:ascii="Times New Roman" w:hAnsi="Times New Roman" w:cs="Times New Roman"/>
                <w:sz w:val="24"/>
                <w:szCs w:val="24"/>
              </w:rPr>
            </w:pPr>
            <w:r w:rsidRPr="002D2E56">
              <w:rPr>
                <w:rFonts w:ascii="Times New Roman" w:hAnsi="Times New Roman" w:cs="Times New Roman"/>
                <w:sz w:val="24"/>
                <w:szCs w:val="24"/>
              </w:rPr>
              <w:t>Système de Gestion de Base de Données</w:t>
            </w:r>
          </w:p>
        </w:tc>
      </w:tr>
      <w:tr w:rsidR="00B66F78" w:rsidRPr="002D2E56" w14:paraId="42ACB5AA" w14:textId="77777777" w:rsidTr="002B5BDC">
        <w:trPr>
          <w:trHeight w:val="567"/>
        </w:trPr>
        <w:tc>
          <w:tcPr>
            <w:tcW w:w="1384" w:type="dxa"/>
          </w:tcPr>
          <w:p w14:paraId="6B02A7AB" w14:textId="77777777" w:rsidR="00B66F78" w:rsidRPr="002D2E56" w:rsidRDefault="00B66F78" w:rsidP="002B5BDC">
            <w:pPr>
              <w:rPr>
                <w:rFonts w:ascii="Times New Roman" w:hAnsi="Times New Roman" w:cs="Times New Roman"/>
                <w:sz w:val="24"/>
                <w:szCs w:val="24"/>
              </w:rPr>
            </w:pPr>
            <w:r w:rsidRPr="002D2E56">
              <w:rPr>
                <w:rFonts w:ascii="Times New Roman" w:hAnsi="Times New Roman" w:cs="Times New Roman"/>
                <w:sz w:val="24"/>
                <w:szCs w:val="24"/>
              </w:rPr>
              <w:t>UML :</w:t>
            </w:r>
          </w:p>
        </w:tc>
        <w:tc>
          <w:tcPr>
            <w:tcW w:w="7828" w:type="dxa"/>
          </w:tcPr>
          <w:p w14:paraId="5FE72CC0" w14:textId="77777777" w:rsidR="00B66F78" w:rsidRPr="002D2E56" w:rsidRDefault="00B66F78" w:rsidP="002B5BDC">
            <w:pPr>
              <w:tabs>
                <w:tab w:val="left" w:pos="1320"/>
              </w:tabs>
              <w:rPr>
                <w:rFonts w:ascii="Times New Roman" w:hAnsi="Times New Roman" w:cs="Times New Roman"/>
                <w:sz w:val="24"/>
                <w:szCs w:val="24"/>
              </w:rPr>
            </w:pPr>
            <w:r w:rsidRPr="002D2E56">
              <w:rPr>
                <w:rFonts w:ascii="Times New Roman" w:hAnsi="Times New Roman" w:cs="Times New Roman"/>
                <w:sz w:val="24"/>
                <w:szCs w:val="24"/>
              </w:rPr>
              <w:t>Unified</w:t>
            </w:r>
            <w:r w:rsidR="00487217">
              <w:rPr>
                <w:rFonts w:ascii="Times New Roman" w:hAnsi="Times New Roman" w:cs="Times New Roman"/>
                <w:sz w:val="24"/>
                <w:szCs w:val="24"/>
              </w:rPr>
              <w:t xml:space="preserve"> </w:t>
            </w:r>
            <w:r w:rsidRPr="002D2E56">
              <w:rPr>
                <w:rFonts w:ascii="Times New Roman" w:hAnsi="Times New Roman" w:cs="Times New Roman"/>
                <w:sz w:val="24"/>
                <w:szCs w:val="24"/>
              </w:rPr>
              <w:t>Modeling Lang</w:t>
            </w:r>
            <w:r w:rsidR="00CE53D1">
              <w:rPr>
                <w:rFonts w:ascii="Times New Roman" w:hAnsi="Times New Roman" w:cs="Times New Roman"/>
                <w:sz w:val="24"/>
                <w:szCs w:val="24"/>
              </w:rPr>
              <w:t>u</w:t>
            </w:r>
            <w:r w:rsidRPr="002D2E56">
              <w:rPr>
                <w:rFonts w:ascii="Times New Roman" w:hAnsi="Times New Roman" w:cs="Times New Roman"/>
                <w:sz w:val="24"/>
                <w:szCs w:val="24"/>
              </w:rPr>
              <w:t>age</w:t>
            </w:r>
          </w:p>
        </w:tc>
      </w:tr>
      <w:tr w:rsidR="00B66F78" w:rsidRPr="002D2E56" w14:paraId="4A4C4430" w14:textId="77777777" w:rsidTr="002B5BDC">
        <w:trPr>
          <w:trHeight w:val="567"/>
        </w:trPr>
        <w:tc>
          <w:tcPr>
            <w:tcW w:w="1384" w:type="dxa"/>
          </w:tcPr>
          <w:p w14:paraId="76C21485" w14:textId="77777777" w:rsidR="00B66F78" w:rsidRPr="002D2E56" w:rsidRDefault="00B66F78" w:rsidP="002B5BDC">
            <w:pPr>
              <w:rPr>
                <w:rFonts w:ascii="Times New Roman" w:hAnsi="Times New Roman" w:cs="Times New Roman"/>
                <w:sz w:val="24"/>
                <w:szCs w:val="24"/>
              </w:rPr>
            </w:pPr>
            <w:r w:rsidRPr="002D2E56">
              <w:rPr>
                <w:rFonts w:ascii="Times New Roman" w:hAnsi="Times New Roman" w:cs="Times New Roman"/>
                <w:sz w:val="24"/>
                <w:szCs w:val="24"/>
              </w:rPr>
              <w:t>UP</w:t>
            </w:r>
          </w:p>
        </w:tc>
        <w:tc>
          <w:tcPr>
            <w:tcW w:w="7828" w:type="dxa"/>
          </w:tcPr>
          <w:p w14:paraId="0E9A2363" w14:textId="77777777" w:rsidR="00B66F78" w:rsidRPr="002D2E56" w:rsidRDefault="00B66F78" w:rsidP="002B5BDC">
            <w:pPr>
              <w:tabs>
                <w:tab w:val="left" w:pos="1320"/>
              </w:tabs>
              <w:rPr>
                <w:rFonts w:ascii="Times New Roman" w:hAnsi="Times New Roman" w:cs="Times New Roman"/>
                <w:sz w:val="24"/>
                <w:szCs w:val="24"/>
              </w:rPr>
            </w:pPr>
            <w:r w:rsidRPr="002D2E56">
              <w:rPr>
                <w:rFonts w:ascii="Times New Roman" w:hAnsi="Times New Roman" w:cs="Times New Roman"/>
                <w:sz w:val="24"/>
                <w:szCs w:val="24"/>
              </w:rPr>
              <w:t>Unified</w:t>
            </w:r>
            <w:r w:rsidR="00487217">
              <w:rPr>
                <w:rFonts w:ascii="Times New Roman" w:hAnsi="Times New Roman" w:cs="Times New Roman"/>
                <w:sz w:val="24"/>
                <w:szCs w:val="24"/>
              </w:rPr>
              <w:t xml:space="preserve"> </w:t>
            </w:r>
            <w:r w:rsidRPr="002D2E56">
              <w:rPr>
                <w:rFonts w:ascii="Times New Roman" w:hAnsi="Times New Roman" w:cs="Times New Roman"/>
                <w:sz w:val="24"/>
                <w:szCs w:val="24"/>
              </w:rPr>
              <w:t>Process</w:t>
            </w:r>
          </w:p>
        </w:tc>
      </w:tr>
      <w:tr w:rsidR="00B66F78" w:rsidRPr="002D2E56" w14:paraId="6A0D7005" w14:textId="77777777" w:rsidTr="002B5BDC">
        <w:trPr>
          <w:trHeight w:val="567"/>
        </w:trPr>
        <w:tc>
          <w:tcPr>
            <w:tcW w:w="1384" w:type="dxa"/>
          </w:tcPr>
          <w:p w14:paraId="6AE0BA41" w14:textId="77777777" w:rsidR="00B66F78" w:rsidRPr="002D2E56" w:rsidRDefault="00B66F78" w:rsidP="002B5BDC">
            <w:pPr>
              <w:rPr>
                <w:rFonts w:ascii="Times New Roman" w:hAnsi="Times New Roman" w:cs="Times New Roman"/>
                <w:sz w:val="24"/>
                <w:szCs w:val="24"/>
              </w:rPr>
            </w:pPr>
            <w:r w:rsidRPr="002D2E56">
              <w:rPr>
                <w:rFonts w:ascii="Times New Roman" w:hAnsi="Times New Roman" w:cs="Times New Roman"/>
                <w:lang w:val="en-US"/>
              </w:rPr>
              <w:t>WYSIWYG</w:t>
            </w:r>
          </w:p>
        </w:tc>
        <w:tc>
          <w:tcPr>
            <w:tcW w:w="7828" w:type="dxa"/>
          </w:tcPr>
          <w:p w14:paraId="4A564121" w14:textId="77777777" w:rsidR="00B66F78" w:rsidRPr="002D2E56" w:rsidRDefault="00B66F78" w:rsidP="002B5BDC">
            <w:pPr>
              <w:rPr>
                <w:rFonts w:ascii="Times New Roman" w:hAnsi="Times New Roman" w:cs="Times New Roman"/>
                <w:sz w:val="24"/>
                <w:szCs w:val="24"/>
                <w:lang w:val="en-US"/>
              </w:rPr>
            </w:pPr>
            <w:r w:rsidRPr="002D2E56">
              <w:rPr>
                <w:rStyle w:val="lang-en"/>
                <w:rFonts w:ascii="Times New Roman" w:hAnsi="Times New Roman" w:cs="Times New Roman"/>
                <w:iCs/>
                <w:lang w:val="en-US"/>
              </w:rPr>
              <w:t>What You See Is What You Get</w:t>
            </w:r>
          </w:p>
        </w:tc>
      </w:tr>
    </w:tbl>
    <w:p w14:paraId="208F5246" w14:textId="77777777" w:rsidR="00B66F78" w:rsidRDefault="00B66F78" w:rsidP="00340F2D">
      <w:pPr>
        <w:spacing w:line="360" w:lineRule="auto"/>
        <w:jc w:val="center"/>
        <w:rPr>
          <w:rFonts w:ascii="Times New Roman" w:eastAsia="Calibri" w:hAnsi="Times New Roman" w:cs="Times New Roman"/>
          <w:b/>
          <w:sz w:val="24"/>
          <w:szCs w:val="24"/>
        </w:rPr>
      </w:pPr>
    </w:p>
    <w:p w14:paraId="355414D5" w14:textId="77777777" w:rsidR="00B66F78" w:rsidRDefault="00B66F78" w:rsidP="00340F2D">
      <w:pPr>
        <w:spacing w:line="360" w:lineRule="auto"/>
        <w:jc w:val="center"/>
        <w:rPr>
          <w:rFonts w:ascii="Times New Roman" w:eastAsia="Calibri" w:hAnsi="Times New Roman" w:cs="Times New Roman"/>
          <w:b/>
          <w:sz w:val="24"/>
          <w:szCs w:val="24"/>
        </w:rPr>
      </w:pPr>
    </w:p>
    <w:p w14:paraId="75AFFB34" w14:textId="77777777" w:rsidR="00B66F78" w:rsidRDefault="00B66F78" w:rsidP="00340F2D">
      <w:pPr>
        <w:spacing w:line="360" w:lineRule="auto"/>
        <w:jc w:val="center"/>
        <w:rPr>
          <w:rFonts w:ascii="Times New Roman" w:eastAsia="Calibri" w:hAnsi="Times New Roman" w:cs="Times New Roman"/>
          <w:b/>
          <w:sz w:val="24"/>
          <w:szCs w:val="24"/>
        </w:rPr>
      </w:pPr>
    </w:p>
    <w:p w14:paraId="7B44F332" w14:textId="77777777" w:rsidR="00B66F78" w:rsidRDefault="00B66F78" w:rsidP="00340F2D">
      <w:pPr>
        <w:spacing w:line="360" w:lineRule="auto"/>
        <w:jc w:val="center"/>
        <w:rPr>
          <w:rFonts w:ascii="Times New Roman" w:eastAsia="Calibri" w:hAnsi="Times New Roman" w:cs="Times New Roman"/>
          <w:b/>
          <w:sz w:val="24"/>
          <w:szCs w:val="24"/>
        </w:rPr>
      </w:pPr>
    </w:p>
    <w:p w14:paraId="1F32C85E" w14:textId="77777777" w:rsidR="0046140D" w:rsidRDefault="0046140D" w:rsidP="00340F2D">
      <w:pPr>
        <w:spacing w:line="360" w:lineRule="auto"/>
        <w:jc w:val="center"/>
        <w:rPr>
          <w:rFonts w:ascii="Times New Roman" w:eastAsia="Calibri" w:hAnsi="Times New Roman" w:cs="Times New Roman"/>
          <w:b/>
          <w:sz w:val="24"/>
          <w:szCs w:val="24"/>
        </w:rPr>
        <w:sectPr w:rsidR="0046140D" w:rsidSect="0046140D">
          <w:footerReference w:type="default" r:id="rId8"/>
          <w:pgSz w:w="11906" w:h="16838"/>
          <w:pgMar w:top="1417" w:right="1417" w:bottom="1417" w:left="1417" w:header="708" w:footer="708" w:gutter="0"/>
          <w:pgNumType w:fmt="upperRoman" w:start="1"/>
          <w:cols w:space="708"/>
          <w:docGrid w:linePitch="360"/>
        </w:sectPr>
      </w:pPr>
    </w:p>
    <w:p w14:paraId="7A3D73B8" w14:textId="77777777" w:rsidR="00E34586" w:rsidRDefault="00E34586" w:rsidP="00BC3266">
      <w:pPr>
        <w:pStyle w:val="Titre1"/>
        <w:numPr>
          <w:ilvl w:val="0"/>
          <w:numId w:val="0"/>
        </w:numPr>
        <w:ind w:left="432"/>
        <w:jc w:val="center"/>
        <w:rPr>
          <w:rFonts w:ascii="Times New Roman" w:eastAsia="Calibri" w:hAnsi="Times New Roman" w:cs="Times New Roman"/>
          <w:color w:val="auto"/>
          <w:sz w:val="24"/>
          <w:szCs w:val="24"/>
        </w:rPr>
      </w:pPr>
      <w:bookmarkStart w:id="22" w:name="_Toc506976633"/>
      <w:bookmarkStart w:id="23" w:name="_Toc506977454"/>
      <w:r w:rsidRPr="00BC3266">
        <w:rPr>
          <w:rFonts w:ascii="Times New Roman" w:eastAsia="Calibri" w:hAnsi="Times New Roman" w:cs="Times New Roman"/>
          <w:color w:val="auto"/>
          <w:sz w:val="24"/>
          <w:szCs w:val="24"/>
        </w:rPr>
        <w:lastRenderedPageBreak/>
        <w:t>INTRODUCTION GENERALE</w:t>
      </w:r>
      <w:bookmarkEnd w:id="22"/>
      <w:bookmarkEnd w:id="23"/>
    </w:p>
    <w:p w14:paraId="228D552E" w14:textId="77777777" w:rsidR="00BC3266" w:rsidRPr="00BC3266" w:rsidRDefault="00BC3266" w:rsidP="00BC3266"/>
    <w:p w14:paraId="23097897" w14:textId="77777777" w:rsidR="00E34586" w:rsidRPr="00953B1A" w:rsidRDefault="00B94CD5" w:rsidP="00E3458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E34586" w:rsidRPr="00953B1A">
        <w:rPr>
          <w:rFonts w:ascii="Times New Roman" w:eastAsia="Calibri" w:hAnsi="Times New Roman" w:cs="Times New Roman"/>
          <w:sz w:val="24"/>
          <w:szCs w:val="24"/>
        </w:rPr>
        <w:t xml:space="preserve">De nos jours, le rôle de l’informatique devient indispensable et son utilisation est de plus en plus répandue par son efficacité ainsi que son utilité. Ce fait s’explique par les applications importantes de l’informatique dans presque tous les domaines de l’entreprise et de la vie quotidienne. Une forte informatisation dans tous les secteurs d'administration est un exemple le plus visible.                                  </w:t>
      </w:r>
    </w:p>
    <w:p w14:paraId="3D63F925" w14:textId="77777777" w:rsidR="00E34586" w:rsidRPr="00953B1A" w:rsidRDefault="00E34586" w:rsidP="00E34586">
      <w:pPr>
        <w:spacing w:after="240" w:line="360" w:lineRule="auto"/>
        <w:ind w:firstLine="709"/>
        <w:jc w:val="both"/>
        <w:rPr>
          <w:rFonts w:ascii="Times New Roman" w:hAnsi="Times New Roman" w:cs="Times New Roman"/>
          <w:sz w:val="24"/>
          <w:szCs w:val="24"/>
        </w:rPr>
      </w:pPr>
      <w:r w:rsidRPr="00953B1A">
        <w:rPr>
          <w:rFonts w:ascii="Times New Roman" w:hAnsi="Times New Roman" w:cs="Times New Roman"/>
          <w:sz w:val="24"/>
          <w:szCs w:val="24"/>
        </w:rPr>
        <w:t>Face à de tel</w:t>
      </w:r>
      <w:r w:rsidR="00B94CD5">
        <w:rPr>
          <w:rFonts w:ascii="Times New Roman" w:hAnsi="Times New Roman" w:cs="Times New Roman"/>
          <w:sz w:val="24"/>
          <w:szCs w:val="24"/>
        </w:rPr>
        <w:t>le</w:t>
      </w:r>
      <w:r w:rsidRPr="00953B1A">
        <w:rPr>
          <w:rFonts w:ascii="Times New Roman" w:hAnsi="Times New Roman" w:cs="Times New Roman"/>
          <w:sz w:val="24"/>
          <w:szCs w:val="24"/>
        </w:rPr>
        <w:t xml:space="preserve"> situation, les entreprises sont prêtes à recourir à l’utilisation de</w:t>
      </w:r>
      <w:r w:rsidR="005366AE">
        <w:rPr>
          <w:rFonts w:ascii="Times New Roman" w:hAnsi="Times New Roman" w:cs="Times New Roman"/>
          <w:sz w:val="24"/>
          <w:szCs w:val="24"/>
        </w:rPr>
        <w:t>s</w:t>
      </w:r>
      <w:r w:rsidRPr="00953B1A">
        <w:rPr>
          <w:rFonts w:ascii="Times New Roman" w:hAnsi="Times New Roman" w:cs="Times New Roman"/>
          <w:sz w:val="24"/>
          <w:szCs w:val="24"/>
        </w:rPr>
        <w:t xml:space="preserve"> logiciels informatiques stables afin de rendre la plupart de leur tâche automatique, ainsi que la plupart de leurs données manuellement impossible à gérer, à être consultables et accessibles à tout moment de manière très simple, rapides et en les ayant bien sécurisées.</w:t>
      </w:r>
    </w:p>
    <w:p w14:paraId="3F59D470" w14:textId="77777777" w:rsidR="003B0659" w:rsidRDefault="00E34586" w:rsidP="00E34586">
      <w:pPr>
        <w:spacing w:after="240" w:line="360" w:lineRule="auto"/>
        <w:ind w:firstLine="709"/>
        <w:jc w:val="both"/>
        <w:rPr>
          <w:rFonts w:ascii="Times New Roman" w:eastAsia="Calibri" w:hAnsi="Times New Roman" w:cs="Times New Roman"/>
          <w:sz w:val="24"/>
          <w:szCs w:val="24"/>
        </w:rPr>
      </w:pPr>
      <w:r w:rsidRPr="00953B1A">
        <w:rPr>
          <w:rFonts w:ascii="Times New Roman" w:hAnsi="Times New Roman" w:cs="Times New Roman"/>
          <w:sz w:val="24"/>
          <w:szCs w:val="24"/>
        </w:rPr>
        <w:t>Dans le cadre de ce stage,</w:t>
      </w:r>
      <w:r w:rsidR="00B94CD5">
        <w:rPr>
          <w:rFonts w:ascii="Times New Roman" w:hAnsi="Times New Roman" w:cs="Times New Roman"/>
          <w:sz w:val="24"/>
          <w:szCs w:val="24"/>
        </w:rPr>
        <w:t xml:space="preserve"> nous</w:t>
      </w:r>
      <w:r w:rsidRPr="00953B1A">
        <w:rPr>
          <w:rFonts w:ascii="Times New Roman" w:hAnsi="Times New Roman" w:cs="Times New Roman"/>
          <w:sz w:val="24"/>
          <w:szCs w:val="24"/>
        </w:rPr>
        <w:t xml:space="preserve"> </w:t>
      </w:r>
      <w:r w:rsidR="00B94CD5">
        <w:rPr>
          <w:rFonts w:ascii="Times New Roman" w:hAnsi="Times New Roman" w:cs="Times New Roman"/>
          <w:sz w:val="24"/>
          <w:szCs w:val="24"/>
        </w:rPr>
        <w:t>visons</w:t>
      </w:r>
      <w:r w:rsidRPr="00953B1A">
        <w:rPr>
          <w:rFonts w:ascii="Times New Roman" w:hAnsi="Times New Roman" w:cs="Times New Roman"/>
          <w:sz w:val="24"/>
          <w:szCs w:val="24"/>
        </w:rPr>
        <w:t xml:space="preserve"> principalement de manière efficace à résoudre ce problème en mettant l’informatique à la place des opérations manuelles pour accélérer les opérations des sociétés dans «</w:t>
      </w:r>
      <w:r w:rsidR="003B0659">
        <w:rPr>
          <w:rFonts w:ascii="Times New Roman" w:hAnsi="Times New Roman" w:cs="Times New Roman"/>
          <w:sz w:val="24"/>
          <w:szCs w:val="24"/>
        </w:rPr>
        <w:t>Conception et Résoudre d’une application WEB pour la Gestion des absences au sein de la</w:t>
      </w:r>
      <w:r w:rsidRPr="00953B1A">
        <w:rPr>
          <w:rFonts w:ascii="Times New Roman" w:hAnsi="Times New Roman" w:cs="Times New Roman"/>
          <w:sz w:val="24"/>
          <w:szCs w:val="24"/>
        </w:rPr>
        <w:t xml:space="preserve"> société AUXIMAD ».</w:t>
      </w:r>
      <w:r w:rsidRPr="00953B1A">
        <w:rPr>
          <w:rFonts w:ascii="Times New Roman" w:eastAsia="Calibri" w:hAnsi="Times New Roman" w:cs="Times New Roman"/>
          <w:sz w:val="24"/>
          <w:szCs w:val="24"/>
        </w:rPr>
        <w:t xml:space="preserve"> </w:t>
      </w:r>
    </w:p>
    <w:p w14:paraId="743797EA" w14:textId="77777777" w:rsidR="003B0659" w:rsidRDefault="003B0659" w:rsidP="003B065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2D2E56">
        <w:rPr>
          <w:rFonts w:ascii="Times New Roman" w:hAnsi="Times New Roman" w:cs="Times New Roman"/>
          <w:sz w:val="24"/>
          <w:szCs w:val="24"/>
        </w:rPr>
        <w:t>Pour valider le projet, nous avons opté sur la méthodologie utilisant le Processus Unifié et la notation UML. Nous avons aussi utilisé un langage de programmation et enfin, pour couronner le tout, il nous faut un Système de Gestion de Base de données.</w:t>
      </w:r>
    </w:p>
    <w:p w14:paraId="13CBD3F0" w14:textId="77777777" w:rsidR="003B0659" w:rsidRPr="002D2E56" w:rsidRDefault="003B0659" w:rsidP="003B0659">
      <w:pPr>
        <w:autoSpaceDE w:val="0"/>
        <w:autoSpaceDN w:val="0"/>
        <w:adjustRightInd w:val="0"/>
        <w:spacing w:after="0" w:line="360" w:lineRule="auto"/>
        <w:jc w:val="both"/>
        <w:rPr>
          <w:rFonts w:ascii="Times New Roman" w:hAnsi="Times New Roman" w:cs="Times New Roman"/>
          <w:sz w:val="24"/>
          <w:szCs w:val="24"/>
        </w:rPr>
      </w:pPr>
    </w:p>
    <w:p w14:paraId="0D8E4F45" w14:textId="77777777" w:rsidR="00D026C9" w:rsidRPr="00953B1A" w:rsidRDefault="00E34586" w:rsidP="00E34586">
      <w:pPr>
        <w:spacing w:line="360" w:lineRule="auto"/>
        <w:jc w:val="both"/>
        <w:rPr>
          <w:rFonts w:ascii="Times New Roman" w:eastAsia="Calibri" w:hAnsi="Times New Roman" w:cs="Times New Roman"/>
          <w:sz w:val="24"/>
          <w:szCs w:val="24"/>
        </w:rPr>
      </w:pPr>
      <w:r w:rsidRPr="00953B1A">
        <w:rPr>
          <w:rFonts w:ascii="Times New Roman" w:eastAsia="Calibri" w:hAnsi="Times New Roman" w:cs="Times New Roman"/>
          <w:sz w:val="24"/>
          <w:szCs w:val="24"/>
        </w:rPr>
        <w:t xml:space="preserve">        Ce présent rapport, résumant les grands axes du projet se divise en trois grandes parties. Nous débuterons par les présentations de l'Ecole Nationale d'Informatique et de la société AUXIMAD ainsi que la description du projet. Nous approfondi</w:t>
      </w:r>
      <w:r w:rsidR="00B94CD5">
        <w:rPr>
          <w:rFonts w:ascii="Times New Roman" w:eastAsia="Calibri" w:hAnsi="Times New Roman" w:cs="Times New Roman"/>
          <w:sz w:val="24"/>
          <w:szCs w:val="24"/>
        </w:rPr>
        <w:t>r</w:t>
      </w:r>
      <w:r w:rsidRPr="00953B1A">
        <w:rPr>
          <w:rFonts w:ascii="Times New Roman" w:eastAsia="Calibri" w:hAnsi="Times New Roman" w:cs="Times New Roman"/>
          <w:sz w:val="24"/>
          <w:szCs w:val="24"/>
        </w:rPr>
        <w:t>ons ensuite l'analyse et la conception. En dernière partie, nous décrirons la réalisation du projet.</w:t>
      </w:r>
    </w:p>
    <w:p w14:paraId="2783BC92" w14:textId="77777777" w:rsidR="004142D9" w:rsidRPr="00953B1A" w:rsidRDefault="004142D9" w:rsidP="00E34586">
      <w:pPr>
        <w:spacing w:line="360" w:lineRule="auto"/>
        <w:jc w:val="both"/>
        <w:rPr>
          <w:rFonts w:ascii="Times New Roman" w:eastAsia="Calibri" w:hAnsi="Times New Roman" w:cs="Times New Roman"/>
          <w:sz w:val="24"/>
          <w:szCs w:val="24"/>
        </w:rPr>
      </w:pPr>
    </w:p>
    <w:p w14:paraId="03E5F0DA" w14:textId="77777777" w:rsidR="004142D9" w:rsidRPr="00953B1A" w:rsidRDefault="004142D9" w:rsidP="00E34586">
      <w:pPr>
        <w:spacing w:line="360" w:lineRule="auto"/>
        <w:jc w:val="both"/>
        <w:rPr>
          <w:rFonts w:ascii="Times New Roman" w:eastAsia="Calibri" w:hAnsi="Times New Roman" w:cs="Times New Roman"/>
          <w:sz w:val="24"/>
          <w:szCs w:val="24"/>
        </w:rPr>
      </w:pPr>
    </w:p>
    <w:p w14:paraId="27559D6F" w14:textId="77777777" w:rsidR="004142D9" w:rsidRPr="00953B1A" w:rsidRDefault="004142D9" w:rsidP="00E34586">
      <w:pPr>
        <w:spacing w:line="360" w:lineRule="auto"/>
        <w:jc w:val="both"/>
        <w:rPr>
          <w:rFonts w:ascii="Times New Roman" w:eastAsia="Calibri" w:hAnsi="Times New Roman" w:cs="Times New Roman"/>
          <w:sz w:val="24"/>
          <w:szCs w:val="24"/>
        </w:rPr>
      </w:pPr>
    </w:p>
    <w:p w14:paraId="1A8574AE" w14:textId="77777777" w:rsidR="004142D9" w:rsidRPr="00953B1A" w:rsidRDefault="004142D9" w:rsidP="00E34586">
      <w:pPr>
        <w:spacing w:line="360" w:lineRule="auto"/>
        <w:jc w:val="both"/>
        <w:rPr>
          <w:rFonts w:ascii="Times New Roman" w:eastAsia="Calibri" w:hAnsi="Times New Roman" w:cs="Times New Roman"/>
          <w:sz w:val="24"/>
          <w:szCs w:val="24"/>
        </w:rPr>
      </w:pPr>
    </w:p>
    <w:p w14:paraId="0CDA0A63" w14:textId="77777777" w:rsidR="004142D9" w:rsidRPr="00953B1A" w:rsidRDefault="004142D9" w:rsidP="00E34586">
      <w:pPr>
        <w:spacing w:line="360" w:lineRule="auto"/>
        <w:jc w:val="both"/>
        <w:rPr>
          <w:rFonts w:ascii="Times New Roman" w:eastAsia="Calibri" w:hAnsi="Times New Roman" w:cs="Times New Roman"/>
          <w:sz w:val="24"/>
          <w:szCs w:val="24"/>
        </w:rPr>
      </w:pPr>
    </w:p>
    <w:p w14:paraId="23CD1CE8" w14:textId="77777777" w:rsidR="004142D9" w:rsidRPr="00953B1A" w:rsidRDefault="004142D9" w:rsidP="00E34586">
      <w:pPr>
        <w:spacing w:line="360" w:lineRule="auto"/>
        <w:jc w:val="both"/>
        <w:rPr>
          <w:rFonts w:ascii="Times New Roman" w:eastAsia="Calibri" w:hAnsi="Times New Roman" w:cs="Times New Roman"/>
          <w:sz w:val="24"/>
          <w:szCs w:val="24"/>
        </w:rPr>
      </w:pPr>
    </w:p>
    <w:p w14:paraId="0EDAB8D1" w14:textId="77777777" w:rsidR="004142D9" w:rsidRPr="00953B1A" w:rsidRDefault="004142D9" w:rsidP="00E34586">
      <w:pPr>
        <w:spacing w:line="360" w:lineRule="auto"/>
        <w:jc w:val="both"/>
        <w:rPr>
          <w:rFonts w:ascii="Times New Roman" w:eastAsia="Calibri" w:hAnsi="Times New Roman" w:cs="Times New Roman"/>
          <w:sz w:val="24"/>
          <w:szCs w:val="24"/>
        </w:rPr>
      </w:pPr>
    </w:p>
    <w:p w14:paraId="77F0D6CE" w14:textId="77777777" w:rsidR="004142D9" w:rsidRPr="00953B1A" w:rsidRDefault="004142D9" w:rsidP="00E34586">
      <w:pPr>
        <w:spacing w:line="360" w:lineRule="auto"/>
        <w:jc w:val="both"/>
        <w:rPr>
          <w:rFonts w:ascii="Times New Roman" w:eastAsia="Calibri" w:hAnsi="Times New Roman" w:cs="Times New Roman"/>
          <w:sz w:val="24"/>
          <w:szCs w:val="24"/>
        </w:rPr>
      </w:pPr>
    </w:p>
    <w:p w14:paraId="6D6D9578" w14:textId="77777777" w:rsidR="004142D9" w:rsidRPr="00953B1A" w:rsidRDefault="004142D9" w:rsidP="00E34586">
      <w:pPr>
        <w:spacing w:line="360" w:lineRule="auto"/>
        <w:jc w:val="both"/>
        <w:rPr>
          <w:rFonts w:ascii="Times New Roman" w:eastAsia="Calibri" w:hAnsi="Times New Roman" w:cs="Times New Roman"/>
          <w:sz w:val="24"/>
          <w:szCs w:val="24"/>
        </w:rPr>
      </w:pPr>
    </w:p>
    <w:p w14:paraId="200C0785" w14:textId="77777777" w:rsidR="00887E6A" w:rsidRDefault="00887E6A" w:rsidP="00953B1A">
      <w:pPr>
        <w:jc w:val="center"/>
        <w:rPr>
          <w:rFonts w:ascii="Times New Roman" w:hAnsi="Times New Roman" w:cs="Times New Roman"/>
          <w:b/>
          <w:color w:val="000000" w:themeColor="text1"/>
          <w:sz w:val="72"/>
          <w:szCs w:val="72"/>
        </w:rPr>
      </w:pPr>
      <w:bookmarkStart w:id="24" w:name="_Toc474379360"/>
    </w:p>
    <w:p w14:paraId="08893497" w14:textId="77777777" w:rsidR="00887E6A" w:rsidRDefault="00887E6A" w:rsidP="00953B1A">
      <w:pPr>
        <w:jc w:val="center"/>
        <w:rPr>
          <w:rFonts w:ascii="Times New Roman" w:hAnsi="Times New Roman" w:cs="Times New Roman"/>
          <w:b/>
          <w:color w:val="000000" w:themeColor="text1"/>
          <w:sz w:val="72"/>
          <w:szCs w:val="72"/>
        </w:rPr>
      </w:pPr>
    </w:p>
    <w:p w14:paraId="12B32BF9" w14:textId="77777777" w:rsidR="00953B1A" w:rsidRPr="00887E6A" w:rsidRDefault="00953B1A" w:rsidP="004E6A59">
      <w:pPr>
        <w:pStyle w:val="Titre1"/>
        <w:numPr>
          <w:ilvl w:val="0"/>
          <w:numId w:val="0"/>
        </w:numPr>
        <w:jc w:val="center"/>
        <w:rPr>
          <w:rFonts w:ascii="Times New Roman" w:eastAsia="Times New Roman" w:hAnsi="Times New Roman" w:cs="Times New Roman"/>
          <w:b w:val="0"/>
          <w:bCs w:val="0"/>
          <w:color w:val="000000" w:themeColor="text1"/>
          <w:sz w:val="72"/>
          <w:szCs w:val="72"/>
        </w:rPr>
      </w:pPr>
      <w:bookmarkStart w:id="25" w:name="_Toc506976634"/>
      <w:bookmarkStart w:id="26" w:name="_Toc506977455"/>
      <w:r w:rsidRPr="00887E6A">
        <w:rPr>
          <w:rFonts w:ascii="Times New Roman" w:hAnsi="Times New Roman" w:cs="Times New Roman"/>
          <w:b w:val="0"/>
          <w:color w:val="000000" w:themeColor="text1"/>
          <w:sz w:val="72"/>
          <w:szCs w:val="72"/>
        </w:rPr>
        <w:t>PARTIE I : PRESENTATIONS</w:t>
      </w:r>
      <w:bookmarkEnd w:id="25"/>
      <w:bookmarkEnd w:id="26"/>
      <w:r w:rsidRPr="00887E6A">
        <w:rPr>
          <w:rFonts w:ascii="Times New Roman" w:hAnsi="Times New Roman" w:cs="Times New Roman"/>
          <w:b w:val="0"/>
          <w:color w:val="000000" w:themeColor="text1"/>
          <w:sz w:val="72"/>
          <w:szCs w:val="72"/>
        </w:rPr>
        <w:br w:type="page"/>
      </w:r>
    </w:p>
    <w:p w14:paraId="7EAA9BE3" w14:textId="77777777" w:rsidR="00953B1A" w:rsidRPr="00953B1A" w:rsidRDefault="00953B1A" w:rsidP="00953B1A">
      <w:pPr>
        <w:pStyle w:val="Sapitra"/>
        <w:rPr>
          <w:color w:val="000000" w:themeColor="text1"/>
        </w:rPr>
      </w:pPr>
      <w:bookmarkStart w:id="27" w:name="_Toc506976635"/>
      <w:bookmarkStart w:id="28" w:name="_Toc506977456"/>
      <w:r w:rsidRPr="00953B1A">
        <w:rPr>
          <w:color w:val="000000" w:themeColor="text1"/>
        </w:rPr>
        <w:lastRenderedPageBreak/>
        <w:t>Présentation de l’ENI</w:t>
      </w:r>
      <w:bookmarkEnd w:id="27"/>
      <w:bookmarkEnd w:id="28"/>
    </w:p>
    <w:p w14:paraId="722B48A6" w14:textId="77777777" w:rsidR="00612659" w:rsidRPr="00953B1A" w:rsidRDefault="00612659" w:rsidP="005873CD">
      <w:pPr>
        <w:pStyle w:val="Para1"/>
        <w:numPr>
          <w:ilvl w:val="0"/>
          <w:numId w:val="0"/>
        </w:numPr>
        <w:ind w:left="2978"/>
        <w:outlineLvl w:val="1"/>
        <w:rPr>
          <w:rFonts w:cs="Times New Roman"/>
          <w:color w:val="000000" w:themeColor="text1"/>
          <w:sz w:val="24"/>
        </w:rPr>
      </w:pPr>
      <w:bookmarkStart w:id="29" w:name="_Toc505626216"/>
      <w:bookmarkStart w:id="30" w:name="_Toc505664388"/>
      <w:bookmarkStart w:id="31" w:name="_Toc506976636"/>
      <w:bookmarkStart w:id="32" w:name="_Toc506977457"/>
      <w:r w:rsidRPr="00953B1A">
        <w:rPr>
          <w:rFonts w:cs="Times New Roman"/>
          <w:color w:val="000000" w:themeColor="text1"/>
          <w:sz w:val="24"/>
        </w:rPr>
        <w:t>1.1 Informations d’ordre général</w:t>
      </w:r>
      <w:bookmarkEnd w:id="24"/>
      <w:bookmarkEnd w:id="29"/>
      <w:bookmarkEnd w:id="30"/>
      <w:bookmarkEnd w:id="31"/>
      <w:bookmarkEnd w:id="32"/>
    </w:p>
    <w:p w14:paraId="018F0BCF" w14:textId="77777777" w:rsidR="00612659" w:rsidRPr="00953B1A" w:rsidRDefault="00612659" w:rsidP="00612659">
      <w:pPr>
        <w:spacing w:line="360" w:lineRule="auto"/>
        <w:ind w:firstLine="357"/>
        <w:jc w:val="both"/>
        <w:rPr>
          <w:rFonts w:ascii="Times New Roman" w:hAnsi="Times New Roman" w:cs="Times New Roman"/>
          <w:sz w:val="24"/>
          <w:szCs w:val="24"/>
        </w:rPr>
      </w:pPr>
      <w:r w:rsidRPr="00953B1A">
        <w:rPr>
          <w:rFonts w:ascii="Times New Roman" w:hAnsi="Times New Roman" w:cs="Times New Roman"/>
          <w:sz w:val="24"/>
          <w:szCs w:val="24"/>
        </w:rPr>
        <w:t>L’Ecole Nationale d’Informatique, en abrégé ENI, est un établissement d’enseignement supérieur rattaché académiquement et administrativement à l’Université de Fianarantsoa.</w:t>
      </w:r>
    </w:p>
    <w:p w14:paraId="67C4AF48" w14:textId="77777777" w:rsidR="00612659" w:rsidRPr="00953B1A" w:rsidRDefault="00612659" w:rsidP="00612659">
      <w:pPr>
        <w:spacing w:line="360" w:lineRule="auto"/>
        <w:ind w:firstLine="357"/>
        <w:jc w:val="both"/>
        <w:rPr>
          <w:rFonts w:ascii="Times New Roman" w:hAnsi="Times New Roman" w:cs="Times New Roman"/>
          <w:sz w:val="24"/>
          <w:szCs w:val="24"/>
        </w:rPr>
      </w:pPr>
      <w:r w:rsidRPr="00953B1A">
        <w:rPr>
          <w:rFonts w:ascii="Times New Roman" w:hAnsi="Times New Roman" w:cs="Times New Roman"/>
          <w:sz w:val="24"/>
          <w:szCs w:val="24"/>
        </w:rPr>
        <w:t>Le siège de l’Ecole se trouve à Tanambao- Antaninarenina à Fianarantsoa.</w:t>
      </w:r>
    </w:p>
    <w:p w14:paraId="7F854800" w14:textId="77777777" w:rsidR="00612659" w:rsidRPr="00953B1A" w:rsidRDefault="00612659" w:rsidP="00612659">
      <w:pPr>
        <w:spacing w:line="360" w:lineRule="auto"/>
        <w:ind w:firstLine="357"/>
        <w:jc w:val="both"/>
        <w:rPr>
          <w:rFonts w:ascii="Times New Roman" w:hAnsi="Times New Roman" w:cs="Times New Roman"/>
          <w:sz w:val="24"/>
          <w:szCs w:val="24"/>
        </w:rPr>
      </w:pPr>
      <w:r w:rsidRPr="00953B1A">
        <w:rPr>
          <w:rFonts w:ascii="Times New Roman" w:hAnsi="Times New Roman" w:cs="Times New Roman"/>
          <w:sz w:val="24"/>
          <w:szCs w:val="24"/>
        </w:rPr>
        <w:t>L’adresse pour la prise de contact avec l’Ecole est la suivante :</w:t>
      </w:r>
    </w:p>
    <w:p w14:paraId="3728346B" w14:textId="77777777" w:rsidR="00612659" w:rsidRPr="00953B1A" w:rsidRDefault="00612659" w:rsidP="00612659">
      <w:pPr>
        <w:spacing w:line="360" w:lineRule="auto"/>
        <w:ind w:firstLine="357"/>
        <w:jc w:val="both"/>
        <w:rPr>
          <w:rFonts w:ascii="Times New Roman" w:hAnsi="Times New Roman" w:cs="Times New Roman"/>
          <w:sz w:val="24"/>
          <w:szCs w:val="24"/>
        </w:rPr>
      </w:pPr>
      <w:r w:rsidRPr="00953B1A">
        <w:rPr>
          <w:rFonts w:ascii="Times New Roman" w:hAnsi="Times New Roman" w:cs="Times New Roman"/>
          <w:sz w:val="24"/>
          <w:szCs w:val="24"/>
        </w:rPr>
        <w:t xml:space="preserve">Ecole Nationale d’Informatique (ENI) Tanambao, Fianarantsoa. Le numéro de sa boîte postale est 1487 avec le code postal 301. Téléphone : 020 75 508 01. Son adresse électronique est la suivante : </w:t>
      </w:r>
      <w:ins w:id="33" w:author="RALAIVAO" w:date="2018-02-21T20:45:00Z">
        <w:r w:rsidR="0095730F">
          <w:rPr>
            <w:rFonts w:ascii="Times New Roman" w:hAnsi="Times New Roman" w:cs="Times New Roman"/>
            <w:b/>
            <w:sz w:val="24"/>
            <w:szCs w:val="24"/>
          </w:rPr>
          <w:fldChar w:fldCharType="begin"/>
        </w:r>
        <w:r w:rsidR="0095730F">
          <w:rPr>
            <w:rFonts w:ascii="Times New Roman" w:hAnsi="Times New Roman" w:cs="Times New Roman"/>
            <w:b/>
            <w:sz w:val="24"/>
            <w:szCs w:val="24"/>
          </w:rPr>
          <w:instrText xml:space="preserve"> HYPERLINK "mailto:</w:instrText>
        </w:r>
      </w:ins>
      <w:r w:rsidR="0095730F" w:rsidRPr="0095730F">
        <w:rPr>
          <w:rFonts w:ascii="Times New Roman" w:hAnsi="Times New Roman" w:cs="Times New Roman"/>
          <w:b/>
          <w:sz w:val="24"/>
          <w:szCs w:val="24"/>
          <w:rPrChange w:id="34" w:author="RALAIVAO" w:date="2018-02-21T20:45:00Z">
            <w:rPr>
              <w:rStyle w:val="Lienhypertexte"/>
              <w:rFonts w:ascii="Times New Roman" w:hAnsi="Times New Roman" w:cs="Times New Roman"/>
              <w:b/>
              <w:sz w:val="24"/>
              <w:szCs w:val="24"/>
            </w:rPr>
          </w:rPrChange>
        </w:rPr>
        <w:instrText>eni@univ-fianar.mg</w:instrText>
      </w:r>
      <w:r w:rsidR="0095730F" w:rsidRPr="0095730F">
        <w:rPr>
          <w:rFonts w:ascii="Times New Roman" w:hAnsi="Times New Roman" w:cs="Times New Roman"/>
          <w:sz w:val="24"/>
          <w:szCs w:val="24"/>
          <w:rPrChange w:id="35" w:author="RALAIVAO" w:date="2018-02-21T20:45:00Z">
            <w:rPr>
              <w:rStyle w:val="Lienhypertexte"/>
              <w:rFonts w:ascii="Times New Roman" w:hAnsi="Times New Roman" w:cs="Times New Roman"/>
              <w:sz w:val="24"/>
              <w:szCs w:val="24"/>
            </w:rPr>
          </w:rPrChange>
        </w:rPr>
        <w:instrText>.</w:instrText>
      </w:r>
      <w:ins w:id="36" w:author="RALAIVAO" w:date="2018-02-21T20:45:00Z">
        <w:r w:rsidR="0095730F" w:rsidRPr="0095730F">
          <w:rPr>
            <w:rFonts w:ascii="Times New Roman" w:hAnsi="Times New Roman" w:cs="Times New Roman"/>
            <w:sz w:val="24"/>
            <w:szCs w:val="24"/>
            <w:rPrChange w:id="37" w:author="RALAIVAO" w:date="2018-02-21T20:45:00Z">
              <w:rPr>
                <w:rStyle w:val="Lienhypertexte"/>
                <w:rFonts w:ascii="Times New Roman" w:hAnsi="Times New Roman" w:cs="Times New Roman"/>
                <w:sz w:val="24"/>
                <w:szCs w:val="24"/>
              </w:rPr>
            </w:rPrChange>
          </w:rPr>
          <w:instrText xml:space="preserve"> </w:instrText>
        </w:r>
      </w:ins>
      <w:r w:rsidR="0095730F" w:rsidRPr="0095730F">
        <w:rPr>
          <w:rFonts w:ascii="Times New Roman" w:hAnsi="Times New Roman" w:cs="Times New Roman"/>
          <w:sz w:val="24"/>
          <w:szCs w:val="24"/>
          <w:rPrChange w:id="38" w:author="RALAIVAO" w:date="2018-02-21T20:45:00Z">
            <w:rPr>
              <w:rStyle w:val="Lienhypertexte"/>
              <w:rFonts w:ascii="Times New Roman" w:hAnsi="Times New Roman" w:cs="Times New Roman"/>
              <w:sz w:val="24"/>
              <w:szCs w:val="24"/>
            </w:rPr>
          </w:rPrChange>
        </w:rPr>
        <w:instrText>Site</w:instrText>
      </w:r>
      <w:ins w:id="39" w:author="RALAIVAO" w:date="2018-02-21T20:45:00Z">
        <w:r w:rsidR="0095730F">
          <w:rPr>
            <w:rFonts w:ascii="Times New Roman" w:hAnsi="Times New Roman" w:cs="Times New Roman"/>
            <w:b/>
            <w:sz w:val="24"/>
            <w:szCs w:val="24"/>
          </w:rPr>
          <w:instrText xml:space="preserve">" </w:instrText>
        </w:r>
        <w:r w:rsidR="0095730F">
          <w:rPr>
            <w:rFonts w:ascii="Times New Roman" w:hAnsi="Times New Roman" w:cs="Times New Roman"/>
            <w:b/>
            <w:sz w:val="24"/>
            <w:szCs w:val="24"/>
          </w:rPr>
          <w:fldChar w:fldCharType="separate"/>
        </w:r>
      </w:ins>
      <w:r w:rsidR="0095730F" w:rsidRPr="000A7F7C">
        <w:rPr>
          <w:rStyle w:val="Lienhypertexte"/>
          <w:rFonts w:ascii="Times New Roman" w:hAnsi="Times New Roman" w:cs="Times New Roman"/>
          <w:sz w:val="24"/>
          <w:szCs w:val="24"/>
          <w:rPrChange w:id="40" w:author="RALAIVAO" w:date="2018-02-21T20:45:00Z">
            <w:rPr>
              <w:rStyle w:val="Lienhypertexte"/>
              <w:rFonts w:ascii="Times New Roman" w:hAnsi="Times New Roman" w:cs="Times New Roman"/>
              <w:b/>
              <w:sz w:val="24"/>
              <w:szCs w:val="24"/>
            </w:rPr>
          </w:rPrChange>
        </w:rPr>
        <w:t>eni@univ-fianar.mg</w:t>
      </w:r>
      <w:r w:rsidR="0095730F" w:rsidRPr="0095730F">
        <w:rPr>
          <w:rStyle w:val="Lienhypertexte"/>
          <w:rFonts w:ascii="Times New Roman" w:hAnsi="Times New Roman" w:cs="Times New Roman"/>
          <w:color w:val="auto"/>
          <w:sz w:val="24"/>
          <w:szCs w:val="24"/>
          <w:u w:val="none"/>
          <w:rPrChange w:id="41" w:author="RALAIVAO" w:date="2018-02-21T20:46:00Z">
            <w:rPr>
              <w:rStyle w:val="Lienhypertexte"/>
              <w:rFonts w:ascii="Times New Roman" w:hAnsi="Times New Roman" w:cs="Times New Roman"/>
              <w:sz w:val="24"/>
              <w:szCs w:val="24"/>
            </w:rPr>
          </w:rPrChange>
        </w:rPr>
        <w:t>. Site</w:t>
      </w:r>
      <w:ins w:id="42" w:author="RALAIVAO" w:date="2018-02-21T20:45:00Z">
        <w:r w:rsidR="0095730F">
          <w:rPr>
            <w:rFonts w:ascii="Times New Roman" w:hAnsi="Times New Roman" w:cs="Times New Roman"/>
            <w:b/>
            <w:sz w:val="24"/>
            <w:szCs w:val="24"/>
          </w:rPr>
          <w:fldChar w:fldCharType="end"/>
        </w:r>
      </w:ins>
      <w:r w:rsidR="004D585C">
        <w:rPr>
          <w:rFonts w:ascii="Times New Roman" w:hAnsi="Times New Roman" w:cs="Times New Roman"/>
          <w:sz w:val="24"/>
          <w:szCs w:val="24"/>
        </w:rPr>
        <w:t xml:space="preserve"> Web : </w:t>
      </w:r>
      <w:ins w:id="43" w:author="RALAIVAO" w:date="2018-02-21T20:46:00Z">
        <w:r w:rsidR="0095730F">
          <w:rPr>
            <w:rFonts w:ascii="Times New Roman" w:hAnsi="Times New Roman" w:cs="Times New Roman"/>
            <w:sz w:val="24"/>
            <w:szCs w:val="24"/>
          </w:rPr>
          <w:fldChar w:fldCharType="begin"/>
        </w:r>
        <w:r w:rsidR="0095730F">
          <w:rPr>
            <w:rFonts w:ascii="Times New Roman" w:hAnsi="Times New Roman" w:cs="Times New Roman"/>
            <w:sz w:val="24"/>
            <w:szCs w:val="24"/>
          </w:rPr>
          <w:instrText xml:space="preserve"> HYPERLINK "http://</w:instrText>
        </w:r>
      </w:ins>
      <w:r w:rsidR="0095730F">
        <w:rPr>
          <w:rFonts w:ascii="Times New Roman" w:hAnsi="Times New Roman" w:cs="Times New Roman"/>
          <w:sz w:val="24"/>
          <w:szCs w:val="24"/>
        </w:rPr>
        <w:instrText>www.</w:instrText>
      </w:r>
      <w:r w:rsidR="0095730F" w:rsidRPr="00953B1A">
        <w:rPr>
          <w:rFonts w:ascii="Times New Roman" w:hAnsi="Times New Roman" w:cs="Times New Roman"/>
          <w:sz w:val="24"/>
          <w:szCs w:val="24"/>
        </w:rPr>
        <w:instrText>univ-fianar.mg/eni</w:instrText>
      </w:r>
      <w:ins w:id="44" w:author="RALAIVAO" w:date="2018-02-21T20:46:00Z">
        <w:r w:rsidR="0095730F">
          <w:rPr>
            <w:rFonts w:ascii="Times New Roman" w:hAnsi="Times New Roman" w:cs="Times New Roman"/>
            <w:sz w:val="24"/>
            <w:szCs w:val="24"/>
          </w:rPr>
          <w:instrText xml:space="preserve">" </w:instrText>
        </w:r>
        <w:r w:rsidR="0095730F">
          <w:rPr>
            <w:rFonts w:ascii="Times New Roman" w:hAnsi="Times New Roman" w:cs="Times New Roman"/>
            <w:sz w:val="24"/>
            <w:szCs w:val="24"/>
          </w:rPr>
          <w:fldChar w:fldCharType="separate"/>
        </w:r>
      </w:ins>
      <w:r w:rsidR="0095730F" w:rsidRPr="000A7F7C">
        <w:rPr>
          <w:rStyle w:val="Lienhypertexte"/>
          <w:rFonts w:ascii="Times New Roman" w:hAnsi="Times New Roman" w:cs="Times New Roman"/>
          <w:sz w:val="24"/>
          <w:szCs w:val="24"/>
        </w:rPr>
        <w:t>www.univ-fianar.mg/eni</w:t>
      </w:r>
      <w:ins w:id="45" w:author="RALAIVAO" w:date="2018-02-21T20:46:00Z">
        <w:r w:rsidR="0095730F">
          <w:rPr>
            <w:rFonts w:ascii="Times New Roman" w:hAnsi="Times New Roman" w:cs="Times New Roman"/>
            <w:sz w:val="24"/>
            <w:szCs w:val="24"/>
          </w:rPr>
          <w:fldChar w:fldCharType="end"/>
        </w:r>
        <w:r w:rsidR="0095730F">
          <w:rPr>
            <w:rFonts w:ascii="Times New Roman" w:hAnsi="Times New Roman" w:cs="Times New Roman"/>
            <w:sz w:val="24"/>
            <w:szCs w:val="24"/>
          </w:rPr>
          <w:t xml:space="preserve"> </w:t>
        </w:r>
      </w:ins>
    </w:p>
    <w:p w14:paraId="1C6FAFA2" w14:textId="77777777" w:rsidR="00612659" w:rsidRPr="00953B1A" w:rsidRDefault="00B94CD5" w:rsidP="00612659">
      <w:pPr>
        <w:pStyle w:val="Para1"/>
        <w:numPr>
          <w:ilvl w:val="0"/>
          <w:numId w:val="0"/>
        </w:numPr>
        <w:ind w:left="2978"/>
        <w:outlineLvl w:val="1"/>
        <w:rPr>
          <w:rFonts w:cs="Times New Roman"/>
          <w:color w:val="000000" w:themeColor="text1"/>
          <w:sz w:val="24"/>
        </w:rPr>
      </w:pPr>
      <w:bookmarkStart w:id="46" w:name="_Toc448518194"/>
      <w:bookmarkStart w:id="47" w:name="_Toc474379361"/>
      <w:bookmarkStart w:id="48" w:name="_Toc505626217"/>
      <w:bookmarkStart w:id="49" w:name="_Toc505664389"/>
      <w:bookmarkStart w:id="50" w:name="_Toc506976637"/>
      <w:bookmarkStart w:id="51" w:name="_Toc506977458"/>
      <w:r>
        <w:rPr>
          <w:rFonts w:cs="Times New Roman"/>
          <w:color w:val="000000" w:themeColor="text1"/>
          <w:sz w:val="24"/>
        </w:rPr>
        <w:t>1.2 Mission</w:t>
      </w:r>
      <w:r w:rsidR="00612659" w:rsidRPr="00953B1A">
        <w:rPr>
          <w:rFonts w:cs="Times New Roman"/>
          <w:color w:val="000000" w:themeColor="text1"/>
          <w:sz w:val="24"/>
        </w:rPr>
        <w:t xml:space="preserve"> et historique</w:t>
      </w:r>
      <w:bookmarkEnd w:id="46"/>
      <w:bookmarkEnd w:id="47"/>
      <w:bookmarkEnd w:id="48"/>
      <w:bookmarkEnd w:id="49"/>
      <w:bookmarkEnd w:id="50"/>
      <w:bookmarkEnd w:id="51"/>
    </w:p>
    <w:p w14:paraId="03B1ADA0" w14:textId="77777777" w:rsidR="00612659" w:rsidRPr="00953B1A" w:rsidRDefault="00612659" w:rsidP="00612659">
      <w:pPr>
        <w:spacing w:line="360" w:lineRule="auto"/>
        <w:ind w:firstLine="357"/>
        <w:jc w:val="both"/>
        <w:rPr>
          <w:rFonts w:ascii="Times New Roman" w:hAnsi="Times New Roman" w:cs="Times New Roman"/>
          <w:sz w:val="24"/>
          <w:szCs w:val="24"/>
        </w:rPr>
      </w:pPr>
      <w:r w:rsidRPr="00953B1A">
        <w:rPr>
          <w:rFonts w:ascii="Times New Roman" w:hAnsi="Times New Roman" w:cs="Times New Roman"/>
          <w:sz w:val="24"/>
          <w:szCs w:val="24"/>
        </w:rPr>
        <w:t>L’ENI se positionne sur l’échiquier socio-éducatif malgache comme étant le plus puissant secteur de diffusion et de vulgarisation des connaissances et des technologies informatiques.</w:t>
      </w:r>
    </w:p>
    <w:p w14:paraId="525E8972" w14:textId="77777777" w:rsidR="00612659" w:rsidRPr="00953B1A" w:rsidRDefault="00612659" w:rsidP="00612659">
      <w:pPr>
        <w:spacing w:line="360" w:lineRule="auto"/>
        <w:ind w:firstLine="357"/>
        <w:jc w:val="both"/>
        <w:rPr>
          <w:rFonts w:ascii="Times New Roman" w:hAnsi="Times New Roman" w:cs="Times New Roman"/>
          <w:sz w:val="24"/>
          <w:szCs w:val="24"/>
        </w:rPr>
      </w:pPr>
      <w:r w:rsidRPr="00953B1A">
        <w:rPr>
          <w:rFonts w:ascii="Times New Roman" w:hAnsi="Times New Roman" w:cs="Times New Roman"/>
          <w:sz w:val="24"/>
          <w:szCs w:val="24"/>
        </w:rPr>
        <w:t>Cette Ecole Supérieure peut être considérée aujourd’hui comme la vitrine et la pépinière des élites informaticiennes du pays.</w:t>
      </w:r>
    </w:p>
    <w:p w14:paraId="0FCBCEB5" w14:textId="77777777" w:rsidR="00612659" w:rsidRPr="00953B1A" w:rsidRDefault="00612659" w:rsidP="00612659">
      <w:pPr>
        <w:spacing w:line="360" w:lineRule="auto"/>
        <w:ind w:firstLine="357"/>
        <w:jc w:val="both"/>
        <w:rPr>
          <w:rFonts w:ascii="Times New Roman" w:hAnsi="Times New Roman" w:cs="Times New Roman"/>
          <w:sz w:val="24"/>
          <w:szCs w:val="24"/>
        </w:rPr>
      </w:pPr>
      <w:r w:rsidRPr="00953B1A">
        <w:rPr>
          <w:rFonts w:ascii="Times New Roman" w:hAnsi="Times New Roman" w:cs="Times New Roman"/>
          <w:sz w:val="24"/>
          <w:szCs w:val="24"/>
        </w:rPr>
        <w:t xml:space="preserve">L’Ecole s’est constituée de façon progressive au sein du Centre Universitaire Régional (CUR) </w:t>
      </w:r>
      <w:r w:rsidR="006A3915" w:rsidRPr="00953B1A">
        <w:rPr>
          <w:rFonts w:ascii="Times New Roman" w:hAnsi="Times New Roman" w:cs="Times New Roman"/>
          <w:sz w:val="24"/>
          <w:szCs w:val="24"/>
        </w:rPr>
        <w:t>de Fianarantsoa</w:t>
      </w:r>
      <w:r w:rsidRPr="00953B1A">
        <w:rPr>
          <w:rFonts w:ascii="Times New Roman" w:hAnsi="Times New Roman" w:cs="Times New Roman"/>
          <w:sz w:val="24"/>
          <w:szCs w:val="24"/>
        </w:rPr>
        <w:t>.</w:t>
      </w:r>
    </w:p>
    <w:p w14:paraId="18C5A5A3" w14:textId="77777777" w:rsidR="00612659" w:rsidRPr="00953B1A" w:rsidRDefault="00612659" w:rsidP="00612659">
      <w:pPr>
        <w:spacing w:line="360" w:lineRule="auto"/>
        <w:ind w:firstLine="357"/>
        <w:jc w:val="both"/>
        <w:rPr>
          <w:rFonts w:ascii="Times New Roman" w:hAnsi="Times New Roman" w:cs="Times New Roman"/>
          <w:sz w:val="24"/>
          <w:szCs w:val="24"/>
        </w:rPr>
      </w:pPr>
      <w:r w:rsidRPr="00953B1A">
        <w:rPr>
          <w:rFonts w:ascii="Times New Roman" w:hAnsi="Times New Roman" w:cs="Times New Roman"/>
          <w:sz w:val="24"/>
          <w:szCs w:val="24"/>
        </w:rPr>
        <w:t>De façon formelle,  l’ENI était constituée et créée au sein du (CUR) par le décret N° 83-185 du 24 Mai 1983, comme étant le seul établissement Universitaire Professionnalisé au niveau national, destiné à former des techniciens et des Ingénieurs de haut niveau, aptes à répondre aux besoins et exigences d’Informatisation des entreprises, des sociétés et des organes implantés à Madagascar.</w:t>
      </w:r>
    </w:p>
    <w:p w14:paraId="7170144F" w14:textId="77777777" w:rsidR="00612659" w:rsidRPr="00953B1A" w:rsidRDefault="00612659" w:rsidP="00612659">
      <w:pPr>
        <w:spacing w:line="360" w:lineRule="auto"/>
        <w:ind w:firstLine="357"/>
        <w:jc w:val="both"/>
        <w:rPr>
          <w:rFonts w:ascii="Times New Roman" w:hAnsi="Times New Roman" w:cs="Times New Roman"/>
          <w:sz w:val="24"/>
          <w:szCs w:val="24"/>
        </w:rPr>
      </w:pPr>
      <w:r w:rsidRPr="00953B1A">
        <w:rPr>
          <w:rFonts w:ascii="Times New Roman" w:hAnsi="Times New Roman" w:cs="Times New Roman"/>
          <w:sz w:val="24"/>
          <w:szCs w:val="24"/>
        </w:rPr>
        <w:t xml:space="preserve">L’ENI a </w:t>
      </w:r>
      <w:r w:rsidR="00B94CD5">
        <w:rPr>
          <w:rFonts w:ascii="Times New Roman" w:hAnsi="Times New Roman" w:cs="Times New Roman"/>
          <w:sz w:val="24"/>
          <w:szCs w:val="24"/>
        </w:rPr>
        <w:t>par</w:t>
      </w:r>
      <w:r w:rsidRPr="00953B1A">
        <w:rPr>
          <w:rFonts w:ascii="Times New Roman" w:hAnsi="Times New Roman" w:cs="Times New Roman"/>
          <w:sz w:val="24"/>
          <w:szCs w:val="24"/>
        </w:rPr>
        <w:t xml:space="preserve"> conséquent pour mission de former des spécialistes informaticiens compétents et opérationnels de différents niveaux notamment :</w:t>
      </w:r>
    </w:p>
    <w:p w14:paraId="73C82072" w14:textId="77777777" w:rsidR="00612659" w:rsidRPr="00953B1A" w:rsidRDefault="00612659" w:rsidP="00612659">
      <w:pPr>
        <w:pStyle w:val="Paragraphedeliste"/>
        <w:numPr>
          <w:ilvl w:val="0"/>
          <w:numId w:val="43"/>
        </w:numPr>
        <w:spacing w:before="60" w:after="60"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En fournissant à des </w:t>
      </w:r>
      <w:r w:rsidR="006A3915" w:rsidRPr="00953B1A">
        <w:rPr>
          <w:rFonts w:ascii="Times New Roman" w:hAnsi="Times New Roman" w:cs="Times New Roman"/>
          <w:sz w:val="24"/>
          <w:szCs w:val="24"/>
        </w:rPr>
        <w:t>étudiants des</w:t>
      </w:r>
      <w:r w:rsidRPr="00953B1A">
        <w:rPr>
          <w:rFonts w:ascii="Times New Roman" w:hAnsi="Times New Roman" w:cs="Times New Roman"/>
          <w:sz w:val="24"/>
          <w:szCs w:val="24"/>
        </w:rPr>
        <w:t xml:space="preserve"> connaissances de base en informatique ;</w:t>
      </w:r>
    </w:p>
    <w:p w14:paraId="5F919818" w14:textId="77777777" w:rsidR="00612659" w:rsidRPr="00953B1A" w:rsidRDefault="00612659" w:rsidP="00612659">
      <w:pPr>
        <w:pStyle w:val="Paragraphedeliste"/>
        <w:numPr>
          <w:ilvl w:val="0"/>
          <w:numId w:val="43"/>
        </w:numPr>
        <w:spacing w:before="60" w:after="60" w:line="360" w:lineRule="auto"/>
        <w:jc w:val="both"/>
        <w:rPr>
          <w:rFonts w:ascii="Times New Roman" w:hAnsi="Times New Roman" w:cs="Times New Roman"/>
          <w:sz w:val="24"/>
          <w:szCs w:val="24"/>
        </w:rPr>
      </w:pPr>
      <w:r w:rsidRPr="00953B1A">
        <w:rPr>
          <w:rFonts w:ascii="Times New Roman" w:hAnsi="Times New Roman" w:cs="Times New Roman"/>
          <w:sz w:val="24"/>
          <w:szCs w:val="24"/>
        </w:rPr>
        <w:t>En leur transmettant le savoir-faire requis, à travers la professionnalisation des formations dispensées et en essayant une meilleure adéquation des formations par rapport aux besoins évolutifs des sociétés et des entreprises.</w:t>
      </w:r>
    </w:p>
    <w:p w14:paraId="6F84B319" w14:textId="77777777" w:rsidR="00612659" w:rsidRPr="00953B1A" w:rsidRDefault="006A3915" w:rsidP="00612659">
      <w:pPr>
        <w:pStyle w:val="Paragraphedeliste"/>
        <w:numPr>
          <w:ilvl w:val="0"/>
          <w:numId w:val="43"/>
        </w:numPr>
        <w:spacing w:before="60" w:after="60" w:line="360" w:lineRule="auto"/>
        <w:jc w:val="both"/>
        <w:rPr>
          <w:rFonts w:ascii="Times New Roman" w:hAnsi="Times New Roman" w:cs="Times New Roman"/>
          <w:sz w:val="24"/>
          <w:szCs w:val="24"/>
        </w:rPr>
      </w:pPr>
      <w:r w:rsidRPr="00953B1A">
        <w:rPr>
          <w:rFonts w:ascii="Times New Roman" w:hAnsi="Times New Roman" w:cs="Times New Roman"/>
          <w:sz w:val="24"/>
          <w:szCs w:val="24"/>
        </w:rPr>
        <w:lastRenderedPageBreak/>
        <w:t>En initiant</w:t>
      </w:r>
      <w:r w:rsidR="00612659" w:rsidRPr="00953B1A">
        <w:rPr>
          <w:rFonts w:ascii="Times New Roman" w:hAnsi="Times New Roman" w:cs="Times New Roman"/>
          <w:sz w:val="24"/>
          <w:szCs w:val="24"/>
        </w:rPr>
        <w:t xml:space="preserve"> les étudiants aux activités de recherche dans les différents domaines des Technologies de l’information et de la communication (TIC).</w:t>
      </w:r>
    </w:p>
    <w:p w14:paraId="50D7B2E1" w14:textId="77777777" w:rsidR="00612659" w:rsidRPr="00953B1A" w:rsidRDefault="00612659" w:rsidP="00612659">
      <w:pPr>
        <w:pStyle w:val="Paragraphedeliste"/>
        <w:spacing w:line="360" w:lineRule="auto"/>
        <w:ind w:left="360"/>
        <w:jc w:val="both"/>
        <w:rPr>
          <w:rFonts w:ascii="Times New Roman" w:hAnsi="Times New Roman" w:cs="Times New Roman"/>
          <w:sz w:val="24"/>
          <w:szCs w:val="24"/>
        </w:rPr>
      </w:pPr>
    </w:p>
    <w:p w14:paraId="7DF631AF" w14:textId="77777777" w:rsidR="00612659" w:rsidRPr="00953B1A" w:rsidRDefault="00612659" w:rsidP="00612659">
      <w:pPr>
        <w:pStyle w:val="Paragraphedeliste"/>
        <w:spacing w:line="360" w:lineRule="auto"/>
        <w:ind w:left="0"/>
        <w:jc w:val="both"/>
        <w:rPr>
          <w:rFonts w:ascii="Times New Roman" w:hAnsi="Times New Roman" w:cs="Times New Roman"/>
          <w:sz w:val="24"/>
          <w:szCs w:val="24"/>
        </w:rPr>
      </w:pPr>
      <w:r w:rsidRPr="00953B1A">
        <w:rPr>
          <w:rFonts w:ascii="Times New Roman" w:hAnsi="Times New Roman" w:cs="Times New Roman"/>
          <w:sz w:val="24"/>
          <w:szCs w:val="24"/>
        </w:rPr>
        <w:t xml:space="preserve">L’implantation de cette Ecole Supérieure de technologie de pointe dans un pays en </w:t>
      </w:r>
      <w:r w:rsidR="006A3915" w:rsidRPr="00953B1A">
        <w:rPr>
          <w:rFonts w:ascii="Times New Roman" w:hAnsi="Times New Roman" w:cs="Times New Roman"/>
          <w:sz w:val="24"/>
          <w:szCs w:val="24"/>
        </w:rPr>
        <w:t>développement et</w:t>
      </w:r>
      <w:r w:rsidRPr="00953B1A">
        <w:rPr>
          <w:rFonts w:ascii="Times New Roman" w:hAnsi="Times New Roman" w:cs="Times New Roman"/>
          <w:sz w:val="24"/>
          <w:szCs w:val="24"/>
        </w:rPr>
        <w:t xml:space="preserve"> dans une Province (ou Faritany) à tissu économique et industriel faiblement développé ne l’a pourtant pas défavorisée, ni empêchée de former des spécialistes informaticiens de bon niveau, qui sont recherchés par les entreprises, les sociétés et les organismes publics et privés sur le marché de l’emploi.</w:t>
      </w:r>
    </w:p>
    <w:p w14:paraId="68DCFF82" w14:textId="77777777" w:rsidR="00612659" w:rsidRPr="00953B1A" w:rsidRDefault="00612659" w:rsidP="00612659">
      <w:pPr>
        <w:pStyle w:val="Paragraphedeliste"/>
        <w:spacing w:line="360" w:lineRule="auto"/>
        <w:ind w:left="0"/>
        <w:jc w:val="both"/>
        <w:rPr>
          <w:rFonts w:ascii="Times New Roman" w:hAnsi="Times New Roman" w:cs="Times New Roman"/>
          <w:sz w:val="24"/>
          <w:szCs w:val="24"/>
        </w:rPr>
      </w:pPr>
      <w:r w:rsidRPr="00953B1A">
        <w:rPr>
          <w:rFonts w:ascii="Times New Roman" w:hAnsi="Times New Roman" w:cs="Times New Roman"/>
          <w:sz w:val="24"/>
          <w:szCs w:val="24"/>
        </w:rPr>
        <w:t>La filière de formation d’Analystes Programmeurs a été mise en place à l’Ecole en 1983, et a été gelée par la suite en 1996, tandis que la filière de formation d’ingénieurs a été ouverte à l’Ecole en 1986.</w:t>
      </w:r>
    </w:p>
    <w:p w14:paraId="0142FEAA" w14:textId="77777777" w:rsidR="00612659" w:rsidRPr="00953B1A" w:rsidRDefault="00612659" w:rsidP="00612659">
      <w:pPr>
        <w:pStyle w:val="Paragraphedeliste"/>
        <w:spacing w:line="360" w:lineRule="auto"/>
        <w:ind w:left="0"/>
        <w:jc w:val="both"/>
        <w:rPr>
          <w:rFonts w:ascii="Times New Roman" w:hAnsi="Times New Roman" w:cs="Times New Roman"/>
          <w:sz w:val="24"/>
          <w:szCs w:val="24"/>
        </w:rPr>
      </w:pPr>
    </w:p>
    <w:p w14:paraId="02306A79" w14:textId="77777777" w:rsidR="00612659" w:rsidRPr="00953B1A" w:rsidRDefault="00612659" w:rsidP="00612659">
      <w:pPr>
        <w:pStyle w:val="Paragraphedeliste"/>
        <w:spacing w:line="360" w:lineRule="auto"/>
        <w:ind w:left="0"/>
        <w:jc w:val="both"/>
        <w:rPr>
          <w:rFonts w:ascii="Times New Roman" w:hAnsi="Times New Roman" w:cs="Times New Roman"/>
          <w:sz w:val="24"/>
          <w:szCs w:val="24"/>
        </w:rPr>
      </w:pPr>
      <w:r w:rsidRPr="00953B1A">
        <w:rPr>
          <w:rFonts w:ascii="Times New Roman" w:hAnsi="Times New Roman" w:cs="Times New Roman"/>
          <w:sz w:val="24"/>
          <w:szCs w:val="24"/>
        </w:rPr>
        <w:t xml:space="preserve">Dans le cadre du Programme de renforcement en l’Enseignement </w:t>
      </w:r>
      <w:r w:rsidR="006A3915" w:rsidRPr="00953B1A">
        <w:rPr>
          <w:rFonts w:ascii="Times New Roman" w:hAnsi="Times New Roman" w:cs="Times New Roman"/>
          <w:sz w:val="24"/>
          <w:szCs w:val="24"/>
        </w:rPr>
        <w:t>Supérieur (</w:t>
      </w:r>
      <w:r w:rsidRPr="00953B1A">
        <w:rPr>
          <w:rFonts w:ascii="Times New Roman" w:hAnsi="Times New Roman" w:cs="Times New Roman"/>
          <w:sz w:val="24"/>
          <w:szCs w:val="24"/>
        </w:rPr>
        <w:t>PRESUP</w:t>
      </w:r>
      <w:r w:rsidR="006A3915" w:rsidRPr="00953B1A">
        <w:rPr>
          <w:rFonts w:ascii="Times New Roman" w:hAnsi="Times New Roman" w:cs="Times New Roman"/>
          <w:sz w:val="24"/>
          <w:szCs w:val="24"/>
        </w:rPr>
        <w:t>) 9</w:t>
      </w:r>
      <w:r w:rsidRPr="00953B1A">
        <w:rPr>
          <w:rFonts w:ascii="Times New Roman" w:hAnsi="Times New Roman" w:cs="Times New Roman"/>
          <w:sz w:val="24"/>
          <w:szCs w:val="24"/>
        </w:rPr>
        <w:t>, la filière de formation des Techniciens Supérieurs en Maintenance des Systèmes des informatiques a été mise en place en 1986 grâce à l’appui matériel et financier de la Mission Française de coopération auprès de l’Ambassade de France à Madagascar.</w:t>
      </w:r>
    </w:p>
    <w:p w14:paraId="1671459B" w14:textId="77777777" w:rsidR="00612659" w:rsidRPr="00953B1A" w:rsidRDefault="00612659" w:rsidP="00612659">
      <w:pPr>
        <w:pStyle w:val="Paragraphedeliste"/>
        <w:spacing w:line="360" w:lineRule="auto"/>
        <w:ind w:left="0"/>
        <w:jc w:val="both"/>
        <w:rPr>
          <w:rFonts w:ascii="Times New Roman" w:hAnsi="Times New Roman" w:cs="Times New Roman"/>
          <w:sz w:val="24"/>
          <w:szCs w:val="24"/>
        </w:rPr>
      </w:pPr>
    </w:p>
    <w:p w14:paraId="1287F947" w14:textId="77777777" w:rsidR="00612659" w:rsidRPr="00953B1A" w:rsidRDefault="00612659" w:rsidP="00612659">
      <w:pPr>
        <w:pStyle w:val="Paragraphedeliste"/>
        <w:spacing w:line="360" w:lineRule="auto"/>
        <w:ind w:left="0"/>
        <w:jc w:val="both"/>
        <w:rPr>
          <w:rFonts w:ascii="Times New Roman" w:hAnsi="Times New Roman" w:cs="Times New Roman"/>
          <w:sz w:val="24"/>
          <w:szCs w:val="24"/>
        </w:rPr>
      </w:pPr>
      <w:r w:rsidRPr="00953B1A">
        <w:rPr>
          <w:rFonts w:ascii="Times New Roman" w:hAnsi="Times New Roman" w:cs="Times New Roman"/>
          <w:sz w:val="24"/>
          <w:szCs w:val="24"/>
        </w:rPr>
        <w:t xml:space="preserve">Une formation </w:t>
      </w:r>
      <w:r w:rsidR="006A3915" w:rsidRPr="00953B1A">
        <w:rPr>
          <w:rFonts w:ascii="Times New Roman" w:hAnsi="Times New Roman" w:cs="Times New Roman"/>
          <w:sz w:val="24"/>
          <w:szCs w:val="24"/>
        </w:rPr>
        <w:t>pour l’obtention</w:t>
      </w:r>
      <w:r w:rsidRPr="00953B1A">
        <w:rPr>
          <w:rFonts w:ascii="Times New Roman" w:hAnsi="Times New Roman" w:cs="Times New Roman"/>
          <w:sz w:val="24"/>
          <w:szCs w:val="24"/>
        </w:rPr>
        <w:t xml:space="preserve"> de la certification CCNA et / ou NETWORK + .appelée «</w:t>
      </w:r>
      <w:r w:rsidR="006A3915" w:rsidRPr="00953B1A">
        <w:rPr>
          <w:rFonts w:ascii="Times New Roman" w:hAnsi="Times New Roman" w:cs="Times New Roman"/>
          <w:sz w:val="24"/>
          <w:szCs w:val="24"/>
        </w:rPr>
        <w:t> CISCO Networking</w:t>
      </w:r>
      <w:r w:rsidRPr="00953B1A">
        <w:rPr>
          <w:rFonts w:ascii="Times New Roman" w:hAnsi="Times New Roman" w:cs="Times New Roman"/>
          <w:sz w:val="24"/>
          <w:szCs w:val="24"/>
        </w:rPr>
        <w:t xml:space="preserve"> Academy » a été créée </w:t>
      </w:r>
      <w:r w:rsidR="006A3915" w:rsidRPr="00953B1A">
        <w:rPr>
          <w:rFonts w:ascii="Times New Roman" w:hAnsi="Times New Roman" w:cs="Times New Roman"/>
          <w:sz w:val="24"/>
          <w:szCs w:val="24"/>
        </w:rPr>
        <w:t>à</w:t>
      </w:r>
      <w:r w:rsidRPr="00953B1A">
        <w:rPr>
          <w:rFonts w:ascii="Times New Roman" w:hAnsi="Times New Roman" w:cs="Times New Roman"/>
          <w:sz w:val="24"/>
          <w:szCs w:val="24"/>
        </w:rPr>
        <w:t xml:space="preserve"> </w:t>
      </w:r>
      <w:r w:rsidR="006A3915" w:rsidRPr="00953B1A">
        <w:rPr>
          <w:rFonts w:ascii="Times New Roman" w:hAnsi="Times New Roman" w:cs="Times New Roman"/>
          <w:sz w:val="24"/>
          <w:szCs w:val="24"/>
        </w:rPr>
        <w:t>l’Ecole en</w:t>
      </w:r>
      <w:r w:rsidRPr="00953B1A">
        <w:rPr>
          <w:rFonts w:ascii="Times New Roman" w:hAnsi="Times New Roman" w:cs="Times New Roman"/>
          <w:sz w:val="24"/>
          <w:szCs w:val="24"/>
        </w:rPr>
        <w:t xml:space="preserve"> 2002-2003 grâce au partenariat avec CISCO SYSTEM et l’Ecole Supérieure Polytechnique d’Antananarivo (ESPA). Cependant, cette formation n’avait pas duré longtemps.</w:t>
      </w:r>
    </w:p>
    <w:p w14:paraId="0572D933" w14:textId="77777777" w:rsidR="00612659" w:rsidRPr="00953B1A" w:rsidRDefault="00612659" w:rsidP="00612659">
      <w:pPr>
        <w:pStyle w:val="Paragraphedeliste"/>
        <w:spacing w:line="360" w:lineRule="auto"/>
        <w:ind w:left="0"/>
        <w:jc w:val="both"/>
        <w:rPr>
          <w:rFonts w:ascii="Times New Roman" w:hAnsi="Times New Roman" w:cs="Times New Roman"/>
          <w:sz w:val="24"/>
          <w:szCs w:val="24"/>
        </w:rPr>
      </w:pPr>
    </w:p>
    <w:p w14:paraId="22031E6F" w14:textId="77777777" w:rsidR="00612659" w:rsidRPr="00953B1A" w:rsidRDefault="00B94CD5" w:rsidP="00612659">
      <w:pPr>
        <w:pStyle w:val="Paragraphedeliste"/>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612659" w:rsidRPr="00953B1A">
        <w:rPr>
          <w:rFonts w:ascii="Times New Roman" w:hAnsi="Times New Roman" w:cs="Times New Roman"/>
          <w:sz w:val="24"/>
          <w:szCs w:val="24"/>
        </w:rPr>
        <w:t xml:space="preserve">Une formation de troisième cycle a été </w:t>
      </w:r>
      <w:r w:rsidR="006A3915" w:rsidRPr="00953B1A">
        <w:rPr>
          <w:rFonts w:ascii="Times New Roman" w:hAnsi="Times New Roman" w:cs="Times New Roman"/>
          <w:sz w:val="24"/>
          <w:szCs w:val="24"/>
        </w:rPr>
        <w:t>ouverte à</w:t>
      </w:r>
      <w:r w:rsidR="00612659" w:rsidRPr="00953B1A">
        <w:rPr>
          <w:rFonts w:ascii="Times New Roman" w:hAnsi="Times New Roman" w:cs="Times New Roman"/>
          <w:sz w:val="24"/>
          <w:szCs w:val="24"/>
        </w:rPr>
        <w:t xml:space="preserve"> l’Ecole depuis l’année 2003 – 2004 grâce à la coopération académique et scientifique entre l’Université de Fianarantsoa pour le compte de l’ENI et l’Université Paul Sabatier de Toulouse (UPST).</w:t>
      </w:r>
    </w:p>
    <w:p w14:paraId="6CB33A30" w14:textId="77777777" w:rsidR="00612659" w:rsidRPr="00953B1A" w:rsidRDefault="00612659" w:rsidP="00612659">
      <w:pPr>
        <w:pStyle w:val="Paragraphedeliste"/>
        <w:spacing w:line="360" w:lineRule="auto"/>
        <w:ind w:left="0"/>
        <w:jc w:val="both"/>
        <w:rPr>
          <w:rFonts w:ascii="Times New Roman" w:hAnsi="Times New Roman" w:cs="Times New Roman"/>
          <w:sz w:val="24"/>
          <w:szCs w:val="24"/>
        </w:rPr>
      </w:pPr>
      <w:r w:rsidRPr="00953B1A">
        <w:rPr>
          <w:rFonts w:ascii="Times New Roman" w:hAnsi="Times New Roman" w:cs="Times New Roman"/>
          <w:sz w:val="24"/>
          <w:szCs w:val="24"/>
        </w:rPr>
        <w:t xml:space="preserve">Cette filière avait pour objectif de former certains étudiants à la recherche dans les différents domaines de l’Informatique, et notamment pour </w:t>
      </w:r>
      <w:r w:rsidR="006A3915" w:rsidRPr="00953B1A">
        <w:rPr>
          <w:rFonts w:ascii="Times New Roman" w:hAnsi="Times New Roman" w:cs="Times New Roman"/>
          <w:sz w:val="24"/>
          <w:szCs w:val="24"/>
        </w:rPr>
        <w:t>préparer la</w:t>
      </w:r>
      <w:r w:rsidRPr="00953B1A">
        <w:rPr>
          <w:rFonts w:ascii="Times New Roman" w:hAnsi="Times New Roman" w:cs="Times New Roman"/>
          <w:sz w:val="24"/>
          <w:szCs w:val="24"/>
        </w:rPr>
        <w:t xml:space="preserve"> relève des Enseignants-C</w:t>
      </w:r>
      <w:r w:rsidR="006A3915">
        <w:rPr>
          <w:rFonts w:ascii="Times New Roman" w:hAnsi="Times New Roman" w:cs="Times New Roman"/>
          <w:sz w:val="24"/>
          <w:szCs w:val="24"/>
        </w:rPr>
        <w:t>hercheurs qui étaient en poste.</w:t>
      </w:r>
    </w:p>
    <w:p w14:paraId="32CC2BED" w14:textId="77777777" w:rsidR="00612659" w:rsidRPr="00953B1A" w:rsidRDefault="00612659" w:rsidP="00612659">
      <w:pPr>
        <w:pStyle w:val="Paragraphedeliste"/>
        <w:spacing w:line="360" w:lineRule="auto"/>
        <w:ind w:left="0"/>
        <w:jc w:val="both"/>
        <w:rPr>
          <w:rFonts w:ascii="Times New Roman" w:hAnsi="Times New Roman" w:cs="Times New Roman"/>
          <w:sz w:val="24"/>
          <w:szCs w:val="24"/>
        </w:rPr>
      </w:pPr>
      <w:r w:rsidRPr="00953B1A">
        <w:rPr>
          <w:rFonts w:ascii="Times New Roman" w:hAnsi="Times New Roman" w:cs="Times New Roman"/>
          <w:sz w:val="24"/>
          <w:szCs w:val="24"/>
        </w:rPr>
        <w:t>Pendant l’année</w:t>
      </w:r>
      <w:r w:rsidR="00B94CD5">
        <w:rPr>
          <w:rFonts w:ascii="Times New Roman" w:hAnsi="Times New Roman" w:cs="Times New Roman"/>
          <w:sz w:val="24"/>
          <w:szCs w:val="24"/>
        </w:rPr>
        <w:t xml:space="preserve"> universitaire</w:t>
      </w:r>
      <w:r w:rsidRPr="00953B1A">
        <w:rPr>
          <w:rFonts w:ascii="Times New Roman" w:hAnsi="Times New Roman" w:cs="Times New Roman"/>
          <w:sz w:val="24"/>
          <w:szCs w:val="24"/>
        </w:rPr>
        <w:t xml:space="preserve"> 2007-2008</w:t>
      </w:r>
      <w:r w:rsidRPr="00953B1A">
        <w:rPr>
          <w:rFonts w:ascii="Times New Roman" w:hAnsi="Times New Roman" w:cs="Times New Roman"/>
          <w:b/>
          <w:sz w:val="24"/>
          <w:szCs w:val="24"/>
        </w:rPr>
        <w:t xml:space="preserve">, </w:t>
      </w:r>
      <w:r w:rsidRPr="00953B1A">
        <w:rPr>
          <w:rFonts w:ascii="Times New Roman" w:hAnsi="Times New Roman" w:cs="Times New Roman"/>
          <w:sz w:val="24"/>
          <w:szCs w:val="24"/>
        </w:rPr>
        <w:t xml:space="preserve">la formation en vue de l’obtention du diplôme de Licence Professionnelle en Informatique a été mise en place à l’ENI avec les deux options suivantes de formation : </w:t>
      </w:r>
    </w:p>
    <w:p w14:paraId="5DBDF54B" w14:textId="77777777" w:rsidR="00612659" w:rsidRDefault="00612659" w:rsidP="00612659">
      <w:pPr>
        <w:pStyle w:val="Paragraphedeliste"/>
        <w:spacing w:line="360" w:lineRule="auto"/>
        <w:ind w:left="0"/>
        <w:jc w:val="both"/>
        <w:rPr>
          <w:rFonts w:ascii="Times New Roman" w:hAnsi="Times New Roman" w:cs="Times New Roman"/>
          <w:sz w:val="24"/>
          <w:szCs w:val="24"/>
        </w:rPr>
      </w:pPr>
    </w:p>
    <w:p w14:paraId="5B78220D" w14:textId="77777777" w:rsidR="006A3915" w:rsidRPr="00953B1A" w:rsidRDefault="006A3915" w:rsidP="00612659">
      <w:pPr>
        <w:pStyle w:val="Paragraphedeliste"/>
        <w:spacing w:line="360" w:lineRule="auto"/>
        <w:ind w:left="0"/>
        <w:jc w:val="both"/>
        <w:rPr>
          <w:rFonts w:ascii="Times New Roman" w:hAnsi="Times New Roman" w:cs="Times New Roman"/>
          <w:sz w:val="24"/>
          <w:szCs w:val="24"/>
        </w:rPr>
      </w:pPr>
    </w:p>
    <w:p w14:paraId="2ABF2477" w14:textId="77777777" w:rsidR="00612659" w:rsidRPr="00953B1A" w:rsidRDefault="00612659" w:rsidP="00612659">
      <w:pPr>
        <w:pStyle w:val="Paragraphedeliste"/>
        <w:spacing w:line="360" w:lineRule="auto"/>
        <w:ind w:left="0"/>
        <w:jc w:val="both"/>
        <w:rPr>
          <w:rFonts w:ascii="Times New Roman" w:hAnsi="Times New Roman" w:cs="Times New Roman"/>
          <w:sz w:val="24"/>
          <w:szCs w:val="24"/>
        </w:rPr>
      </w:pPr>
    </w:p>
    <w:p w14:paraId="01E6B79C" w14:textId="77777777" w:rsidR="00612659" w:rsidRPr="00953B1A" w:rsidRDefault="00612659" w:rsidP="00612659">
      <w:pPr>
        <w:pStyle w:val="Paragraphedeliste"/>
        <w:numPr>
          <w:ilvl w:val="0"/>
          <w:numId w:val="44"/>
        </w:numPr>
        <w:spacing w:before="60" w:after="60" w:line="360" w:lineRule="auto"/>
        <w:jc w:val="both"/>
        <w:rPr>
          <w:rFonts w:ascii="Times New Roman" w:hAnsi="Times New Roman" w:cs="Times New Roman"/>
          <w:sz w:val="24"/>
          <w:szCs w:val="24"/>
        </w:rPr>
      </w:pPr>
      <w:r w:rsidRPr="00953B1A">
        <w:rPr>
          <w:rFonts w:ascii="Times New Roman" w:hAnsi="Times New Roman" w:cs="Times New Roman"/>
          <w:sz w:val="24"/>
          <w:szCs w:val="24"/>
        </w:rPr>
        <w:lastRenderedPageBreak/>
        <w:t>Génie Logiciel et base de Données.</w:t>
      </w:r>
    </w:p>
    <w:p w14:paraId="0B1E8F00" w14:textId="77777777" w:rsidR="00612659" w:rsidRPr="00953B1A" w:rsidRDefault="00612659" w:rsidP="00612659">
      <w:pPr>
        <w:pStyle w:val="Paragraphedeliste"/>
        <w:numPr>
          <w:ilvl w:val="0"/>
          <w:numId w:val="44"/>
        </w:numPr>
        <w:spacing w:before="60" w:after="60" w:line="360" w:lineRule="auto"/>
        <w:jc w:val="both"/>
        <w:rPr>
          <w:rFonts w:ascii="Times New Roman" w:hAnsi="Times New Roman" w:cs="Times New Roman"/>
          <w:sz w:val="24"/>
          <w:szCs w:val="24"/>
        </w:rPr>
      </w:pPr>
      <w:r w:rsidRPr="00953B1A">
        <w:rPr>
          <w:rFonts w:ascii="Times New Roman" w:hAnsi="Times New Roman" w:cs="Times New Roman"/>
          <w:sz w:val="24"/>
          <w:szCs w:val="24"/>
        </w:rPr>
        <w:t>Administration des Système et réseaux.</w:t>
      </w:r>
    </w:p>
    <w:p w14:paraId="2E60B6BD" w14:textId="77777777" w:rsidR="00612659" w:rsidRPr="00953B1A" w:rsidRDefault="00612659" w:rsidP="00612659">
      <w:pPr>
        <w:pStyle w:val="Paragraphedeliste"/>
        <w:spacing w:line="360" w:lineRule="auto"/>
        <w:ind w:left="0"/>
        <w:jc w:val="both"/>
        <w:rPr>
          <w:rFonts w:ascii="Times New Roman" w:hAnsi="Times New Roman" w:cs="Times New Roman"/>
          <w:sz w:val="24"/>
          <w:szCs w:val="24"/>
        </w:rPr>
      </w:pPr>
      <w:r w:rsidRPr="00953B1A">
        <w:rPr>
          <w:rFonts w:ascii="Times New Roman" w:hAnsi="Times New Roman" w:cs="Times New Roman"/>
          <w:sz w:val="24"/>
          <w:szCs w:val="24"/>
        </w:rPr>
        <w:t xml:space="preserve">La mise en place à l’Ecole de ces deux options de formation devait répondre au besoin de basculement vers le système Licence – Master – Doctorat (LMD). </w:t>
      </w:r>
    </w:p>
    <w:p w14:paraId="4F4F42EC" w14:textId="77777777" w:rsidR="00612659" w:rsidRPr="00953B1A" w:rsidRDefault="00612659" w:rsidP="00612659">
      <w:pPr>
        <w:pStyle w:val="Paragraphedeliste"/>
        <w:spacing w:line="360" w:lineRule="auto"/>
        <w:ind w:left="0"/>
        <w:jc w:val="both"/>
        <w:rPr>
          <w:rFonts w:ascii="Times New Roman" w:hAnsi="Times New Roman" w:cs="Times New Roman"/>
          <w:sz w:val="24"/>
          <w:szCs w:val="24"/>
        </w:rPr>
      </w:pPr>
      <w:r w:rsidRPr="00953B1A">
        <w:rPr>
          <w:rFonts w:ascii="Times New Roman" w:hAnsi="Times New Roman" w:cs="Times New Roman"/>
          <w:sz w:val="24"/>
          <w:szCs w:val="24"/>
        </w:rPr>
        <w:t>Mais la filière de formation des Techniciens Supérieurs en Maintenance des Systèmes Informatiques a été gelée en 2009.</w:t>
      </w:r>
    </w:p>
    <w:p w14:paraId="2EC73343" w14:textId="77777777" w:rsidR="00612659" w:rsidRPr="00953B1A" w:rsidRDefault="00612659" w:rsidP="00612659">
      <w:pPr>
        <w:pStyle w:val="Paragraphedeliste"/>
        <w:spacing w:line="360" w:lineRule="auto"/>
        <w:jc w:val="both"/>
        <w:rPr>
          <w:rFonts w:ascii="Times New Roman" w:hAnsi="Times New Roman" w:cs="Times New Roman"/>
          <w:sz w:val="24"/>
          <w:szCs w:val="24"/>
        </w:rPr>
      </w:pPr>
    </w:p>
    <w:p w14:paraId="2B065321" w14:textId="77777777" w:rsidR="00612659" w:rsidRPr="00953B1A" w:rsidRDefault="00612659" w:rsidP="00612659">
      <w:pPr>
        <w:pStyle w:val="Paragraphedeliste"/>
        <w:spacing w:line="360" w:lineRule="auto"/>
        <w:ind w:left="0"/>
        <w:jc w:val="both"/>
        <w:rPr>
          <w:rFonts w:ascii="Times New Roman" w:hAnsi="Times New Roman" w:cs="Times New Roman"/>
          <w:sz w:val="24"/>
          <w:szCs w:val="24"/>
        </w:rPr>
      </w:pPr>
      <w:r w:rsidRPr="00953B1A">
        <w:rPr>
          <w:rFonts w:ascii="Times New Roman" w:hAnsi="Times New Roman" w:cs="Times New Roman"/>
          <w:sz w:val="24"/>
          <w:szCs w:val="24"/>
        </w:rPr>
        <w:t xml:space="preserve">En vue de surmonter les difficultés de limitation de l’effectif des étudiants accueillis à l’Ecole, notamment à cause du manque d’infrastructures, un système de « Formation Hybride » a été mise en place à partir de l’année 2010. Il s’agit en effet d’un système de formation semi-présentielle et à distance avec l’utilisation de la visioconférence pour la formation à distance. </w:t>
      </w:r>
    </w:p>
    <w:p w14:paraId="2CAFDEE6" w14:textId="77777777" w:rsidR="00612659" w:rsidRPr="00953B1A" w:rsidRDefault="00612659" w:rsidP="00612659">
      <w:pPr>
        <w:pStyle w:val="Paragraphedeliste"/>
        <w:spacing w:line="360" w:lineRule="auto"/>
        <w:ind w:left="0"/>
        <w:jc w:val="both"/>
        <w:rPr>
          <w:rFonts w:ascii="Times New Roman" w:hAnsi="Times New Roman" w:cs="Times New Roman"/>
          <w:b/>
          <w:color w:val="000000" w:themeColor="text1"/>
          <w:sz w:val="24"/>
          <w:szCs w:val="24"/>
        </w:rPr>
      </w:pPr>
      <w:r w:rsidRPr="00953B1A">
        <w:rPr>
          <w:rFonts w:ascii="Times New Roman" w:hAnsi="Times New Roman" w:cs="Times New Roman"/>
          <w:sz w:val="24"/>
          <w:szCs w:val="24"/>
        </w:rPr>
        <w:t>Le système de formation hybride a été ainsi créé à Fianarantsoa ainsi qu’</w:t>
      </w:r>
      <w:r w:rsidR="00B94CD5">
        <w:rPr>
          <w:rFonts w:ascii="Times New Roman" w:hAnsi="Times New Roman" w:cs="Times New Roman"/>
          <w:sz w:val="24"/>
          <w:szCs w:val="24"/>
        </w:rPr>
        <w:t>à l’</w:t>
      </w:r>
      <w:r w:rsidRPr="00953B1A">
        <w:rPr>
          <w:rFonts w:ascii="Times New Roman" w:hAnsi="Times New Roman" w:cs="Times New Roman"/>
          <w:sz w:val="24"/>
          <w:szCs w:val="24"/>
        </w:rPr>
        <w:t>Université de Toliara.</w:t>
      </w:r>
    </w:p>
    <w:p w14:paraId="7206E316" w14:textId="77777777" w:rsidR="00612659" w:rsidRPr="00953B1A" w:rsidRDefault="00612659" w:rsidP="005366AE">
      <w:pPr>
        <w:pStyle w:val="Para1"/>
        <w:numPr>
          <w:ilvl w:val="0"/>
          <w:numId w:val="0"/>
        </w:numPr>
        <w:ind w:left="2978"/>
        <w:outlineLvl w:val="1"/>
        <w:rPr>
          <w:rFonts w:cs="Times New Roman"/>
          <w:color w:val="000000" w:themeColor="text1"/>
          <w:sz w:val="24"/>
        </w:rPr>
      </w:pPr>
      <w:bookmarkStart w:id="52" w:name="_Toc448518197"/>
      <w:bookmarkStart w:id="53" w:name="_Toc474379362"/>
      <w:bookmarkStart w:id="54" w:name="_Toc505626218"/>
      <w:bookmarkStart w:id="55" w:name="_Toc505664390"/>
      <w:bookmarkStart w:id="56" w:name="_Toc506976638"/>
      <w:bookmarkStart w:id="57" w:name="_Toc506977459"/>
      <w:r w:rsidRPr="00953B1A">
        <w:rPr>
          <w:rFonts w:cs="Times New Roman"/>
          <w:color w:val="000000" w:themeColor="text1"/>
          <w:sz w:val="24"/>
        </w:rPr>
        <w:t>1.3 Organigramme institutionnel de l’ENI</w:t>
      </w:r>
      <w:bookmarkEnd w:id="52"/>
      <w:bookmarkEnd w:id="53"/>
      <w:bookmarkEnd w:id="54"/>
      <w:bookmarkEnd w:id="55"/>
      <w:bookmarkEnd w:id="56"/>
      <w:bookmarkEnd w:id="57"/>
    </w:p>
    <w:p w14:paraId="0D42B26A" w14:textId="77777777" w:rsidR="00612659" w:rsidRPr="00953B1A" w:rsidRDefault="00612659" w:rsidP="00612659">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Cet organigramme de l’Ecole est inspiré des dispositions du décret N° 83-185 du 23 Mai 1983.</w:t>
      </w:r>
    </w:p>
    <w:p w14:paraId="52C343E1" w14:textId="77777777" w:rsidR="00612659" w:rsidRPr="00953B1A" w:rsidRDefault="00612659" w:rsidP="00612659">
      <w:pPr>
        <w:pStyle w:val="Paragraphedeliste"/>
        <w:spacing w:line="360" w:lineRule="auto"/>
        <w:ind w:left="0"/>
        <w:jc w:val="both"/>
        <w:rPr>
          <w:rFonts w:ascii="Times New Roman" w:hAnsi="Times New Roman" w:cs="Times New Roman"/>
          <w:sz w:val="24"/>
          <w:szCs w:val="24"/>
        </w:rPr>
      </w:pPr>
      <w:r w:rsidRPr="00953B1A">
        <w:rPr>
          <w:rFonts w:ascii="Times New Roman" w:hAnsi="Times New Roman" w:cs="Times New Roman"/>
          <w:sz w:val="24"/>
          <w:szCs w:val="24"/>
        </w:rPr>
        <w:t>L’ENI est administrée par un conseil d’Ecole, et dirigée par un directeur nommé par un décret adopté en conseil des Ministres.</w:t>
      </w:r>
    </w:p>
    <w:p w14:paraId="280FF17F" w14:textId="77777777" w:rsidR="00612659" w:rsidRPr="00953B1A" w:rsidRDefault="00612659" w:rsidP="00612659">
      <w:pPr>
        <w:pStyle w:val="Paragraphedeliste"/>
        <w:spacing w:line="360" w:lineRule="auto"/>
        <w:ind w:left="0"/>
        <w:jc w:val="both"/>
        <w:rPr>
          <w:rFonts w:ascii="Times New Roman" w:hAnsi="Times New Roman" w:cs="Times New Roman"/>
          <w:sz w:val="24"/>
          <w:szCs w:val="24"/>
        </w:rPr>
      </w:pPr>
      <w:r w:rsidRPr="00953B1A">
        <w:rPr>
          <w:rFonts w:ascii="Times New Roman" w:hAnsi="Times New Roman" w:cs="Times New Roman"/>
          <w:sz w:val="24"/>
          <w:szCs w:val="24"/>
        </w:rPr>
        <w:t>Le Collège des enseignants regroupant tous les enseignants-chercheurs de l’Ecole est chargé de résoudre les problèmes liés à l’organisation pédagogique des enseignements ainsi que à l’élaboration des emplois du temps.</w:t>
      </w:r>
    </w:p>
    <w:p w14:paraId="06B0580D" w14:textId="77777777" w:rsidR="00612659" w:rsidRPr="00953B1A" w:rsidRDefault="00612659" w:rsidP="00612659">
      <w:pPr>
        <w:pStyle w:val="Paragraphedeliste"/>
        <w:spacing w:line="360" w:lineRule="auto"/>
        <w:ind w:left="0"/>
        <w:jc w:val="both"/>
        <w:rPr>
          <w:rFonts w:ascii="Times New Roman" w:hAnsi="Times New Roman" w:cs="Times New Roman"/>
          <w:sz w:val="24"/>
          <w:szCs w:val="24"/>
        </w:rPr>
      </w:pPr>
      <w:r w:rsidRPr="00953B1A">
        <w:rPr>
          <w:rFonts w:ascii="Times New Roman" w:hAnsi="Times New Roman" w:cs="Times New Roman"/>
          <w:sz w:val="24"/>
          <w:szCs w:val="24"/>
        </w:rPr>
        <w:t>Le Conseil Scientifique propose les orientations pédagogiques et scientifiques de l’établissement, en tenant compte notamment de l’évolution du marché de travail et de l’adéquation des formations dispensées par rapport aux besoins des entreprises.</w:t>
      </w:r>
    </w:p>
    <w:p w14:paraId="362EA611" w14:textId="77777777" w:rsidR="00612659" w:rsidRPr="00953B1A" w:rsidRDefault="00612659" w:rsidP="00612659">
      <w:pPr>
        <w:pStyle w:val="Paragraphedeliste"/>
        <w:spacing w:line="360" w:lineRule="auto"/>
        <w:ind w:left="0"/>
        <w:jc w:val="both"/>
        <w:rPr>
          <w:rFonts w:ascii="Times New Roman" w:hAnsi="Times New Roman" w:cs="Times New Roman"/>
          <w:sz w:val="24"/>
          <w:szCs w:val="24"/>
        </w:rPr>
      </w:pPr>
      <w:r w:rsidRPr="00953B1A">
        <w:rPr>
          <w:rFonts w:ascii="Times New Roman" w:hAnsi="Times New Roman" w:cs="Times New Roman"/>
          <w:sz w:val="24"/>
          <w:szCs w:val="24"/>
        </w:rPr>
        <w:t xml:space="preserve">Trois </w:t>
      </w:r>
      <w:r w:rsidR="00350238">
        <w:rPr>
          <w:rFonts w:ascii="Times New Roman" w:hAnsi="Times New Roman" w:cs="Times New Roman"/>
          <w:sz w:val="24"/>
          <w:szCs w:val="24"/>
        </w:rPr>
        <w:t>parcours</w:t>
      </w:r>
      <w:r w:rsidR="00350238" w:rsidRPr="00953B1A">
        <w:rPr>
          <w:rFonts w:ascii="Times New Roman" w:hAnsi="Times New Roman" w:cs="Times New Roman"/>
          <w:sz w:val="24"/>
          <w:szCs w:val="24"/>
        </w:rPr>
        <w:t xml:space="preserve"> </w:t>
      </w:r>
      <w:r w:rsidRPr="00953B1A">
        <w:rPr>
          <w:rFonts w:ascii="Times New Roman" w:hAnsi="Times New Roman" w:cs="Times New Roman"/>
          <w:sz w:val="24"/>
          <w:szCs w:val="24"/>
        </w:rPr>
        <w:t>de formation caractérisent l’organigramme :</w:t>
      </w:r>
    </w:p>
    <w:p w14:paraId="36A5AE9F" w14:textId="77777777" w:rsidR="00612659" w:rsidRPr="00953B1A" w:rsidRDefault="00612659" w:rsidP="00612659">
      <w:pPr>
        <w:pStyle w:val="Paragraphedeliste"/>
        <w:spacing w:line="360" w:lineRule="auto"/>
        <w:ind w:left="0"/>
        <w:jc w:val="both"/>
        <w:rPr>
          <w:rFonts w:ascii="Times New Roman" w:hAnsi="Times New Roman" w:cs="Times New Roman"/>
          <w:sz w:val="24"/>
          <w:szCs w:val="24"/>
        </w:rPr>
      </w:pPr>
    </w:p>
    <w:p w14:paraId="0D28D871" w14:textId="77777777" w:rsidR="00612659" w:rsidRPr="00953B1A" w:rsidRDefault="00612659" w:rsidP="00612659">
      <w:pPr>
        <w:pStyle w:val="Paragraphedeliste"/>
        <w:numPr>
          <w:ilvl w:val="0"/>
          <w:numId w:val="45"/>
        </w:numPr>
        <w:spacing w:before="60" w:after="60"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Le </w:t>
      </w:r>
      <w:r w:rsidR="004D585C">
        <w:rPr>
          <w:rFonts w:ascii="Times New Roman" w:hAnsi="Times New Roman" w:cs="Times New Roman"/>
          <w:sz w:val="24"/>
          <w:szCs w:val="24"/>
        </w:rPr>
        <w:t>parcours</w:t>
      </w:r>
      <w:r w:rsidRPr="00953B1A">
        <w:rPr>
          <w:rFonts w:ascii="Times New Roman" w:hAnsi="Times New Roman" w:cs="Times New Roman"/>
          <w:sz w:val="24"/>
          <w:szCs w:val="24"/>
        </w:rPr>
        <w:t xml:space="preserve"> de formation théorique à l’intérieur de l’Ecole ;</w:t>
      </w:r>
    </w:p>
    <w:p w14:paraId="73040FE2" w14:textId="77777777" w:rsidR="00612659" w:rsidRPr="00953B1A" w:rsidRDefault="00612659" w:rsidP="00612659">
      <w:pPr>
        <w:pStyle w:val="Paragraphedeliste"/>
        <w:numPr>
          <w:ilvl w:val="0"/>
          <w:numId w:val="45"/>
        </w:numPr>
        <w:spacing w:before="60" w:after="60"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Le </w:t>
      </w:r>
      <w:r w:rsidR="004D585C">
        <w:rPr>
          <w:rFonts w:ascii="Times New Roman" w:hAnsi="Times New Roman" w:cs="Times New Roman"/>
          <w:sz w:val="24"/>
          <w:szCs w:val="24"/>
        </w:rPr>
        <w:t>parcours</w:t>
      </w:r>
      <w:r w:rsidR="004D585C" w:rsidRPr="00953B1A">
        <w:rPr>
          <w:rFonts w:ascii="Times New Roman" w:hAnsi="Times New Roman" w:cs="Times New Roman"/>
          <w:sz w:val="24"/>
          <w:szCs w:val="24"/>
        </w:rPr>
        <w:t xml:space="preserve"> </w:t>
      </w:r>
      <w:r w:rsidRPr="00953B1A">
        <w:rPr>
          <w:rFonts w:ascii="Times New Roman" w:hAnsi="Times New Roman" w:cs="Times New Roman"/>
          <w:sz w:val="24"/>
          <w:szCs w:val="24"/>
        </w:rPr>
        <w:t>de formation pratique pour la coordination et la supervision des stages en entreprise et des voyages d’études ;</w:t>
      </w:r>
    </w:p>
    <w:p w14:paraId="7DE25113" w14:textId="77777777" w:rsidR="00612659" w:rsidRPr="00953B1A" w:rsidRDefault="00612659" w:rsidP="00612659">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Le </w:t>
      </w:r>
      <w:r w:rsidR="004D585C">
        <w:rPr>
          <w:rFonts w:ascii="Times New Roman" w:hAnsi="Times New Roman" w:cs="Times New Roman"/>
          <w:sz w:val="24"/>
          <w:szCs w:val="24"/>
        </w:rPr>
        <w:t>parcours</w:t>
      </w:r>
      <w:r w:rsidR="004D585C" w:rsidRPr="00953B1A">
        <w:rPr>
          <w:rFonts w:ascii="Times New Roman" w:hAnsi="Times New Roman" w:cs="Times New Roman"/>
          <w:sz w:val="24"/>
          <w:szCs w:val="24"/>
        </w:rPr>
        <w:t xml:space="preserve"> </w:t>
      </w:r>
      <w:r w:rsidRPr="00953B1A">
        <w:rPr>
          <w:rFonts w:ascii="Times New Roman" w:hAnsi="Times New Roman" w:cs="Times New Roman"/>
          <w:sz w:val="24"/>
          <w:szCs w:val="24"/>
        </w:rPr>
        <w:t>de formation doctorale pour l’organisation de la formation de 3ème cycle.</w:t>
      </w:r>
    </w:p>
    <w:p w14:paraId="6E4D4F65" w14:textId="77777777" w:rsidR="00612659" w:rsidRPr="00953B1A" w:rsidRDefault="00612659" w:rsidP="00612659">
      <w:pPr>
        <w:spacing w:line="360" w:lineRule="auto"/>
        <w:jc w:val="both"/>
        <w:rPr>
          <w:rFonts w:ascii="Times New Roman" w:hAnsi="Times New Roman" w:cs="Times New Roman"/>
          <w:sz w:val="24"/>
          <w:szCs w:val="24"/>
        </w:rPr>
      </w:pPr>
    </w:p>
    <w:p w14:paraId="26EBBB85" w14:textId="77777777" w:rsidR="00612659" w:rsidRPr="00953B1A" w:rsidRDefault="00612659" w:rsidP="00612659">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lastRenderedPageBreak/>
        <w:t>La figure 1 présente l’organigramme actuel de l’Ecole.</w:t>
      </w:r>
    </w:p>
    <w:p w14:paraId="3C85B176" w14:textId="77777777" w:rsidR="00533CBC" w:rsidRPr="00054184" w:rsidRDefault="00612659" w:rsidP="00054184">
      <w:pPr>
        <w:pStyle w:val="Lgende"/>
        <w:jc w:val="center"/>
        <w:rPr>
          <w:i/>
          <w:color w:val="auto"/>
          <w:sz w:val="24"/>
          <w:szCs w:val="24"/>
        </w:rPr>
      </w:pPr>
      <w:bookmarkStart w:id="58" w:name="_Toc505627735"/>
      <w:bookmarkStart w:id="59" w:name="_Toc506977579"/>
      <w:r w:rsidRPr="00953B1A">
        <w:rPr>
          <w:noProof/>
          <w:sz w:val="24"/>
          <w:szCs w:val="24"/>
        </w:rPr>
        <w:drawing>
          <wp:inline distT="0" distB="0" distL="0" distR="0" wp14:anchorId="539683B8" wp14:editId="50481E5B">
            <wp:extent cx="5762625" cy="3352800"/>
            <wp:effectExtent l="0" t="0" r="9525" b="0"/>
            <wp:docPr id="184" name="Imag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3352800"/>
                    </a:xfrm>
                    <a:prstGeom prst="rect">
                      <a:avLst/>
                    </a:prstGeom>
                    <a:noFill/>
                    <a:ln>
                      <a:noFill/>
                    </a:ln>
                  </pic:spPr>
                </pic:pic>
              </a:graphicData>
            </a:graphic>
          </wp:inline>
        </w:drawing>
      </w:r>
      <w:r w:rsidR="00533CBC" w:rsidRPr="00054184">
        <w:rPr>
          <w:i/>
          <w:color w:val="auto"/>
          <w:sz w:val="24"/>
          <w:szCs w:val="24"/>
        </w:rPr>
        <w:t xml:space="preserve">Figure </w:t>
      </w:r>
      <w:r w:rsidR="00533CBC" w:rsidRPr="00054184">
        <w:rPr>
          <w:i/>
          <w:color w:val="auto"/>
          <w:sz w:val="24"/>
          <w:szCs w:val="24"/>
        </w:rPr>
        <w:fldChar w:fldCharType="begin"/>
      </w:r>
      <w:r w:rsidR="00533CBC" w:rsidRPr="00054184">
        <w:rPr>
          <w:i/>
          <w:color w:val="auto"/>
          <w:sz w:val="24"/>
          <w:szCs w:val="24"/>
        </w:rPr>
        <w:instrText xml:space="preserve"> SEQ Figure \* ARABIC </w:instrText>
      </w:r>
      <w:r w:rsidR="00533CBC" w:rsidRPr="00054184">
        <w:rPr>
          <w:i/>
          <w:color w:val="auto"/>
          <w:sz w:val="24"/>
          <w:szCs w:val="24"/>
        </w:rPr>
        <w:fldChar w:fldCharType="separate"/>
      </w:r>
      <w:r w:rsidR="00B96CF5">
        <w:rPr>
          <w:i/>
          <w:noProof/>
          <w:color w:val="auto"/>
          <w:sz w:val="24"/>
          <w:szCs w:val="24"/>
        </w:rPr>
        <w:t>1</w:t>
      </w:r>
      <w:r w:rsidR="00533CBC" w:rsidRPr="00054184">
        <w:rPr>
          <w:i/>
          <w:color w:val="auto"/>
          <w:sz w:val="24"/>
          <w:szCs w:val="24"/>
        </w:rPr>
        <w:fldChar w:fldCharType="end"/>
      </w:r>
      <w:r w:rsidR="00054184">
        <w:rPr>
          <w:i/>
          <w:color w:val="auto"/>
          <w:sz w:val="24"/>
          <w:szCs w:val="24"/>
        </w:rPr>
        <w:t> :</w:t>
      </w:r>
      <w:r w:rsidR="00533CBC" w:rsidRPr="00054184">
        <w:rPr>
          <w:i/>
          <w:color w:val="auto"/>
          <w:sz w:val="24"/>
          <w:szCs w:val="24"/>
        </w:rPr>
        <w:t xml:space="preserve"> Organigramme de l'ENI</w:t>
      </w:r>
      <w:bookmarkEnd w:id="58"/>
      <w:bookmarkEnd w:id="59"/>
    </w:p>
    <w:p w14:paraId="6FF5D507" w14:textId="77777777" w:rsidR="00612659" w:rsidRPr="00953B1A" w:rsidRDefault="00612659" w:rsidP="00612659">
      <w:pPr>
        <w:spacing w:line="360" w:lineRule="auto"/>
        <w:ind w:left="357" w:firstLine="351"/>
        <w:jc w:val="both"/>
        <w:rPr>
          <w:rFonts w:ascii="Times New Roman" w:hAnsi="Times New Roman" w:cs="Times New Roman"/>
          <w:sz w:val="24"/>
          <w:szCs w:val="24"/>
        </w:rPr>
      </w:pPr>
      <w:r w:rsidRPr="00953B1A">
        <w:rPr>
          <w:rFonts w:ascii="Times New Roman" w:hAnsi="Times New Roman" w:cs="Times New Roman"/>
          <w:sz w:val="24"/>
          <w:szCs w:val="24"/>
        </w:rPr>
        <w:t>Sur cet organigramme, l’Ecole placée sous la tutelle académique et administrative de l’Université de Fianarantsoa, et dirigée par un Directeur élu par les Enseignants – Chercheurs permanents de l’Etablissement et nommé par un décret pris en Conseil des ministres pour un mandat de 3 ans.</w:t>
      </w:r>
    </w:p>
    <w:p w14:paraId="44FA7397" w14:textId="77777777" w:rsidR="00612659" w:rsidRPr="00953B1A" w:rsidRDefault="00612659" w:rsidP="00612659">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Le Conseil de l’Ecole est l’organe délibérant de l’Ecole.</w:t>
      </w:r>
    </w:p>
    <w:p w14:paraId="5731400C" w14:textId="77777777" w:rsidR="00612659" w:rsidRPr="00953B1A" w:rsidRDefault="00612659" w:rsidP="00612659">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Le Collège des Enseignants propose et coordonne les programmes d’activités pédagogiques.</w:t>
      </w:r>
    </w:p>
    <w:p w14:paraId="1772DE2F" w14:textId="77777777" w:rsidR="00612659" w:rsidRPr="00953B1A" w:rsidRDefault="00612659" w:rsidP="00612659">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Le Conseil scientifique coordonne les programmes de recherche à mettre en œuvre à l’Ecole.</w:t>
      </w:r>
    </w:p>
    <w:p w14:paraId="2CC2720A" w14:textId="77777777" w:rsidR="00612659" w:rsidRPr="00953B1A" w:rsidRDefault="00612659" w:rsidP="00612659">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Le Secrétariat principal coordonne les activités des services administratifs (Scolarité, Comptabilité, et Intendance).</w:t>
      </w:r>
    </w:p>
    <w:p w14:paraId="3A9DAF9E" w14:textId="77777777" w:rsidR="00612659" w:rsidRPr="00953B1A" w:rsidRDefault="00612659" w:rsidP="00612659">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Conformément aux textes en vigueur régissant les Etablissements malgaches d’Enseignement Supérieur, qui sont barrés sur le système LMD, les Départements de Formation pédagogique ont été ainsi remplacés par des Mentions et des parcours.  Et les chefs des Départements ont été ainsi remplacés par des responsables des mentions et les responsables des parcours. </w:t>
      </w:r>
    </w:p>
    <w:p w14:paraId="4E670CE6" w14:textId="77777777" w:rsidR="00612659" w:rsidRPr="00953B1A" w:rsidRDefault="00612659" w:rsidP="00612659">
      <w:pPr>
        <w:pStyle w:val="Paragraphedeliste"/>
        <w:spacing w:line="360" w:lineRule="auto"/>
        <w:ind w:left="0"/>
        <w:jc w:val="both"/>
        <w:rPr>
          <w:rFonts w:ascii="Times New Roman" w:hAnsi="Times New Roman" w:cs="Times New Roman"/>
          <w:sz w:val="24"/>
          <w:szCs w:val="24"/>
        </w:rPr>
      </w:pPr>
      <w:r w:rsidRPr="00953B1A">
        <w:rPr>
          <w:rFonts w:ascii="Times New Roman" w:hAnsi="Times New Roman" w:cs="Times New Roman"/>
          <w:sz w:val="24"/>
          <w:szCs w:val="24"/>
        </w:rPr>
        <w:t>Un administrateur des Réseaux et Systèmes gère le système d’information de l’Ecole et celui de l’Université.</w:t>
      </w:r>
    </w:p>
    <w:p w14:paraId="6266BEDA" w14:textId="77777777" w:rsidR="00612659" w:rsidRPr="00953B1A" w:rsidRDefault="00612659" w:rsidP="00612659">
      <w:pPr>
        <w:pStyle w:val="Para1"/>
        <w:numPr>
          <w:ilvl w:val="0"/>
          <w:numId w:val="0"/>
        </w:numPr>
        <w:ind w:left="2978"/>
        <w:outlineLvl w:val="1"/>
        <w:rPr>
          <w:rFonts w:cs="Times New Roman"/>
          <w:color w:val="000000" w:themeColor="text1"/>
          <w:sz w:val="24"/>
        </w:rPr>
      </w:pPr>
      <w:bookmarkStart w:id="60" w:name="_Toc448518204"/>
      <w:bookmarkStart w:id="61" w:name="_Toc474379363"/>
      <w:bookmarkStart w:id="62" w:name="_Toc505626219"/>
      <w:bookmarkStart w:id="63" w:name="_Toc505664391"/>
      <w:bookmarkStart w:id="64" w:name="_Toc506976639"/>
      <w:bookmarkStart w:id="65" w:name="_Toc506977460"/>
      <w:r w:rsidRPr="00953B1A">
        <w:rPr>
          <w:rFonts w:cs="Times New Roman"/>
          <w:color w:val="000000" w:themeColor="text1"/>
          <w:sz w:val="24"/>
        </w:rPr>
        <w:lastRenderedPageBreak/>
        <w:t>1.4 Domaines de spécialisation</w:t>
      </w:r>
      <w:bookmarkEnd w:id="60"/>
      <w:bookmarkEnd w:id="61"/>
      <w:bookmarkEnd w:id="62"/>
      <w:bookmarkEnd w:id="63"/>
      <w:bookmarkEnd w:id="64"/>
      <w:bookmarkEnd w:id="65"/>
    </w:p>
    <w:p w14:paraId="1AB48F3C" w14:textId="77777777" w:rsidR="00612659" w:rsidRPr="00953B1A" w:rsidRDefault="00612659" w:rsidP="00612659">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Les activités de formation et de recherche organisées à l’ENI portent sur les domaines suivants :</w:t>
      </w:r>
    </w:p>
    <w:p w14:paraId="1BE7A2B4" w14:textId="77777777" w:rsidR="00612659" w:rsidRPr="00953B1A" w:rsidRDefault="00612659" w:rsidP="00612659">
      <w:pPr>
        <w:pStyle w:val="Paragraphedeliste"/>
        <w:numPr>
          <w:ilvl w:val="0"/>
          <w:numId w:val="46"/>
        </w:numPr>
        <w:spacing w:before="60" w:after="60" w:line="360" w:lineRule="auto"/>
        <w:jc w:val="both"/>
        <w:rPr>
          <w:rFonts w:ascii="Times New Roman" w:hAnsi="Times New Roman" w:cs="Times New Roman"/>
          <w:sz w:val="24"/>
          <w:szCs w:val="24"/>
        </w:rPr>
      </w:pPr>
      <w:r w:rsidRPr="00953B1A">
        <w:rPr>
          <w:rFonts w:ascii="Times New Roman" w:hAnsi="Times New Roman" w:cs="Times New Roman"/>
          <w:sz w:val="24"/>
          <w:szCs w:val="24"/>
        </w:rPr>
        <w:t>Génie logiciel et Base de Données ;</w:t>
      </w:r>
    </w:p>
    <w:p w14:paraId="205985D2" w14:textId="77777777" w:rsidR="00612659" w:rsidRPr="00953B1A" w:rsidRDefault="00612659" w:rsidP="00612659">
      <w:pPr>
        <w:pStyle w:val="Paragraphedeliste"/>
        <w:numPr>
          <w:ilvl w:val="0"/>
          <w:numId w:val="46"/>
        </w:numPr>
        <w:spacing w:before="60" w:after="60" w:line="360" w:lineRule="auto"/>
        <w:jc w:val="both"/>
        <w:rPr>
          <w:rFonts w:ascii="Times New Roman" w:hAnsi="Times New Roman" w:cs="Times New Roman"/>
          <w:sz w:val="24"/>
          <w:szCs w:val="24"/>
        </w:rPr>
      </w:pPr>
      <w:r w:rsidRPr="00953B1A">
        <w:rPr>
          <w:rFonts w:ascii="Times New Roman" w:hAnsi="Times New Roman" w:cs="Times New Roman"/>
          <w:sz w:val="24"/>
          <w:szCs w:val="24"/>
        </w:rPr>
        <w:t>Administration des Systèmes et Réseaux ;</w:t>
      </w:r>
    </w:p>
    <w:p w14:paraId="256F8622" w14:textId="77777777" w:rsidR="00612659" w:rsidRPr="00953B1A" w:rsidRDefault="00612659" w:rsidP="00612659">
      <w:pPr>
        <w:pStyle w:val="Paragraphedeliste"/>
        <w:numPr>
          <w:ilvl w:val="0"/>
          <w:numId w:val="46"/>
        </w:numPr>
        <w:spacing w:before="60" w:after="60" w:line="360" w:lineRule="auto"/>
        <w:jc w:val="both"/>
        <w:rPr>
          <w:rFonts w:ascii="Times New Roman" w:hAnsi="Times New Roman" w:cs="Times New Roman"/>
          <w:sz w:val="24"/>
          <w:szCs w:val="24"/>
        </w:rPr>
      </w:pPr>
      <w:r w:rsidRPr="00953B1A">
        <w:rPr>
          <w:rFonts w:ascii="Times New Roman" w:hAnsi="Times New Roman" w:cs="Times New Roman"/>
          <w:sz w:val="24"/>
          <w:szCs w:val="24"/>
        </w:rPr>
        <w:t>Informatique Générale</w:t>
      </w:r>
    </w:p>
    <w:p w14:paraId="42798CB6" w14:textId="77777777" w:rsidR="00612659" w:rsidRPr="00953B1A" w:rsidRDefault="00612659" w:rsidP="00612659">
      <w:pPr>
        <w:pStyle w:val="Paragraphedeliste"/>
        <w:numPr>
          <w:ilvl w:val="0"/>
          <w:numId w:val="46"/>
        </w:numPr>
        <w:spacing w:before="60" w:after="60" w:line="360" w:lineRule="auto"/>
        <w:jc w:val="both"/>
        <w:rPr>
          <w:rFonts w:ascii="Times New Roman" w:hAnsi="Times New Roman" w:cs="Times New Roman"/>
          <w:sz w:val="24"/>
          <w:szCs w:val="24"/>
        </w:rPr>
      </w:pPr>
      <w:r w:rsidRPr="00953B1A">
        <w:rPr>
          <w:rFonts w:ascii="Times New Roman" w:hAnsi="Times New Roman" w:cs="Times New Roman"/>
          <w:sz w:val="24"/>
          <w:szCs w:val="24"/>
        </w:rPr>
        <w:t>Modélisation informatique et mathématique des Systèmes complexes.</w:t>
      </w:r>
    </w:p>
    <w:p w14:paraId="4C17EB19" w14:textId="77777777" w:rsidR="00612659" w:rsidRPr="00953B1A" w:rsidRDefault="00612659" w:rsidP="00612659">
      <w:pPr>
        <w:spacing w:after="0" w:line="360" w:lineRule="auto"/>
        <w:jc w:val="both"/>
        <w:rPr>
          <w:rFonts w:ascii="Times New Roman" w:hAnsi="Times New Roman" w:cs="Times New Roman"/>
          <w:sz w:val="24"/>
          <w:szCs w:val="24"/>
        </w:rPr>
      </w:pPr>
      <w:r w:rsidRPr="00953B1A">
        <w:rPr>
          <w:rFonts w:ascii="Times New Roman" w:hAnsi="Times New Roman" w:cs="Times New Roman"/>
          <w:sz w:val="24"/>
          <w:szCs w:val="24"/>
        </w:rPr>
        <w:t>D’une manière plus générale, les programmes des formations sont basés sur l’informatique de gestion et sur l’informatique des Systèmes et Réseaux. Et les modules de formation intègrent aussi bien des éléments d’Informatique fondamentale que des éléments d’Informatique appliquée.</w:t>
      </w:r>
    </w:p>
    <w:p w14:paraId="4CA2F4C6" w14:textId="77777777" w:rsidR="00612659" w:rsidRPr="00953B1A" w:rsidRDefault="00612659" w:rsidP="00612659">
      <w:pPr>
        <w:spacing w:after="0" w:line="360" w:lineRule="auto"/>
        <w:jc w:val="both"/>
        <w:rPr>
          <w:rFonts w:ascii="Times New Roman" w:hAnsi="Times New Roman" w:cs="Times New Roman"/>
          <w:sz w:val="24"/>
          <w:szCs w:val="24"/>
        </w:rPr>
      </w:pPr>
      <w:r w:rsidRPr="00953B1A">
        <w:rPr>
          <w:rFonts w:ascii="Times New Roman" w:hAnsi="Times New Roman" w:cs="Times New Roman"/>
          <w:sz w:val="24"/>
          <w:szCs w:val="24"/>
        </w:rPr>
        <w:tab/>
        <w:t>Le tableau 1 décrit l’organisation du système de formation pédagogique de l’Ecole.</w:t>
      </w:r>
    </w:p>
    <w:p w14:paraId="22952FD7" w14:textId="77777777" w:rsidR="00FF79E3" w:rsidRPr="0096746F" w:rsidRDefault="0096746F" w:rsidP="0096746F">
      <w:pPr>
        <w:pStyle w:val="Lgende"/>
        <w:rPr>
          <w:color w:val="auto"/>
          <w:sz w:val="24"/>
          <w:szCs w:val="24"/>
        </w:rPr>
      </w:pPr>
      <w:bookmarkStart w:id="66" w:name="_Toc506977616"/>
      <w:r w:rsidRPr="0096746F">
        <w:rPr>
          <w:color w:val="auto"/>
          <w:sz w:val="24"/>
          <w:szCs w:val="24"/>
        </w:rPr>
        <w:t xml:space="preserve">Tableau </w:t>
      </w:r>
      <w:r w:rsidRPr="0096746F">
        <w:rPr>
          <w:color w:val="auto"/>
          <w:sz w:val="24"/>
          <w:szCs w:val="24"/>
        </w:rPr>
        <w:fldChar w:fldCharType="begin"/>
      </w:r>
      <w:r w:rsidRPr="0096746F">
        <w:rPr>
          <w:color w:val="auto"/>
          <w:sz w:val="24"/>
          <w:szCs w:val="24"/>
        </w:rPr>
        <w:instrText xml:space="preserve"> SEQ Tableau \* ARABIC </w:instrText>
      </w:r>
      <w:r w:rsidRPr="0096746F">
        <w:rPr>
          <w:color w:val="auto"/>
          <w:sz w:val="24"/>
          <w:szCs w:val="24"/>
        </w:rPr>
        <w:fldChar w:fldCharType="separate"/>
      </w:r>
      <w:r w:rsidR="00B96CF5">
        <w:rPr>
          <w:noProof/>
          <w:color w:val="auto"/>
          <w:sz w:val="24"/>
          <w:szCs w:val="24"/>
        </w:rPr>
        <w:t>1</w:t>
      </w:r>
      <w:r w:rsidRPr="0096746F">
        <w:rPr>
          <w:color w:val="auto"/>
          <w:sz w:val="24"/>
          <w:szCs w:val="24"/>
        </w:rPr>
        <w:fldChar w:fldCharType="end"/>
      </w:r>
      <w:r w:rsidRPr="0096746F">
        <w:rPr>
          <w:color w:val="auto"/>
          <w:sz w:val="24"/>
          <w:szCs w:val="24"/>
        </w:rPr>
        <w:t>: Organisation du système de formation pédagogique de l’Ecole</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0"/>
      </w:tblGrid>
      <w:tr w:rsidR="00612659" w:rsidRPr="00953B1A" w14:paraId="403D54DF" w14:textId="77777777" w:rsidTr="00EA74F7">
        <w:tc>
          <w:tcPr>
            <w:tcW w:w="3070"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505911C3" w14:textId="77777777" w:rsidR="00612659" w:rsidRPr="00953B1A" w:rsidRDefault="00612659" w:rsidP="00EA74F7">
            <w:pPr>
              <w:spacing w:after="0" w:line="360" w:lineRule="auto"/>
              <w:jc w:val="both"/>
              <w:rPr>
                <w:rFonts w:ascii="Times New Roman" w:hAnsi="Times New Roman" w:cs="Times New Roman"/>
                <w:b/>
                <w:sz w:val="24"/>
                <w:szCs w:val="24"/>
              </w:rPr>
            </w:pPr>
            <w:r w:rsidRPr="00953B1A">
              <w:rPr>
                <w:rFonts w:ascii="Times New Roman" w:hAnsi="Times New Roman" w:cs="Times New Roman"/>
                <w:b/>
                <w:sz w:val="24"/>
                <w:szCs w:val="24"/>
              </w:rPr>
              <w:t>Formation théorique</w:t>
            </w:r>
          </w:p>
        </w:tc>
        <w:tc>
          <w:tcPr>
            <w:tcW w:w="3070"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040B4AB3" w14:textId="77777777" w:rsidR="00612659" w:rsidRPr="00953B1A" w:rsidRDefault="00612659" w:rsidP="00EA74F7">
            <w:pPr>
              <w:spacing w:after="0" w:line="360" w:lineRule="auto"/>
              <w:jc w:val="both"/>
              <w:rPr>
                <w:rFonts w:ascii="Times New Roman" w:hAnsi="Times New Roman" w:cs="Times New Roman"/>
                <w:b/>
                <w:sz w:val="24"/>
                <w:szCs w:val="24"/>
              </w:rPr>
            </w:pPr>
            <w:r w:rsidRPr="00953B1A">
              <w:rPr>
                <w:rFonts w:ascii="Times New Roman" w:hAnsi="Times New Roman" w:cs="Times New Roman"/>
                <w:b/>
                <w:sz w:val="24"/>
                <w:szCs w:val="24"/>
              </w:rPr>
              <w:t>Formation pratique</w:t>
            </w:r>
          </w:p>
        </w:tc>
      </w:tr>
      <w:tr w:rsidR="00612659" w:rsidRPr="00953B1A" w14:paraId="66846ED9" w14:textId="77777777" w:rsidTr="00EA74F7">
        <w:tc>
          <w:tcPr>
            <w:tcW w:w="3070" w:type="dxa"/>
            <w:tcBorders>
              <w:top w:val="single" w:sz="4" w:space="0" w:color="auto"/>
              <w:left w:val="single" w:sz="4" w:space="0" w:color="auto"/>
              <w:bottom w:val="single" w:sz="4" w:space="0" w:color="auto"/>
              <w:right w:val="single" w:sz="4" w:space="0" w:color="auto"/>
            </w:tcBorders>
            <w:hideMark/>
          </w:tcPr>
          <w:p w14:paraId="0BEDD06C" w14:textId="77777777" w:rsidR="00612659" w:rsidRPr="00953B1A" w:rsidRDefault="00612659" w:rsidP="00612659">
            <w:pPr>
              <w:pStyle w:val="Paragraphedeliste"/>
              <w:numPr>
                <w:ilvl w:val="0"/>
                <w:numId w:val="47"/>
              </w:numPr>
              <w:spacing w:before="60" w:after="60" w:line="360" w:lineRule="auto"/>
              <w:ind w:left="284" w:hanging="284"/>
              <w:jc w:val="both"/>
              <w:rPr>
                <w:rFonts w:ascii="Times New Roman" w:hAnsi="Times New Roman" w:cs="Times New Roman"/>
                <w:sz w:val="24"/>
                <w:szCs w:val="24"/>
              </w:rPr>
            </w:pPr>
            <w:r w:rsidRPr="00953B1A">
              <w:rPr>
                <w:rFonts w:ascii="Times New Roman" w:hAnsi="Times New Roman" w:cs="Times New Roman"/>
                <w:sz w:val="24"/>
                <w:szCs w:val="24"/>
              </w:rPr>
              <w:t>Enseignement théorique</w:t>
            </w:r>
          </w:p>
          <w:p w14:paraId="3D6177CE" w14:textId="77777777" w:rsidR="00612659" w:rsidRPr="00953B1A" w:rsidRDefault="00612659" w:rsidP="00612659">
            <w:pPr>
              <w:pStyle w:val="Paragraphedeliste"/>
              <w:numPr>
                <w:ilvl w:val="0"/>
                <w:numId w:val="47"/>
              </w:numPr>
              <w:spacing w:before="60" w:after="60" w:line="360" w:lineRule="auto"/>
              <w:ind w:left="284" w:hanging="284"/>
              <w:jc w:val="both"/>
              <w:rPr>
                <w:rFonts w:ascii="Times New Roman" w:hAnsi="Times New Roman" w:cs="Times New Roman"/>
                <w:sz w:val="24"/>
                <w:szCs w:val="24"/>
              </w:rPr>
            </w:pPr>
            <w:r w:rsidRPr="00953B1A">
              <w:rPr>
                <w:rFonts w:ascii="Times New Roman" w:hAnsi="Times New Roman" w:cs="Times New Roman"/>
                <w:sz w:val="24"/>
                <w:szCs w:val="24"/>
              </w:rPr>
              <w:t>Travaux dirigés</w:t>
            </w:r>
          </w:p>
          <w:p w14:paraId="5F3DF8FE" w14:textId="77777777" w:rsidR="00612659" w:rsidRPr="00953B1A" w:rsidRDefault="00612659" w:rsidP="00612659">
            <w:pPr>
              <w:pStyle w:val="Paragraphedeliste"/>
              <w:numPr>
                <w:ilvl w:val="0"/>
                <w:numId w:val="47"/>
              </w:numPr>
              <w:spacing w:before="60" w:after="60" w:line="360" w:lineRule="auto"/>
              <w:ind w:left="284" w:hanging="284"/>
              <w:jc w:val="both"/>
              <w:rPr>
                <w:rFonts w:ascii="Times New Roman" w:hAnsi="Times New Roman" w:cs="Times New Roman"/>
                <w:sz w:val="24"/>
                <w:szCs w:val="24"/>
              </w:rPr>
            </w:pPr>
            <w:r w:rsidRPr="00953B1A">
              <w:rPr>
                <w:rFonts w:ascii="Times New Roman" w:hAnsi="Times New Roman" w:cs="Times New Roman"/>
                <w:sz w:val="24"/>
                <w:szCs w:val="24"/>
              </w:rPr>
              <w:t>Travaux pratiques</w:t>
            </w:r>
          </w:p>
        </w:tc>
        <w:tc>
          <w:tcPr>
            <w:tcW w:w="3070" w:type="dxa"/>
            <w:tcBorders>
              <w:top w:val="single" w:sz="4" w:space="0" w:color="auto"/>
              <w:left w:val="single" w:sz="4" w:space="0" w:color="auto"/>
              <w:bottom w:val="single" w:sz="4" w:space="0" w:color="auto"/>
              <w:right w:val="single" w:sz="4" w:space="0" w:color="auto"/>
            </w:tcBorders>
            <w:hideMark/>
          </w:tcPr>
          <w:p w14:paraId="67861C56" w14:textId="77777777" w:rsidR="00612659" w:rsidRPr="00953B1A" w:rsidRDefault="00612659" w:rsidP="00612659">
            <w:pPr>
              <w:pStyle w:val="Paragraphedeliste"/>
              <w:numPr>
                <w:ilvl w:val="0"/>
                <w:numId w:val="47"/>
              </w:numPr>
              <w:spacing w:before="60" w:after="60" w:line="360" w:lineRule="auto"/>
              <w:ind w:left="332" w:hanging="283"/>
              <w:jc w:val="both"/>
              <w:rPr>
                <w:rFonts w:ascii="Times New Roman" w:hAnsi="Times New Roman" w:cs="Times New Roman"/>
                <w:sz w:val="24"/>
                <w:szCs w:val="24"/>
              </w:rPr>
            </w:pPr>
            <w:r w:rsidRPr="00953B1A">
              <w:rPr>
                <w:rFonts w:ascii="Times New Roman" w:hAnsi="Times New Roman" w:cs="Times New Roman"/>
                <w:sz w:val="24"/>
                <w:szCs w:val="24"/>
              </w:rPr>
              <w:t>Etude de cas</w:t>
            </w:r>
          </w:p>
          <w:p w14:paraId="1EF9F6F2" w14:textId="77777777" w:rsidR="00612659" w:rsidRPr="00953B1A" w:rsidRDefault="00612659" w:rsidP="00612659">
            <w:pPr>
              <w:pStyle w:val="Paragraphedeliste"/>
              <w:numPr>
                <w:ilvl w:val="0"/>
                <w:numId w:val="47"/>
              </w:numPr>
              <w:spacing w:before="60" w:after="60" w:line="360" w:lineRule="auto"/>
              <w:ind w:left="332" w:hanging="283"/>
              <w:jc w:val="both"/>
              <w:rPr>
                <w:rFonts w:ascii="Times New Roman" w:hAnsi="Times New Roman" w:cs="Times New Roman"/>
                <w:sz w:val="24"/>
                <w:szCs w:val="24"/>
              </w:rPr>
            </w:pPr>
            <w:r w:rsidRPr="00953B1A">
              <w:rPr>
                <w:rFonts w:ascii="Times New Roman" w:hAnsi="Times New Roman" w:cs="Times New Roman"/>
                <w:sz w:val="24"/>
                <w:szCs w:val="24"/>
              </w:rPr>
              <w:t>Travaux de réalisation</w:t>
            </w:r>
          </w:p>
          <w:p w14:paraId="7683645F" w14:textId="77777777" w:rsidR="00612659" w:rsidRPr="00953B1A" w:rsidRDefault="00612659" w:rsidP="00612659">
            <w:pPr>
              <w:pStyle w:val="Paragraphedeliste"/>
              <w:numPr>
                <w:ilvl w:val="0"/>
                <w:numId w:val="47"/>
              </w:numPr>
              <w:spacing w:after="0" w:line="360" w:lineRule="auto"/>
              <w:ind w:left="239" w:hanging="239"/>
              <w:jc w:val="both"/>
              <w:rPr>
                <w:rFonts w:ascii="Times New Roman" w:hAnsi="Times New Roman" w:cs="Times New Roman"/>
                <w:sz w:val="24"/>
                <w:szCs w:val="24"/>
              </w:rPr>
            </w:pPr>
            <w:r w:rsidRPr="00953B1A">
              <w:rPr>
                <w:rFonts w:ascii="Times New Roman" w:hAnsi="Times New Roman" w:cs="Times New Roman"/>
                <w:sz w:val="24"/>
                <w:szCs w:val="24"/>
              </w:rPr>
              <w:t xml:space="preserve">Projets / Projets tutorés </w:t>
            </w:r>
          </w:p>
          <w:p w14:paraId="29AE9523" w14:textId="77777777" w:rsidR="00612659" w:rsidRPr="00953B1A" w:rsidRDefault="00612659" w:rsidP="00612659">
            <w:pPr>
              <w:pStyle w:val="Paragraphedeliste"/>
              <w:numPr>
                <w:ilvl w:val="0"/>
                <w:numId w:val="47"/>
              </w:numPr>
              <w:spacing w:after="0" w:line="360" w:lineRule="auto"/>
              <w:ind w:left="239" w:hanging="239"/>
              <w:jc w:val="both"/>
              <w:rPr>
                <w:rFonts w:ascii="Times New Roman" w:hAnsi="Times New Roman" w:cs="Times New Roman"/>
                <w:sz w:val="24"/>
                <w:szCs w:val="24"/>
              </w:rPr>
            </w:pPr>
            <w:r w:rsidRPr="00953B1A">
              <w:rPr>
                <w:rFonts w:ascii="Times New Roman" w:hAnsi="Times New Roman" w:cs="Times New Roman"/>
                <w:sz w:val="24"/>
                <w:szCs w:val="24"/>
              </w:rPr>
              <w:t>Voyage d’études</w:t>
            </w:r>
          </w:p>
          <w:p w14:paraId="299C26AC" w14:textId="77777777" w:rsidR="00612659" w:rsidRPr="00953B1A" w:rsidRDefault="00612659" w:rsidP="00612659">
            <w:pPr>
              <w:pStyle w:val="Paragraphedeliste"/>
              <w:numPr>
                <w:ilvl w:val="0"/>
                <w:numId w:val="47"/>
              </w:numPr>
              <w:spacing w:before="60" w:after="60" w:line="360" w:lineRule="auto"/>
              <w:ind w:left="332" w:hanging="283"/>
              <w:jc w:val="both"/>
              <w:rPr>
                <w:rFonts w:ascii="Times New Roman" w:hAnsi="Times New Roman" w:cs="Times New Roman"/>
                <w:sz w:val="24"/>
                <w:szCs w:val="24"/>
              </w:rPr>
            </w:pPr>
            <w:r w:rsidRPr="00953B1A">
              <w:rPr>
                <w:rFonts w:ascii="Times New Roman" w:hAnsi="Times New Roman" w:cs="Times New Roman"/>
                <w:sz w:val="24"/>
                <w:szCs w:val="24"/>
              </w:rPr>
              <w:t>Stages</w:t>
            </w:r>
          </w:p>
        </w:tc>
      </w:tr>
    </w:tbl>
    <w:p w14:paraId="019D56EC" w14:textId="77777777" w:rsidR="00612659" w:rsidRPr="00953B1A" w:rsidRDefault="00612659" w:rsidP="00612659">
      <w:pPr>
        <w:spacing w:after="0" w:line="360" w:lineRule="auto"/>
        <w:jc w:val="both"/>
        <w:rPr>
          <w:rFonts w:ascii="Times New Roman" w:eastAsia="Times New Roman" w:hAnsi="Times New Roman" w:cs="Times New Roman"/>
          <w:sz w:val="24"/>
          <w:szCs w:val="24"/>
        </w:rPr>
      </w:pPr>
    </w:p>
    <w:p w14:paraId="0C1C5848" w14:textId="77777777" w:rsidR="00612659" w:rsidRPr="00953B1A" w:rsidRDefault="00612659" w:rsidP="00612659">
      <w:pPr>
        <w:rPr>
          <w:rFonts w:ascii="Times New Roman" w:hAnsi="Times New Roman" w:cs="Times New Roman"/>
          <w:sz w:val="24"/>
          <w:szCs w:val="24"/>
        </w:rPr>
      </w:pPr>
    </w:p>
    <w:p w14:paraId="36736CA5" w14:textId="77777777" w:rsidR="00612659" w:rsidRPr="00953B1A" w:rsidRDefault="00612659" w:rsidP="00612659">
      <w:pPr>
        <w:rPr>
          <w:rFonts w:ascii="Times New Roman" w:hAnsi="Times New Roman" w:cs="Times New Roman"/>
          <w:sz w:val="24"/>
          <w:szCs w:val="24"/>
        </w:rPr>
      </w:pPr>
    </w:p>
    <w:p w14:paraId="051BB48C" w14:textId="77777777" w:rsidR="00612659" w:rsidRPr="00953B1A" w:rsidRDefault="00612659" w:rsidP="00612659">
      <w:pPr>
        <w:pStyle w:val="Titre2"/>
        <w:numPr>
          <w:ilvl w:val="0"/>
          <w:numId w:val="0"/>
        </w:numPr>
        <w:rPr>
          <w:rFonts w:ascii="Times New Roman" w:hAnsi="Times New Roman" w:cs="Times New Roman"/>
          <w:color w:val="000000" w:themeColor="text1"/>
          <w:sz w:val="24"/>
          <w:szCs w:val="24"/>
        </w:rPr>
      </w:pPr>
      <w:bookmarkStart w:id="67" w:name="_Toc474379364"/>
      <w:r w:rsidRPr="00953B1A">
        <w:rPr>
          <w:rFonts w:ascii="Times New Roman" w:hAnsi="Times New Roman" w:cs="Times New Roman"/>
          <w:color w:val="000000" w:themeColor="text1"/>
          <w:sz w:val="24"/>
          <w:szCs w:val="24"/>
        </w:rPr>
        <w:tab/>
      </w:r>
      <w:r w:rsidRPr="00953B1A">
        <w:rPr>
          <w:rFonts w:ascii="Times New Roman" w:hAnsi="Times New Roman" w:cs="Times New Roman"/>
          <w:color w:val="000000" w:themeColor="text1"/>
          <w:sz w:val="24"/>
          <w:szCs w:val="24"/>
        </w:rPr>
        <w:tab/>
      </w:r>
      <w:r w:rsidRPr="00953B1A">
        <w:rPr>
          <w:rFonts w:ascii="Times New Roman" w:hAnsi="Times New Roman" w:cs="Times New Roman"/>
          <w:color w:val="000000" w:themeColor="text1"/>
          <w:sz w:val="24"/>
          <w:szCs w:val="24"/>
        </w:rPr>
        <w:tab/>
      </w:r>
      <w:r w:rsidRPr="00953B1A">
        <w:rPr>
          <w:rFonts w:ascii="Times New Roman" w:hAnsi="Times New Roman" w:cs="Times New Roman"/>
          <w:color w:val="000000" w:themeColor="text1"/>
          <w:sz w:val="24"/>
          <w:szCs w:val="24"/>
        </w:rPr>
        <w:tab/>
      </w:r>
      <w:bookmarkStart w:id="68" w:name="_Toc505626220"/>
      <w:bookmarkStart w:id="69" w:name="_Toc505664392"/>
      <w:bookmarkStart w:id="70" w:name="_Toc506976640"/>
      <w:bookmarkStart w:id="71" w:name="_Toc506977461"/>
      <w:r w:rsidRPr="00953B1A">
        <w:rPr>
          <w:rFonts w:ascii="Times New Roman" w:hAnsi="Times New Roman" w:cs="Times New Roman"/>
          <w:color w:val="000000" w:themeColor="text1"/>
          <w:sz w:val="24"/>
          <w:szCs w:val="24"/>
        </w:rPr>
        <w:t>1.5 Architecture des formations pédagogiques</w:t>
      </w:r>
      <w:bookmarkEnd w:id="67"/>
      <w:bookmarkEnd w:id="68"/>
      <w:bookmarkEnd w:id="69"/>
      <w:bookmarkEnd w:id="70"/>
      <w:bookmarkEnd w:id="71"/>
    </w:p>
    <w:p w14:paraId="12EA1C4E" w14:textId="77777777" w:rsidR="00612659" w:rsidRPr="00953B1A" w:rsidRDefault="00612659" w:rsidP="00612659">
      <w:pPr>
        <w:pStyle w:val="Para1"/>
        <w:numPr>
          <w:ilvl w:val="0"/>
          <w:numId w:val="0"/>
        </w:numPr>
        <w:ind w:left="708"/>
        <w:outlineLvl w:val="9"/>
        <w:rPr>
          <w:rFonts w:cs="Times New Roman"/>
          <w:b w:val="0"/>
          <w:bCs w:val="0"/>
          <w:color w:val="000000" w:themeColor="text1"/>
          <w:sz w:val="24"/>
        </w:rPr>
      </w:pPr>
      <w:r w:rsidRPr="00953B1A">
        <w:rPr>
          <w:rFonts w:cs="Times New Roman"/>
          <w:b w:val="0"/>
          <w:color w:val="000000" w:themeColor="text1"/>
          <w:sz w:val="24"/>
        </w:rPr>
        <w:t>Le recrutement des étudiants à l’ENI</w:t>
      </w:r>
      <w:r w:rsidRPr="00953B1A">
        <w:rPr>
          <w:rFonts w:cs="Times New Roman"/>
          <w:b w:val="0"/>
          <w:bCs w:val="0"/>
          <w:color w:val="000000" w:themeColor="text1"/>
          <w:sz w:val="24"/>
        </w:rPr>
        <w:t xml:space="preserve"> se fait uniquement par voie de concours </w:t>
      </w:r>
      <w:r w:rsidR="00DD569F" w:rsidRPr="00953B1A">
        <w:rPr>
          <w:rFonts w:cs="Times New Roman"/>
          <w:b w:val="0"/>
          <w:bCs w:val="0"/>
          <w:color w:val="000000" w:themeColor="text1"/>
          <w:sz w:val="24"/>
        </w:rPr>
        <w:t>d’envergure nationale</w:t>
      </w:r>
      <w:r w:rsidRPr="00953B1A">
        <w:rPr>
          <w:rFonts w:cs="Times New Roman"/>
          <w:b w:val="0"/>
          <w:bCs w:val="0"/>
          <w:color w:val="000000" w:themeColor="text1"/>
          <w:sz w:val="24"/>
        </w:rPr>
        <w:t xml:space="preserve"> en première année.</w:t>
      </w:r>
    </w:p>
    <w:p w14:paraId="3A4C8DB7" w14:textId="77777777" w:rsidR="00612659" w:rsidRPr="00953B1A" w:rsidRDefault="00612659" w:rsidP="00612659">
      <w:pPr>
        <w:pStyle w:val="Para1"/>
        <w:numPr>
          <w:ilvl w:val="0"/>
          <w:numId w:val="0"/>
        </w:numPr>
        <w:ind w:left="708"/>
        <w:outlineLvl w:val="9"/>
        <w:rPr>
          <w:rFonts w:cs="Times New Roman"/>
          <w:b w:val="0"/>
          <w:bCs w:val="0"/>
          <w:color w:val="000000" w:themeColor="text1"/>
          <w:sz w:val="24"/>
        </w:rPr>
      </w:pPr>
      <w:r w:rsidRPr="00953B1A">
        <w:rPr>
          <w:rFonts w:cs="Times New Roman"/>
          <w:b w:val="0"/>
          <w:bCs w:val="0"/>
          <w:color w:val="000000" w:themeColor="text1"/>
          <w:sz w:val="24"/>
        </w:rPr>
        <w:t xml:space="preserve">Les offres de formation organisées à l’Ecole ont été validées par la Commission Nationale d’Habilitation (CNH) auprès du Ministères de l’Enseignement Supérieur et de la Recherche Scientifique selon les </w:t>
      </w:r>
      <w:r w:rsidR="00DD569F" w:rsidRPr="00953B1A">
        <w:rPr>
          <w:rFonts w:cs="Times New Roman"/>
          <w:b w:val="0"/>
          <w:bCs w:val="0"/>
          <w:color w:val="000000" w:themeColor="text1"/>
          <w:sz w:val="24"/>
        </w:rPr>
        <w:t>dispositions de</w:t>
      </w:r>
      <w:r w:rsidRPr="00953B1A">
        <w:rPr>
          <w:rFonts w:cs="Times New Roman"/>
          <w:b w:val="0"/>
          <w:bCs w:val="0"/>
          <w:color w:val="000000" w:themeColor="text1"/>
          <w:sz w:val="24"/>
        </w:rPr>
        <w:t xml:space="preserve"> l’Arrêté N°31.174/2012-MENS en date du 05 Décembre 2012.</w:t>
      </w:r>
    </w:p>
    <w:p w14:paraId="25E573DB" w14:textId="77777777" w:rsidR="00612659" w:rsidRPr="00953B1A" w:rsidRDefault="00612659" w:rsidP="00612659">
      <w:pPr>
        <w:pStyle w:val="Para1"/>
        <w:numPr>
          <w:ilvl w:val="0"/>
          <w:numId w:val="0"/>
        </w:numPr>
        <w:ind w:left="708"/>
        <w:outlineLvl w:val="9"/>
        <w:rPr>
          <w:rFonts w:cs="Times New Roman"/>
          <w:b w:val="0"/>
          <w:bCs w:val="0"/>
          <w:color w:val="000000" w:themeColor="text1"/>
          <w:sz w:val="24"/>
        </w:rPr>
      </w:pPr>
      <w:r w:rsidRPr="00953B1A">
        <w:rPr>
          <w:rFonts w:cs="Times New Roman"/>
          <w:b w:val="0"/>
          <w:bCs w:val="0"/>
          <w:color w:val="000000" w:themeColor="text1"/>
          <w:sz w:val="24"/>
        </w:rPr>
        <w:t>Au sein de l’ENI, il existe une seule mention (INFORMATIQUE) et trois parcours :</w:t>
      </w:r>
    </w:p>
    <w:p w14:paraId="6E9A723F" w14:textId="77777777" w:rsidR="00612659" w:rsidRPr="00953B1A" w:rsidRDefault="00612659" w:rsidP="00612659">
      <w:pPr>
        <w:pStyle w:val="Paragraphedeliste"/>
        <w:numPr>
          <w:ilvl w:val="1"/>
          <w:numId w:val="46"/>
        </w:numPr>
        <w:spacing w:before="60" w:after="60" w:line="360" w:lineRule="auto"/>
        <w:jc w:val="both"/>
        <w:rPr>
          <w:rFonts w:ascii="Times New Roman" w:hAnsi="Times New Roman" w:cs="Times New Roman"/>
          <w:sz w:val="24"/>
          <w:szCs w:val="24"/>
        </w:rPr>
      </w:pPr>
      <w:r w:rsidRPr="00953B1A">
        <w:rPr>
          <w:rFonts w:ascii="Times New Roman" w:hAnsi="Times New Roman" w:cs="Times New Roman"/>
          <w:sz w:val="24"/>
          <w:szCs w:val="24"/>
        </w:rPr>
        <w:t>Génie logiciel et Base de Données ;</w:t>
      </w:r>
    </w:p>
    <w:p w14:paraId="361DC4FC" w14:textId="77777777" w:rsidR="00612659" w:rsidRPr="00953B1A" w:rsidRDefault="00612659" w:rsidP="00612659">
      <w:pPr>
        <w:pStyle w:val="Paragraphedeliste"/>
        <w:numPr>
          <w:ilvl w:val="1"/>
          <w:numId w:val="46"/>
        </w:numPr>
        <w:spacing w:before="60" w:after="60" w:line="360" w:lineRule="auto"/>
        <w:jc w:val="both"/>
        <w:rPr>
          <w:rFonts w:ascii="Times New Roman" w:hAnsi="Times New Roman" w:cs="Times New Roman"/>
          <w:sz w:val="24"/>
          <w:szCs w:val="24"/>
        </w:rPr>
      </w:pPr>
      <w:r w:rsidRPr="00953B1A">
        <w:rPr>
          <w:rFonts w:ascii="Times New Roman" w:hAnsi="Times New Roman" w:cs="Times New Roman"/>
          <w:sz w:val="24"/>
          <w:szCs w:val="24"/>
        </w:rPr>
        <w:lastRenderedPageBreak/>
        <w:t xml:space="preserve">Administration </w:t>
      </w:r>
      <w:r w:rsidR="00FF79E3" w:rsidRPr="00953B1A">
        <w:rPr>
          <w:rFonts w:ascii="Times New Roman" w:hAnsi="Times New Roman" w:cs="Times New Roman"/>
          <w:sz w:val="24"/>
          <w:szCs w:val="24"/>
        </w:rPr>
        <w:t>des Systèmes</w:t>
      </w:r>
      <w:r w:rsidRPr="00953B1A">
        <w:rPr>
          <w:rFonts w:ascii="Times New Roman" w:hAnsi="Times New Roman" w:cs="Times New Roman"/>
          <w:sz w:val="24"/>
          <w:szCs w:val="24"/>
        </w:rPr>
        <w:t xml:space="preserve"> et Réseaux ;</w:t>
      </w:r>
    </w:p>
    <w:p w14:paraId="2F1AD92E" w14:textId="77777777" w:rsidR="00612659" w:rsidRPr="00953B1A" w:rsidRDefault="00612659" w:rsidP="00612659">
      <w:pPr>
        <w:pStyle w:val="Paragraphedeliste"/>
        <w:numPr>
          <w:ilvl w:val="1"/>
          <w:numId w:val="46"/>
        </w:numPr>
        <w:spacing w:before="60" w:after="60" w:line="360" w:lineRule="auto"/>
        <w:jc w:val="both"/>
        <w:rPr>
          <w:rFonts w:ascii="Times New Roman" w:hAnsi="Times New Roman" w:cs="Times New Roman"/>
          <w:sz w:val="24"/>
          <w:szCs w:val="24"/>
        </w:rPr>
      </w:pPr>
      <w:r w:rsidRPr="00953B1A">
        <w:rPr>
          <w:rFonts w:ascii="Times New Roman" w:hAnsi="Times New Roman" w:cs="Times New Roman"/>
          <w:sz w:val="24"/>
          <w:szCs w:val="24"/>
        </w:rPr>
        <w:t>Informatique Générale</w:t>
      </w:r>
    </w:p>
    <w:p w14:paraId="340A8730" w14:textId="77777777" w:rsidR="00612659" w:rsidRPr="00953B1A" w:rsidRDefault="00612659" w:rsidP="00612659">
      <w:pPr>
        <w:pStyle w:val="Paragraphedeliste"/>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L’architecture des études à trois niveaux conforment au </w:t>
      </w:r>
      <w:r w:rsidR="00FF79E3" w:rsidRPr="00953B1A">
        <w:rPr>
          <w:rFonts w:ascii="Times New Roman" w:hAnsi="Times New Roman" w:cs="Times New Roman"/>
          <w:sz w:val="24"/>
          <w:szCs w:val="24"/>
        </w:rPr>
        <w:t>système Licence</w:t>
      </w:r>
      <w:r w:rsidRPr="00953B1A">
        <w:rPr>
          <w:rFonts w:ascii="Times New Roman" w:hAnsi="Times New Roman" w:cs="Times New Roman"/>
          <w:sz w:val="24"/>
          <w:szCs w:val="24"/>
        </w:rPr>
        <w:t>- Master-Doctoral (LMD) permet les comparaisons et les équivalences académiques des diplômes au niveau international.</w:t>
      </w:r>
    </w:p>
    <w:p w14:paraId="12F10F3D" w14:textId="77777777" w:rsidR="00612659" w:rsidRPr="00953B1A" w:rsidRDefault="00FF79E3" w:rsidP="00612659">
      <w:pPr>
        <w:pStyle w:val="Paragraphedeliste"/>
        <w:numPr>
          <w:ilvl w:val="0"/>
          <w:numId w:val="48"/>
        </w:numPr>
        <w:spacing w:before="60" w:after="60" w:line="360" w:lineRule="auto"/>
        <w:jc w:val="both"/>
        <w:rPr>
          <w:rFonts w:ascii="Times New Roman" w:hAnsi="Times New Roman" w:cs="Times New Roman"/>
          <w:sz w:val="24"/>
          <w:szCs w:val="24"/>
        </w:rPr>
      </w:pPr>
      <w:r w:rsidRPr="00953B1A">
        <w:rPr>
          <w:rFonts w:ascii="Times New Roman" w:hAnsi="Times New Roman" w:cs="Times New Roman"/>
          <w:sz w:val="24"/>
          <w:szCs w:val="24"/>
        </w:rPr>
        <w:t>L =</w:t>
      </w:r>
      <w:r w:rsidR="00612659" w:rsidRPr="00953B1A">
        <w:rPr>
          <w:rFonts w:ascii="Times New Roman" w:hAnsi="Times New Roman" w:cs="Times New Roman"/>
          <w:sz w:val="24"/>
          <w:szCs w:val="24"/>
        </w:rPr>
        <w:t xml:space="preserve"> </w:t>
      </w:r>
      <w:r w:rsidRPr="00953B1A">
        <w:rPr>
          <w:rFonts w:ascii="Times New Roman" w:hAnsi="Times New Roman" w:cs="Times New Roman"/>
          <w:sz w:val="24"/>
          <w:szCs w:val="24"/>
        </w:rPr>
        <w:t>Licence (</w:t>
      </w:r>
      <w:r w:rsidR="00612659" w:rsidRPr="00953B1A">
        <w:rPr>
          <w:rFonts w:ascii="Times New Roman" w:hAnsi="Times New Roman" w:cs="Times New Roman"/>
          <w:sz w:val="24"/>
          <w:szCs w:val="24"/>
        </w:rPr>
        <w:t>Bac + 3) = L1, L2, L3 = 6 semestres S1 à S6</w:t>
      </w:r>
    </w:p>
    <w:p w14:paraId="44E23F9F" w14:textId="77777777" w:rsidR="00612659" w:rsidRPr="00953B1A" w:rsidRDefault="00612659" w:rsidP="00612659">
      <w:pPr>
        <w:pStyle w:val="Paragraphedeliste"/>
        <w:numPr>
          <w:ilvl w:val="0"/>
          <w:numId w:val="48"/>
        </w:numPr>
        <w:spacing w:before="60" w:after="60" w:line="360" w:lineRule="auto"/>
        <w:jc w:val="both"/>
        <w:rPr>
          <w:rFonts w:ascii="Times New Roman" w:hAnsi="Times New Roman" w:cs="Times New Roman"/>
          <w:sz w:val="24"/>
          <w:szCs w:val="24"/>
          <w:lang w:val="en-US"/>
        </w:rPr>
      </w:pPr>
      <w:r w:rsidRPr="00953B1A">
        <w:rPr>
          <w:rFonts w:ascii="Times New Roman" w:hAnsi="Times New Roman" w:cs="Times New Roman"/>
          <w:sz w:val="24"/>
          <w:szCs w:val="24"/>
          <w:lang w:val="en-US"/>
        </w:rPr>
        <w:t>M = Master (Bac + 5) = M1, M2 = 4 semestres S7 à S10</w:t>
      </w:r>
    </w:p>
    <w:p w14:paraId="36AF93E6" w14:textId="77777777" w:rsidR="00612659" w:rsidRPr="00953B1A" w:rsidRDefault="00612659" w:rsidP="00612659">
      <w:pPr>
        <w:pStyle w:val="Paragraphedeliste"/>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Le diplôme de licence est obtenu en 3 années des études après Baccalauréat. Et le diplôme de Master   est obtenu en 2 ans après</w:t>
      </w:r>
      <w:r w:rsidR="00B94CD5">
        <w:rPr>
          <w:rFonts w:ascii="Times New Roman" w:hAnsi="Times New Roman" w:cs="Times New Roman"/>
          <w:sz w:val="24"/>
          <w:szCs w:val="24"/>
        </w:rPr>
        <w:t xml:space="preserve"> avoir</w:t>
      </w:r>
      <w:r w:rsidRPr="00953B1A">
        <w:rPr>
          <w:rFonts w:ascii="Times New Roman" w:hAnsi="Times New Roman" w:cs="Times New Roman"/>
          <w:sz w:val="24"/>
          <w:szCs w:val="24"/>
        </w:rPr>
        <w:t xml:space="preserve"> obtenu </w:t>
      </w:r>
      <w:r w:rsidR="00B94CD5">
        <w:rPr>
          <w:rFonts w:ascii="Times New Roman" w:hAnsi="Times New Roman" w:cs="Times New Roman"/>
          <w:sz w:val="24"/>
          <w:szCs w:val="24"/>
        </w:rPr>
        <w:t>le</w:t>
      </w:r>
      <w:r w:rsidRPr="00953B1A">
        <w:rPr>
          <w:rFonts w:ascii="Times New Roman" w:hAnsi="Times New Roman" w:cs="Times New Roman"/>
          <w:sz w:val="24"/>
          <w:szCs w:val="24"/>
        </w:rPr>
        <w:t xml:space="preserve"> diplôme de LICENCE. </w:t>
      </w:r>
    </w:p>
    <w:p w14:paraId="08C9AFEE" w14:textId="77777777" w:rsidR="00612659" w:rsidRPr="00953B1A" w:rsidRDefault="00612659" w:rsidP="00612659">
      <w:pPr>
        <w:pStyle w:val="Paragraphedeliste"/>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Le MASTER PROFESSIONNEL est un diplôme destiné à la recherche emploi au terme des études.</w:t>
      </w:r>
    </w:p>
    <w:p w14:paraId="3C6EFAFA" w14:textId="77777777" w:rsidR="00612659" w:rsidRPr="00953B1A" w:rsidRDefault="00612659" w:rsidP="00612659">
      <w:pPr>
        <w:pStyle w:val="Paragraphedeliste"/>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Le MASTER RECHERCHE est un diplôme qui remplace l’ancien Diplôme d’Etudes Approfondies (DEA), et qui permet de s’inscrire directement dans une Ecole Doctorale.au terme des études.</w:t>
      </w:r>
    </w:p>
    <w:p w14:paraId="089F2789" w14:textId="77777777" w:rsidR="00612659" w:rsidRPr="00953B1A" w:rsidRDefault="00612659" w:rsidP="00612659">
      <w:pPr>
        <w:pStyle w:val="Paragraphedeliste"/>
        <w:numPr>
          <w:ilvl w:val="0"/>
          <w:numId w:val="48"/>
        </w:numPr>
        <w:spacing w:before="60" w:after="60" w:line="360" w:lineRule="auto"/>
        <w:jc w:val="both"/>
        <w:rPr>
          <w:rFonts w:ascii="Times New Roman" w:hAnsi="Times New Roman" w:cs="Times New Roman"/>
          <w:sz w:val="24"/>
          <w:szCs w:val="24"/>
          <w:lang w:val="en-US"/>
        </w:rPr>
      </w:pPr>
      <w:r w:rsidRPr="00953B1A">
        <w:rPr>
          <w:rFonts w:ascii="Times New Roman" w:hAnsi="Times New Roman" w:cs="Times New Roman"/>
          <w:sz w:val="24"/>
          <w:szCs w:val="24"/>
          <w:lang w:val="en-US"/>
        </w:rPr>
        <w:t xml:space="preserve">D = Doctorat (Bac +8) </w:t>
      </w:r>
    </w:p>
    <w:p w14:paraId="5CBC56A9" w14:textId="77777777" w:rsidR="00612659" w:rsidRPr="00953B1A" w:rsidRDefault="00612659" w:rsidP="00612659">
      <w:pPr>
        <w:pStyle w:val="Paragraphedeliste"/>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Le Doctorat est un diplôme qu’on peut obtenir en 3 ans après l’obtention du diplôme de MASTER RECHERCHE.</w:t>
      </w:r>
    </w:p>
    <w:p w14:paraId="40556B75" w14:textId="77777777" w:rsidR="00612659" w:rsidRPr="00122F52" w:rsidRDefault="00612659" w:rsidP="00612659">
      <w:pPr>
        <w:pStyle w:val="Paragraphedeliste"/>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Le tableau 2 présente l’architecture des étude</w:t>
      </w:r>
      <w:r w:rsidR="00122F52">
        <w:rPr>
          <w:rFonts w:ascii="Times New Roman" w:hAnsi="Times New Roman" w:cs="Times New Roman"/>
          <w:sz w:val="24"/>
          <w:szCs w:val="24"/>
        </w:rPr>
        <w:t>s correspondant au système LMD.</w:t>
      </w:r>
    </w:p>
    <w:p w14:paraId="28084E15" w14:textId="77777777" w:rsidR="00122F52" w:rsidRPr="0096746F" w:rsidRDefault="0096746F" w:rsidP="0096746F">
      <w:pPr>
        <w:pStyle w:val="Lgende"/>
        <w:rPr>
          <w:color w:val="auto"/>
          <w:sz w:val="24"/>
          <w:szCs w:val="24"/>
        </w:rPr>
      </w:pPr>
      <w:bookmarkStart w:id="72" w:name="_Toc506977617"/>
      <w:r w:rsidRPr="0096746F">
        <w:rPr>
          <w:color w:val="auto"/>
          <w:sz w:val="24"/>
          <w:szCs w:val="24"/>
        </w:rPr>
        <w:t xml:space="preserve">Tableau </w:t>
      </w:r>
      <w:r w:rsidRPr="0096746F">
        <w:rPr>
          <w:color w:val="auto"/>
          <w:sz w:val="24"/>
          <w:szCs w:val="24"/>
        </w:rPr>
        <w:fldChar w:fldCharType="begin"/>
      </w:r>
      <w:r w:rsidRPr="0096746F">
        <w:rPr>
          <w:color w:val="auto"/>
          <w:sz w:val="24"/>
          <w:szCs w:val="24"/>
        </w:rPr>
        <w:instrText xml:space="preserve"> SEQ Tableau \* ARABIC </w:instrText>
      </w:r>
      <w:r w:rsidRPr="0096746F">
        <w:rPr>
          <w:color w:val="auto"/>
          <w:sz w:val="24"/>
          <w:szCs w:val="24"/>
        </w:rPr>
        <w:fldChar w:fldCharType="separate"/>
      </w:r>
      <w:r w:rsidR="00B96CF5">
        <w:rPr>
          <w:noProof/>
          <w:color w:val="auto"/>
          <w:sz w:val="24"/>
          <w:szCs w:val="24"/>
        </w:rPr>
        <w:t>2</w:t>
      </w:r>
      <w:r w:rsidRPr="0096746F">
        <w:rPr>
          <w:color w:val="auto"/>
          <w:sz w:val="24"/>
          <w:szCs w:val="24"/>
        </w:rPr>
        <w:fldChar w:fldCharType="end"/>
      </w:r>
      <w:r w:rsidRPr="0096746F">
        <w:rPr>
          <w:color w:val="auto"/>
          <w:sz w:val="24"/>
          <w:szCs w:val="24"/>
        </w:rPr>
        <w:t>: Architecture des études correspondant au système LMD.</w:t>
      </w:r>
      <w:bookmarkEnd w:id="72"/>
    </w:p>
    <w:p w14:paraId="61A848A7" w14:textId="77777777" w:rsidR="00612659" w:rsidRPr="00953B1A" w:rsidRDefault="00612659" w:rsidP="00612659">
      <w:pPr>
        <w:pStyle w:val="Paragraphedeliste"/>
        <w:spacing w:line="360" w:lineRule="auto"/>
        <w:jc w:val="both"/>
        <w:rPr>
          <w:rFonts w:ascii="Times New Roman" w:hAnsi="Times New Roman" w:cs="Times New Roman"/>
          <w:sz w:val="24"/>
          <w:szCs w:val="24"/>
        </w:rPr>
      </w:pPr>
      <w:r w:rsidRPr="00953B1A">
        <w:rPr>
          <w:rFonts w:ascii="Times New Roman" w:hAnsi="Times New Roman" w:cs="Times New Roman"/>
          <w:noProof/>
          <w:sz w:val="24"/>
          <w:szCs w:val="24"/>
          <w:lang w:eastAsia="fr-FR"/>
        </w:rPr>
        <w:drawing>
          <wp:inline distT="0" distB="0" distL="0" distR="0" wp14:anchorId="79C17434" wp14:editId="0D93E55B">
            <wp:extent cx="4381500" cy="2305050"/>
            <wp:effectExtent l="0" t="0" r="0" b="0"/>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1500" cy="2305050"/>
                    </a:xfrm>
                    <a:prstGeom prst="rect">
                      <a:avLst/>
                    </a:prstGeom>
                    <a:noFill/>
                    <a:ln>
                      <a:noFill/>
                    </a:ln>
                  </pic:spPr>
                </pic:pic>
              </a:graphicData>
            </a:graphic>
          </wp:inline>
        </w:drawing>
      </w:r>
    </w:p>
    <w:p w14:paraId="0FF82462" w14:textId="77777777" w:rsidR="00612659" w:rsidRPr="00953B1A" w:rsidRDefault="00612659" w:rsidP="00612659">
      <w:pPr>
        <w:pStyle w:val="Paragraphedeliste"/>
        <w:spacing w:line="360" w:lineRule="auto"/>
        <w:jc w:val="both"/>
        <w:rPr>
          <w:rFonts w:ascii="Times New Roman" w:hAnsi="Times New Roman" w:cs="Times New Roman"/>
          <w:noProof/>
          <w:sz w:val="24"/>
          <w:szCs w:val="24"/>
        </w:rPr>
      </w:pPr>
    </w:p>
    <w:p w14:paraId="3D9884CA" w14:textId="77777777" w:rsidR="00612659" w:rsidRPr="00953B1A" w:rsidRDefault="00612659" w:rsidP="00612659">
      <w:pPr>
        <w:pStyle w:val="Paragraphedeliste"/>
        <w:spacing w:line="360" w:lineRule="auto"/>
        <w:jc w:val="both"/>
        <w:rPr>
          <w:rFonts w:ascii="Times New Roman" w:hAnsi="Times New Roman" w:cs="Times New Roman"/>
          <w:sz w:val="24"/>
          <w:szCs w:val="24"/>
        </w:rPr>
      </w:pPr>
      <w:r w:rsidRPr="00953B1A">
        <w:rPr>
          <w:rFonts w:ascii="Times New Roman" w:hAnsi="Times New Roman" w:cs="Times New Roman"/>
          <w:noProof/>
          <w:sz w:val="24"/>
          <w:szCs w:val="24"/>
        </w:rPr>
        <w:t>DTS : Diplöme de Téchnicien Supérieur</w:t>
      </w:r>
    </w:p>
    <w:p w14:paraId="1F2B1446" w14:textId="77777777" w:rsidR="00612659" w:rsidRPr="00953B1A" w:rsidRDefault="00612659" w:rsidP="00612659">
      <w:pPr>
        <w:pStyle w:val="Paragraphedeliste"/>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 </w:t>
      </w:r>
      <w:r w:rsidRPr="00953B1A">
        <w:rPr>
          <w:rFonts w:ascii="Times New Roman" w:hAnsi="Times New Roman" w:cs="Times New Roman"/>
          <w:noProof/>
          <w:sz w:val="24"/>
          <w:szCs w:val="24"/>
        </w:rPr>
        <w:t>BTS : Brevet  de Téchnicien Supérieur</w:t>
      </w:r>
    </w:p>
    <w:p w14:paraId="52B58191" w14:textId="77777777" w:rsidR="00612659" w:rsidRPr="00953B1A" w:rsidRDefault="00612659" w:rsidP="00612659">
      <w:pPr>
        <w:pStyle w:val="Paragraphedeliste"/>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DUT : </w:t>
      </w:r>
      <w:r w:rsidRPr="00953B1A">
        <w:rPr>
          <w:rFonts w:ascii="Times New Roman" w:hAnsi="Times New Roman" w:cs="Times New Roman"/>
          <w:noProof/>
          <w:sz w:val="24"/>
          <w:szCs w:val="24"/>
        </w:rPr>
        <w:t>Diplöme Universitaire de Téchnicien</w:t>
      </w:r>
    </w:p>
    <w:p w14:paraId="1838841A" w14:textId="77777777" w:rsidR="00612659" w:rsidRPr="00953B1A" w:rsidRDefault="00612659" w:rsidP="00612659">
      <w:pPr>
        <w:pStyle w:val="Paragraphedeliste"/>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La licence peut avoir une vocation générale ou p</w:t>
      </w:r>
      <w:ins w:id="73" w:author="RALAIVAO" w:date="2018-02-21T20:47:00Z">
        <w:r w:rsidR="0095730F">
          <w:rPr>
            <w:rFonts w:ascii="Times New Roman" w:hAnsi="Times New Roman" w:cs="Times New Roman"/>
            <w:sz w:val="24"/>
            <w:szCs w:val="24"/>
          </w:rPr>
          <w:t>rofe</w:t>
        </w:r>
      </w:ins>
      <w:del w:id="74" w:author="RALAIVAO" w:date="2018-02-21T20:47:00Z">
        <w:r w:rsidRPr="00953B1A" w:rsidDel="0095730F">
          <w:rPr>
            <w:rFonts w:ascii="Times New Roman" w:hAnsi="Times New Roman" w:cs="Times New Roman"/>
            <w:sz w:val="24"/>
            <w:szCs w:val="24"/>
          </w:rPr>
          <w:delText>osse</w:delText>
        </w:r>
      </w:del>
      <w:r w:rsidRPr="00953B1A">
        <w:rPr>
          <w:rFonts w:ascii="Times New Roman" w:hAnsi="Times New Roman" w:cs="Times New Roman"/>
          <w:sz w:val="24"/>
          <w:szCs w:val="24"/>
        </w:rPr>
        <w:t>ssionnelle.</w:t>
      </w:r>
    </w:p>
    <w:p w14:paraId="4B30868D" w14:textId="77777777" w:rsidR="00612659" w:rsidRPr="00953B1A" w:rsidRDefault="00612659" w:rsidP="00612659">
      <w:pPr>
        <w:pStyle w:val="Paragraphedeliste"/>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lastRenderedPageBreak/>
        <w:t>Le master peut avoir une vocation professionnelle ou de recherche.</w:t>
      </w:r>
    </w:p>
    <w:p w14:paraId="1FA6B667" w14:textId="77777777" w:rsidR="00612659" w:rsidRPr="00953B1A" w:rsidRDefault="00612659" w:rsidP="00612659">
      <w:pPr>
        <w:pStyle w:val="Paragraphedeliste"/>
        <w:spacing w:line="360" w:lineRule="auto"/>
        <w:jc w:val="both"/>
        <w:rPr>
          <w:rFonts w:ascii="Times New Roman" w:hAnsi="Times New Roman" w:cs="Times New Roman"/>
          <w:sz w:val="24"/>
          <w:szCs w:val="24"/>
        </w:rPr>
      </w:pPr>
    </w:p>
    <w:p w14:paraId="59B04577" w14:textId="77777777" w:rsidR="00FF79E3" w:rsidRPr="0096746F" w:rsidRDefault="0096746F" w:rsidP="0096746F">
      <w:pPr>
        <w:pStyle w:val="Lgende"/>
        <w:rPr>
          <w:color w:val="auto"/>
          <w:sz w:val="24"/>
          <w:szCs w:val="24"/>
        </w:rPr>
      </w:pPr>
      <w:bookmarkStart w:id="75" w:name="_Toc506977618"/>
      <w:r w:rsidRPr="0096746F">
        <w:rPr>
          <w:color w:val="auto"/>
          <w:sz w:val="24"/>
          <w:szCs w:val="24"/>
        </w:rPr>
        <w:t xml:space="preserve">Tableau </w:t>
      </w:r>
      <w:r w:rsidRPr="0096746F">
        <w:rPr>
          <w:color w:val="auto"/>
          <w:sz w:val="24"/>
          <w:szCs w:val="24"/>
        </w:rPr>
        <w:fldChar w:fldCharType="begin"/>
      </w:r>
      <w:r w:rsidRPr="0096746F">
        <w:rPr>
          <w:color w:val="auto"/>
          <w:sz w:val="24"/>
          <w:szCs w:val="24"/>
        </w:rPr>
        <w:instrText xml:space="preserve"> SEQ Tableau \* ARABIC </w:instrText>
      </w:r>
      <w:r w:rsidRPr="0096746F">
        <w:rPr>
          <w:color w:val="auto"/>
          <w:sz w:val="24"/>
          <w:szCs w:val="24"/>
        </w:rPr>
        <w:fldChar w:fldCharType="separate"/>
      </w:r>
      <w:r w:rsidR="00B96CF5">
        <w:rPr>
          <w:noProof/>
          <w:color w:val="auto"/>
          <w:sz w:val="24"/>
          <w:szCs w:val="24"/>
        </w:rPr>
        <w:t>3</w:t>
      </w:r>
      <w:r w:rsidRPr="0096746F">
        <w:rPr>
          <w:color w:val="auto"/>
          <w:sz w:val="24"/>
          <w:szCs w:val="24"/>
        </w:rPr>
        <w:fldChar w:fldCharType="end"/>
      </w:r>
      <w:r w:rsidRPr="0096746F">
        <w:rPr>
          <w:color w:val="auto"/>
          <w:sz w:val="24"/>
          <w:szCs w:val="24"/>
        </w:rPr>
        <w:t>: Liste des formations existantes à l’ENI</w:t>
      </w:r>
      <w:bookmarkEnd w:id="75"/>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4056"/>
        <w:gridCol w:w="2856"/>
      </w:tblGrid>
      <w:tr w:rsidR="00612659" w:rsidRPr="00953B1A" w14:paraId="4B3F8471" w14:textId="77777777" w:rsidTr="00EA74F7">
        <w:tc>
          <w:tcPr>
            <w:tcW w:w="1656" w:type="dxa"/>
            <w:tcBorders>
              <w:top w:val="single" w:sz="4" w:space="0" w:color="auto"/>
              <w:left w:val="single" w:sz="4" w:space="0" w:color="auto"/>
              <w:bottom w:val="single" w:sz="4" w:space="0" w:color="auto"/>
              <w:right w:val="single" w:sz="4" w:space="0" w:color="auto"/>
            </w:tcBorders>
          </w:tcPr>
          <w:p w14:paraId="5A65BAF9" w14:textId="77777777" w:rsidR="00612659" w:rsidRPr="00953B1A" w:rsidRDefault="00612659" w:rsidP="00EA74F7">
            <w:pPr>
              <w:pStyle w:val="Paragraphedeliste"/>
              <w:spacing w:line="360" w:lineRule="auto"/>
              <w:ind w:left="0"/>
              <w:jc w:val="both"/>
              <w:rPr>
                <w:rFonts w:ascii="Times New Roman" w:hAnsi="Times New Roman" w:cs="Times New Roman"/>
                <w:sz w:val="24"/>
                <w:szCs w:val="24"/>
              </w:rPr>
            </w:pPr>
          </w:p>
        </w:tc>
        <w:tc>
          <w:tcPr>
            <w:tcW w:w="6912" w:type="dxa"/>
            <w:gridSpan w:val="2"/>
            <w:tcBorders>
              <w:top w:val="single" w:sz="4" w:space="0" w:color="auto"/>
              <w:left w:val="single" w:sz="4" w:space="0" w:color="auto"/>
              <w:bottom w:val="single" w:sz="4" w:space="0" w:color="auto"/>
              <w:right w:val="single" w:sz="4" w:space="0" w:color="auto"/>
            </w:tcBorders>
            <w:hideMark/>
          </w:tcPr>
          <w:p w14:paraId="0BC2CD02" w14:textId="77777777" w:rsidR="00612659" w:rsidRPr="00953B1A" w:rsidRDefault="00612659" w:rsidP="00EA74F7">
            <w:pPr>
              <w:pStyle w:val="Paragraphedeliste"/>
              <w:spacing w:line="360" w:lineRule="auto"/>
              <w:ind w:left="0"/>
              <w:jc w:val="both"/>
              <w:rPr>
                <w:rFonts w:ascii="Times New Roman" w:hAnsi="Times New Roman" w:cs="Times New Roman"/>
                <w:sz w:val="24"/>
                <w:szCs w:val="24"/>
              </w:rPr>
            </w:pPr>
            <w:r w:rsidRPr="00953B1A">
              <w:rPr>
                <w:rFonts w:ascii="Times New Roman" w:hAnsi="Times New Roman" w:cs="Times New Roman"/>
                <w:sz w:val="24"/>
                <w:szCs w:val="24"/>
              </w:rPr>
              <w:t xml:space="preserve">FORMATION EN </w:t>
            </w:r>
          </w:p>
        </w:tc>
      </w:tr>
      <w:tr w:rsidR="00612659" w:rsidRPr="00953B1A" w14:paraId="1BA85F81" w14:textId="77777777" w:rsidTr="00EA74F7">
        <w:tc>
          <w:tcPr>
            <w:tcW w:w="1656" w:type="dxa"/>
            <w:tcBorders>
              <w:top w:val="single" w:sz="4" w:space="0" w:color="auto"/>
              <w:left w:val="single" w:sz="4" w:space="0" w:color="auto"/>
              <w:bottom w:val="single" w:sz="4" w:space="0" w:color="auto"/>
              <w:right w:val="single" w:sz="4" w:space="0" w:color="auto"/>
            </w:tcBorders>
          </w:tcPr>
          <w:p w14:paraId="5EC8BE29" w14:textId="77777777" w:rsidR="00612659" w:rsidRPr="00953B1A" w:rsidRDefault="00612659" w:rsidP="00EA74F7">
            <w:pPr>
              <w:pStyle w:val="Paragraphedeliste"/>
              <w:spacing w:line="360" w:lineRule="auto"/>
              <w:ind w:left="0"/>
              <w:jc w:val="both"/>
              <w:rPr>
                <w:rFonts w:ascii="Times New Roman" w:hAnsi="Times New Roman" w:cs="Times New Roman"/>
                <w:sz w:val="24"/>
                <w:szCs w:val="24"/>
              </w:rPr>
            </w:pPr>
          </w:p>
        </w:tc>
        <w:tc>
          <w:tcPr>
            <w:tcW w:w="4056" w:type="dxa"/>
            <w:tcBorders>
              <w:top w:val="single" w:sz="4" w:space="0" w:color="auto"/>
              <w:left w:val="single" w:sz="4" w:space="0" w:color="auto"/>
              <w:bottom w:val="single" w:sz="4" w:space="0" w:color="auto"/>
              <w:right w:val="single" w:sz="4" w:space="0" w:color="auto"/>
            </w:tcBorders>
            <w:hideMark/>
          </w:tcPr>
          <w:p w14:paraId="5634264D" w14:textId="77777777" w:rsidR="00612659" w:rsidRPr="00953B1A" w:rsidRDefault="00612659" w:rsidP="0034252F">
            <w:pPr>
              <w:pStyle w:val="Paragraphedeliste"/>
              <w:spacing w:line="360" w:lineRule="auto"/>
              <w:ind w:left="0"/>
              <w:jc w:val="both"/>
              <w:rPr>
                <w:rFonts w:ascii="Times New Roman" w:hAnsi="Times New Roman" w:cs="Times New Roman"/>
                <w:sz w:val="24"/>
                <w:szCs w:val="24"/>
              </w:rPr>
            </w:pPr>
            <w:r w:rsidRPr="00953B1A">
              <w:rPr>
                <w:rFonts w:ascii="Times New Roman" w:hAnsi="Times New Roman" w:cs="Times New Roman"/>
                <w:sz w:val="24"/>
                <w:szCs w:val="24"/>
              </w:rPr>
              <w:t xml:space="preserve">LICENCE PROFESSIONNELLE </w:t>
            </w:r>
          </w:p>
        </w:tc>
        <w:tc>
          <w:tcPr>
            <w:tcW w:w="2856" w:type="dxa"/>
            <w:tcBorders>
              <w:top w:val="single" w:sz="4" w:space="0" w:color="auto"/>
              <w:left w:val="single" w:sz="4" w:space="0" w:color="auto"/>
              <w:bottom w:val="single" w:sz="4" w:space="0" w:color="auto"/>
              <w:right w:val="single" w:sz="4" w:space="0" w:color="auto"/>
            </w:tcBorders>
            <w:hideMark/>
          </w:tcPr>
          <w:p w14:paraId="29AE3808" w14:textId="77777777" w:rsidR="00612659" w:rsidRPr="00953B1A" w:rsidRDefault="00612659" w:rsidP="00EA74F7">
            <w:pPr>
              <w:pStyle w:val="Paragraphedeliste"/>
              <w:spacing w:line="360" w:lineRule="auto"/>
              <w:ind w:left="0"/>
              <w:jc w:val="both"/>
              <w:rPr>
                <w:rFonts w:ascii="Times New Roman" w:hAnsi="Times New Roman" w:cs="Times New Roman"/>
                <w:sz w:val="24"/>
                <w:szCs w:val="24"/>
              </w:rPr>
            </w:pPr>
            <w:r w:rsidRPr="00953B1A">
              <w:rPr>
                <w:rFonts w:ascii="Times New Roman" w:hAnsi="Times New Roman" w:cs="Times New Roman"/>
                <w:sz w:val="24"/>
                <w:szCs w:val="24"/>
              </w:rPr>
              <w:t>MASTER</w:t>
            </w:r>
          </w:p>
        </w:tc>
      </w:tr>
      <w:tr w:rsidR="00612659" w:rsidRPr="00953B1A" w14:paraId="4F193261" w14:textId="77777777" w:rsidTr="00EA74F7">
        <w:tc>
          <w:tcPr>
            <w:tcW w:w="1656" w:type="dxa"/>
            <w:tcBorders>
              <w:top w:val="single" w:sz="4" w:space="0" w:color="auto"/>
              <w:left w:val="single" w:sz="4" w:space="0" w:color="auto"/>
              <w:bottom w:val="single" w:sz="4" w:space="0" w:color="auto"/>
              <w:right w:val="single" w:sz="4" w:space="0" w:color="auto"/>
            </w:tcBorders>
            <w:hideMark/>
          </w:tcPr>
          <w:p w14:paraId="25648E1D" w14:textId="77777777" w:rsidR="00612659" w:rsidRPr="00953B1A" w:rsidRDefault="00612659" w:rsidP="00EA74F7">
            <w:pPr>
              <w:pStyle w:val="Paragraphedeliste"/>
              <w:spacing w:line="360" w:lineRule="auto"/>
              <w:ind w:left="0"/>
              <w:jc w:val="both"/>
              <w:rPr>
                <w:rFonts w:ascii="Times New Roman" w:hAnsi="Times New Roman" w:cs="Times New Roman"/>
                <w:sz w:val="24"/>
                <w:szCs w:val="24"/>
              </w:rPr>
            </w:pPr>
            <w:r w:rsidRPr="00953B1A">
              <w:rPr>
                <w:rFonts w:ascii="Times New Roman" w:hAnsi="Times New Roman" w:cs="Times New Roman"/>
                <w:sz w:val="24"/>
                <w:szCs w:val="24"/>
              </w:rPr>
              <w:t>Condition d’admission</w:t>
            </w:r>
          </w:p>
        </w:tc>
        <w:tc>
          <w:tcPr>
            <w:tcW w:w="4056" w:type="dxa"/>
            <w:tcBorders>
              <w:top w:val="single" w:sz="4" w:space="0" w:color="auto"/>
              <w:left w:val="single" w:sz="4" w:space="0" w:color="auto"/>
              <w:bottom w:val="single" w:sz="4" w:space="0" w:color="auto"/>
              <w:right w:val="single" w:sz="4" w:space="0" w:color="auto"/>
            </w:tcBorders>
            <w:hideMark/>
          </w:tcPr>
          <w:p w14:paraId="1DACB57F" w14:textId="77777777" w:rsidR="00612659" w:rsidRPr="00953B1A" w:rsidRDefault="00612659" w:rsidP="00EA74F7">
            <w:pPr>
              <w:pStyle w:val="Paragraphedeliste"/>
              <w:spacing w:line="360" w:lineRule="auto"/>
              <w:ind w:left="0"/>
              <w:jc w:val="both"/>
              <w:rPr>
                <w:rFonts w:ascii="Times New Roman" w:hAnsi="Times New Roman" w:cs="Times New Roman"/>
                <w:sz w:val="24"/>
                <w:szCs w:val="24"/>
              </w:rPr>
            </w:pPr>
            <w:r w:rsidRPr="00953B1A">
              <w:rPr>
                <w:rFonts w:ascii="Times New Roman" w:hAnsi="Times New Roman" w:cs="Times New Roman"/>
                <w:sz w:val="24"/>
                <w:szCs w:val="24"/>
              </w:rPr>
              <w:t>Par voie de concours Formation Professionnelle : 100 candidats</w:t>
            </w:r>
          </w:p>
          <w:p w14:paraId="05BB7D24" w14:textId="77777777" w:rsidR="00612659" w:rsidRPr="00953B1A" w:rsidRDefault="00612659" w:rsidP="0034252F">
            <w:pPr>
              <w:pStyle w:val="Paragraphedeliste"/>
              <w:spacing w:line="360" w:lineRule="auto"/>
              <w:ind w:left="0"/>
              <w:jc w:val="both"/>
              <w:rPr>
                <w:rFonts w:ascii="Times New Roman" w:hAnsi="Times New Roman" w:cs="Times New Roman"/>
                <w:sz w:val="24"/>
                <w:szCs w:val="24"/>
              </w:rPr>
            </w:pPr>
            <w:r w:rsidRPr="00953B1A">
              <w:rPr>
                <w:rFonts w:ascii="Times New Roman" w:hAnsi="Times New Roman" w:cs="Times New Roman"/>
                <w:sz w:val="24"/>
                <w:szCs w:val="24"/>
              </w:rPr>
              <w:t xml:space="preserve">Formation </w:t>
            </w:r>
            <w:r w:rsidR="0034252F">
              <w:rPr>
                <w:rFonts w:ascii="Times New Roman" w:hAnsi="Times New Roman" w:cs="Times New Roman"/>
                <w:sz w:val="24"/>
                <w:szCs w:val="24"/>
              </w:rPr>
              <w:t>généraliste</w:t>
            </w:r>
            <w:r w:rsidRPr="00953B1A">
              <w:rPr>
                <w:rFonts w:ascii="Times New Roman" w:hAnsi="Times New Roman" w:cs="Times New Roman"/>
                <w:sz w:val="24"/>
                <w:szCs w:val="24"/>
              </w:rPr>
              <w:t> : 150 candidats</w:t>
            </w:r>
          </w:p>
        </w:tc>
        <w:tc>
          <w:tcPr>
            <w:tcW w:w="2856" w:type="dxa"/>
            <w:tcBorders>
              <w:top w:val="single" w:sz="4" w:space="0" w:color="auto"/>
              <w:left w:val="single" w:sz="4" w:space="0" w:color="auto"/>
              <w:bottom w:val="single" w:sz="4" w:space="0" w:color="auto"/>
              <w:right w:val="single" w:sz="4" w:space="0" w:color="auto"/>
            </w:tcBorders>
          </w:tcPr>
          <w:p w14:paraId="04BC83CE" w14:textId="77777777" w:rsidR="00612659" w:rsidRPr="00953B1A" w:rsidRDefault="00612659" w:rsidP="00EA74F7">
            <w:pPr>
              <w:pStyle w:val="Paragraphedeliste"/>
              <w:spacing w:line="360" w:lineRule="auto"/>
              <w:ind w:left="0"/>
              <w:jc w:val="both"/>
              <w:rPr>
                <w:rFonts w:ascii="Times New Roman" w:hAnsi="Times New Roman" w:cs="Times New Roman"/>
                <w:sz w:val="24"/>
                <w:szCs w:val="24"/>
              </w:rPr>
            </w:pPr>
          </w:p>
        </w:tc>
      </w:tr>
      <w:tr w:rsidR="00612659" w:rsidRPr="00953B1A" w14:paraId="478404A9" w14:textId="77777777" w:rsidTr="00EA74F7">
        <w:tc>
          <w:tcPr>
            <w:tcW w:w="1656" w:type="dxa"/>
            <w:tcBorders>
              <w:top w:val="single" w:sz="4" w:space="0" w:color="auto"/>
              <w:left w:val="single" w:sz="4" w:space="0" w:color="auto"/>
              <w:bottom w:val="single" w:sz="4" w:space="0" w:color="auto"/>
              <w:right w:val="single" w:sz="4" w:space="0" w:color="auto"/>
            </w:tcBorders>
            <w:hideMark/>
          </w:tcPr>
          <w:p w14:paraId="14AE8417" w14:textId="77777777" w:rsidR="00612659" w:rsidRPr="00953B1A" w:rsidRDefault="00612659" w:rsidP="00EA74F7">
            <w:pPr>
              <w:pStyle w:val="Paragraphedeliste"/>
              <w:spacing w:line="360" w:lineRule="auto"/>
              <w:ind w:left="0"/>
              <w:jc w:val="both"/>
              <w:rPr>
                <w:rFonts w:ascii="Times New Roman" w:hAnsi="Times New Roman" w:cs="Times New Roman"/>
                <w:sz w:val="24"/>
                <w:szCs w:val="24"/>
              </w:rPr>
            </w:pPr>
            <w:r w:rsidRPr="00953B1A">
              <w:rPr>
                <w:rFonts w:ascii="Times New Roman" w:hAnsi="Times New Roman" w:cs="Times New Roman"/>
                <w:sz w:val="24"/>
                <w:szCs w:val="24"/>
              </w:rPr>
              <w:t>Condition d’accès </w:t>
            </w:r>
          </w:p>
        </w:tc>
        <w:tc>
          <w:tcPr>
            <w:tcW w:w="4056" w:type="dxa"/>
            <w:tcBorders>
              <w:top w:val="single" w:sz="4" w:space="0" w:color="auto"/>
              <w:left w:val="single" w:sz="4" w:space="0" w:color="auto"/>
              <w:bottom w:val="single" w:sz="4" w:space="0" w:color="auto"/>
              <w:right w:val="single" w:sz="4" w:space="0" w:color="auto"/>
            </w:tcBorders>
            <w:hideMark/>
          </w:tcPr>
          <w:p w14:paraId="060E1976" w14:textId="77777777" w:rsidR="00612659" w:rsidRPr="00953B1A" w:rsidRDefault="00612659" w:rsidP="00EA74F7">
            <w:pPr>
              <w:pStyle w:val="Paragraphedeliste"/>
              <w:spacing w:line="360" w:lineRule="auto"/>
              <w:ind w:left="0"/>
              <w:jc w:val="both"/>
              <w:rPr>
                <w:rFonts w:ascii="Times New Roman" w:hAnsi="Times New Roman" w:cs="Times New Roman"/>
                <w:sz w:val="24"/>
                <w:szCs w:val="24"/>
              </w:rPr>
            </w:pPr>
            <w:r w:rsidRPr="00953B1A">
              <w:rPr>
                <w:rFonts w:ascii="Times New Roman" w:hAnsi="Times New Roman" w:cs="Times New Roman"/>
                <w:sz w:val="24"/>
                <w:szCs w:val="24"/>
              </w:rPr>
              <w:t>Bac de série C, D ou Technique</w:t>
            </w:r>
          </w:p>
        </w:tc>
        <w:tc>
          <w:tcPr>
            <w:tcW w:w="2856" w:type="dxa"/>
            <w:tcBorders>
              <w:top w:val="single" w:sz="4" w:space="0" w:color="auto"/>
              <w:left w:val="single" w:sz="4" w:space="0" w:color="auto"/>
              <w:bottom w:val="single" w:sz="4" w:space="0" w:color="auto"/>
              <w:right w:val="single" w:sz="4" w:space="0" w:color="auto"/>
            </w:tcBorders>
            <w:hideMark/>
          </w:tcPr>
          <w:p w14:paraId="65F372B2" w14:textId="77777777" w:rsidR="00612659" w:rsidRPr="00953B1A" w:rsidRDefault="00612659" w:rsidP="00EA74F7">
            <w:pPr>
              <w:pStyle w:val="Paragraphedeliste"/>
              <w:spacing w:line="360" w:lineRule="auto"/>
              <w:ind w:left="0"/>
              <w:jc w:val="both"/>
              <w:rPr>
                <w:rFonts w:ascii="Times New Roman" w:hAnsi="Times New Roman" w:cs="Times New Roman"/>
                <w:sz w:val="24"/>
                <w:szCs w:val="24"/>
              </w:rPr>
            </w:pPr>
            <w:r w:rsidRPr="00953B1A">
              <w:rPr>
                <w:rFonts w:ascii="Times New Roman" w:hAnsi="Times New Roman" w:cs="Times New Roman"/>
                <w:sz w:val="24"/>
                <w:szCs w:val="24"/>
              </w:rPr>
              <w:t>Etre titulaire de licence professionnelle</w:t>
            </w:r>
          </w:p>
        </w:tc>
      </w:tr>
      <w:tr w:rsidR="00612659" w:rsidRPr="00953B1A" w14:paraId="7871DD45" w14:textId="77777777" w:rsidTr="00EA74F7">
        <w:tc>
          <w:tcPr>
            <w:tcW w:w="1656" w:type="dxa"/>
            <w:tcBorders>
              <w:top w:val="single" w:sz="4" w:space="0" w:color="auto"/>
              <w:left w:val="single" w:sz="4" w:space="0" w:color="auto"/>
              <w:bottom w:val="single" w:sz="4" w:space="0" w:color="auto"/>
              <w:right w:val="single" w:sz="4" w:space="0" w:color="auto"/>
            </w:tcBorders>
            <w:hideMark/>
          </w:tcPr>
          <w:p w14:paraId="2EB393BF" w14:textId="77777777" w:rsidR="00612659" w:rsidRPr="00953B1A" w:rsidRDefault="00612659" w:rsidP="00EA74F7">
            <w:pPr>
              <w:pStyle w:val="Paragraphedeliste"/>
              <w:spacing w:line="360" w:lineRule="auto"/>
              <w:ind w:left="0"/>
              <w:jc w:val="both"/>
              <w:rPr>
                <w:rFonts w:ascii="Times New Roman" w:hAnsi="Times New Roman" w:cs="Times New Roman"/>
                <w:sz w:val="24"/>
                <w:szCs w:val="24"/>
              </w:rPr>
            </w:pPr>
            <w:r w:rsidRPr="00953B1A">
              <w:rPr>
                <w:rFonts w:ascii="Times New Roman" w:hAnsi="Times New Roman" w:cs="Times New Roman"/>
                <w:sz w:val="24"/>
                <w:szCs w:val="24"/>
              </w:rPr>
              <w:t>Durée de formation</w:t>
            </w:r>
          </w:p>
        </w:tc>
        <w:tc>
          <w:tcPr>
            <w:tcW w:w="4056" w:type="dxa"/>
            <w:tcBorders>
              <w:top w:val="single" w:sz="4" w:space="0" w:color="auto"/>
              <w:left w:val="single" w:sz="4" w:space="0" w:color="auto"/>
              <w:bottom w:val="single" w:sz="4" w:space="0" w:color="auto"/>
              <w:right w:val="single" w:sz="4" w:space="0" w:color="auto"/>
            </w:tcBorders>
            <w:hideMark/>
          </w:tcPr>
          <w:p w14:paraId="3A37E3C0" w14:textId="77777777" w:rsidR="00612659" w:rsidRPr="00953B1A" w:rsidRDefault="00612659" w:rsidP="00EA74F7">
            <w:pPr>
              <w:pStyle w:val="Paragraphedeliste"/>
              <w:spacing w:line="360" w:lineRule="auto"/>
              <w:ind w:left="0"/>
              <w:jc w:val="both"/>
              <w:rPr>
                <w:rFonts w:ascii="Times New Roman" w:hAnsi="Times New Roman" w:cs="Times New Roman"/>
                <w:sz w:val="24"/>
                <w:szCs w:val="24"/>
              </w:rPr>
            </w:pPr>
            <w:r w:rsidRPr="00953B1A">
              <w:rPr>
                <w:rFonts w:ascii="Times New Roman" w:hAnsi="Times New Roman" w:cs="Times New Roman"/>
                <w:sz w:val="24"/>
                <w:szCs w:val="24"/>
              </w:rPr>
              <w:t>3 années</w:t>
            </w:r>
          </w:p>
        </w:tc>
        <w:tc>
          <w:tcPr>
            <w:tcW w:w="2856" w:type="dxa"/>
            <w:tcBorders>
              <w:top w:val="single" w:sz="4" w:space="0" w:color="auto"/>
              <w:left w:val="single" w:sz="4" w:space="0" w:color="auto"/>
              <w:bottom w:val="single" w:sz="4" w:space="0" w:color="auto"/>
              <w:right w:val="single" w:sz="4" w:space="0" w:color="auto"/>
            </w:tcBorders>
            <w:hideMark/>
          </w:tcPr>
          <w:p w14:paraId="0D28FCAB" w14:textId="77777777" w:rsidR="00612659" w:rsidRPr="00953B1A" w:rsidRDefault="00612659" w:rsidP="00EA74F7">
            <w:pPr>
              <w:pStyle w:val="Paragraphedeliste"/>
              <w:spacing w:line="360" w:lineRule="auto"/>
              <w:ind w:left="0"/>
              <w:jc w:val="both"/>
              <w:rPr>
                <w:rFonts w:ascii="Times New Roman" w:hAnsi="Times New Roman" w:cs="Times New Roman"/>
                <w:sz w:val="24"/>
                <w:szCs w:val="24"/>
              </w:rPr>
            </w:pPr>
            <w:r w:rsidRPr="00953B1A">
              <w:rPr>
                <w:rFonts w:ascii="Times New Roman" w:hAnsi="Times New Roman" w:cs="Times New Roman"/>
                <w:sz w:val="24"/>
                <w:szCs w:val="24"/>
              </w:rPr>
              <w:t>2 années</w:t>
            </w:r>
          </w:p>
        </w:tc>
      </w:tr>
      <w:tr w:rsidR="00612659" w:rsidRPr="00953B1A" w14:paraId="10EA477F" w14:textId="77777777" w:rsidTr="00EA74F7">
        <w:tc>
          <w:tcPr>
            <w:tcW w:w="1656" w:type="dxa"/>
            <w:tcBorders>
              <w:top w:val="single" w:sz="4" w:space="0" w:color="auto"/>
              <w:left w:val="single" w:sz="4" w:space="0" w:color="auto"/>
              <w:bottom w:val="single" w:sz="4" w:space="0" w:color="auto"/>
              <w:right w:val="single" w:sz="4" w:space="0" w:color="auto"/>
            </w:tcBorders>
            <w:hideMark/>
          </w:tcPr>
          <w:p w14:paraId="4342A643" w14:textId="77777777" w:rsidR="00612659" w:rsidRPr="00953B1A" w:rsidRDefault="00612659" w:rsidP="00EA74F7">
            <w:pPr>
              <w:pStyle w:val="Paragraphedeliste"/>
              <w:spacing w:line="360" w:lineRule="auto"/>
              <w:ind w:left="0"/>
              <w:jc w:val="both"/>
              <w:rPr>
                <w:rFonts w:ascii="Times New Roman" w:hAnsi="Times New Roman" w:cs="Times New Roman"/>
                <w:sz w:val="24"/>
                <w:szCs w:val="24"/>
              </w:rPr>
            </w:pPr>
            <w:r w:rsidRPr="00953B1A">
              <w:rPr>
                <w:rFonts w:ascii="Times New Roman" w:hAnsi="Times New Roman" w:cs="Times New Roman"/>
                <w:sz w:val="24"/>
                <w:szCs w:val="24"/>
              </w:rPr>
              <w:t xml:space="preserve">Diplôme à délivrer </w:t>
            </w:r>
          </w:p>
        </w:tc>
        <w:tc>
          <w:tcPr>
            <w:tcW w:w="4056" w:type="dxa"/>
            <w:tcBorders>
              <w:top w:val="single" w:sz="4" w:space="0" w:color="auto"/>
              <w:left w:val="single" w:sz="4" w:space="0" w:color="auto"/>
              <w:bottom w:val="single" w:sz="4" w:space="0" w:color="auto"/>
              <w:right w:val="single" w:sz="4" w:space="0" w:color="auto"/>
            </w:tcBorders>
            <w:hideMark/>
          </w:tcPr>
          <w:p w14:paraId="6EF13E77" w14:textId="77777777" w:rsidR="00612659" w:rsidRPr="00953B1A" w:rsidRDefault="00612659" w:rsidP="00EA74F7">
            <w:pPr>
              <w:pStyle w:val="Paragraphedeliste"/>
              <w:spacing w:line="360" w:lineRule="auto"/>
              <w:ind w:left="0"/>
              <w:jc w:val="both"/>
              <w:rPr>
                <w:rFonts w:ascii="Times New Roman" w:hAnsi="Times New Roman" w:cs="Times New Roman"/>
                <w:sz w:val="24"/>
                <w:szCs w:val="24"/>
              </w:rPr>
            </w:pPr>
            <w:r w:rsidRPr="00953B1A">
              <w:rPr>
                <w:rFonts w:ascii="Times New Roman" w:hAnsi="Times New Roman" w:cs="Times New Roman"/>
                <w:sz w:val="24"/>
                <w:szCs w:val="24"/>
              </w:rPr>
              <w:t>Diplôme de Licence Professionnelle en Informatique</w:t>
            </w:r>
          </w:p>
        </w:tc>
        <w:tc>
          <w:tcPr>
            <w:tcW w:w="2856" w:type="dxa"/>
            <w:tcBorders>
              <w:top w:val="single" w:sz="4" w:space="0" w:color="auto"/>
              <w:left w:val="single" w:sz="4" w:space="0" w:color="auto"/>
              <w:bottom w:val="single" w:sz="4" w:space="0" w:color="auto"/>
              <w:right w:val="single" w:sz="4" w:space="0" w:color="auto"/>
            </w:tcBorders>
            <w:hideMark/>
          </w:tcPr>
          <w:p w14:paraId="37F64B2D" w14:textId="77777777" w:rsidR="00612659" w:rsidRPr="00953B1A" w:rsidRDefault="00612659" w:rsidP="00EA74F7">
            <w:pPr>
              <w:pStyle w:val="Paragraphedeliste"/>
              <w:spacing w:line="360" w:lineRule="auto"/>
              <w:ind w:left="0"/>
              <w:jc w:val="both"/>
              <w:rPr>
                <w:rFonts w:ascii="Times New Roman" w:hAnsi="Times New Roman" w:cs="Times New Roman"/>
                <w:sz w:val="24"/>
                <w:szCs w:val="24"/>
              </w:rPr>
            </w:pPr>
            <w:r w:rsidRPr="00953B1A">
              <w:rPr>
                <w:rFonts w:ascii="Times New Roman" w:hAnsi="Times New Roman" w:cs="Times New Roman"/>
                <w:sz w:val="24"/>
                <w:szCs w:val="24"/>
              </w:rPr>
              <w:t xml:space="preserve">Diplôme de Master Professionnel </w:t>
            </w:r>
          </w:p>
          <w:p w14:paraId="7EAEBF35" w14:textId="77777777" w:rsidR="00612659" w:rsidRPr="00953B1A" w:rsidRDefault="00612659" w:rsidP="00EA74F7">
            <w:pPr>
              <w:pStyle w:val="Paragraphedeliste"/>
              <w:spacing w:line="360" w:lineRule="auto"/>
              <w:ind w:left="0"/>
              <w:jc w:val="both"/>
              <w:rPr>
                <w:rFonts w:ascii="Times New Roman" w:hAnsi="Times New Roman" w:cs="Times New Roman"/>
                <w:sz w:val="24"/>
                <w:szCs w:val="24"/>
              </w:rPr>
            </w:pPr>
            <w:r w:rsidRPr="00953B1A">
              <w:rPr>
                <w:rFonts w:ascii="Times New Roman" w:hAnsi="Times New Roman" w:cs="Times New Roman"/>
                <w:sz w:val="24"/>
                <w:szCs w:val="24"/>
              </w:rPr>
              <w:t>Diplôme de Master Recherche</w:t>
            </w:r>
          </w:p>
        </w:tc>
      </w:tr>
    </w:tbl>
    <w:p w14:paraId="06C594B4" w14:textId="77777777" w:rsidR="00612659" w:rsidRPr="00953B1A" w:rsidRDefault="00612659" w:rsidP="00612659">
      <w:pPr>
        <w:spacing w:line="360" w:lineRule="auto"/>
        <w:jc w:val="both"/>
        <w:rPr>
          <w:rFonts w:ascii="Times New Roman" w:eastAsia="Times New Roman" w:hAnsi="Times New Roman" w:cs="Times New Roman"/>
          <w:i/>
          <w:sz w:val="24"/>
          <w:szCs w:val="24"/>
        </w:rPr>
      </w:pPr>
    </w:p>
    <w:p w14:paraId="64E66E64" w14:textId="77777777" w:rsidR="00612659" w:rsidRPr="00953B1A" w:rsidRDefault="00612659" w:rsidP="00612659">
      <w:pPr>
        <w:spacing w:line="360" w:lineRule="auto"/>
        <w:ind w:left="360"/>
        <w:jc w:val="both"/>
        <w:rPr>
          <w:rFonts w:ascii="Times New Roman" w:hAnsi="Times New Roman" w:cs="Times New Roman"/>
          <w:sz w:val="24"/>
          <w:szCs w:val="24"/>
        </w:rPr>
      </w:pPr>
      <w:r w:rsidRPr="00953B1A">
        <w:rPr>
          <w:rFonts w:ascii="Times New Roman" w:hAnsi="Times New Roman" w:cs="Times New Roman"/>
          <w:sz w:val="24"/>
          <w:szCs w:val="24"/>
        </w:rPr>
        <w:t>L’accès en première année de MASTER se fait automatiquement pour les étudiants de l’Ecole qui ont obtenu le diplôme de Licence Professionnelle.</w:t>
      </w:r>
    </w:p>
    <w:p w14:paraId="7725EA96" w14:textId="77777777" w:rsidR="00612659" w:rsidRPr="00953B1A" w:rsidRDefault="00612659" w:rsidP="00612659">
      <w:pPr>
        <w:pStyle w:val="Paragraphedeliste"/>
        <w:spacing w:line="360" w:lineRule="auto"/>
        <w:ind w:left="0" w:firstLine="360"/>
        <w:jc w:val="both"/>
        <w:rPr>
          <w:rFonts w:ascii="Times New Roman" w:hAnsi="Times New Roman" w:cs="Times New Roman"/>
          <w:sz w:val="24"/>
          <w:szCs w:val="24"/>
        </w:rPr>
      </w:pPr>
      <w:r w:rsidRPr="00953B1A">
        <w:rPr>
          <w:rFonts w:ascii="Times New Roman" w:hAnsi="Times New Roman" w:cs="Times New Roman"/>
          <w:sz w:val="24"/>
          <w:szCs w:val="24"/>
        </w:rPr>
        <w:t>Le Master Recherche permet à son titulaire de poursuivre directement des études en doctorat et de s’inscrire directement dans une Ecole Doctorale.</w:t>
      </w:r>
    </w:p>
    <w:p w14:paraId="04A56ACA" w14:textId="77777777" w:rsidR="00612659" w:rsidRPr="00953B1A" w:rsidRDefault="00612659" w:rsidP="00612659">
      <w:pPr>
        <w:pStyle w:val="Paragraphedeliste"/>
        <w:spacing w:line="360" w:lineRule="auto"/>
        <w:ind w:left="0"/>
        <w:jc w:val="both"/>
        <w:rPr>
          <w:rFonts w:ascii="Times New Roman" w:hAnsi="Times New Roman" w:cs="Times New Roman"/>
          <w:sz w:val="24"/>
          <w:szCs w:val="24"/>
        </w:rPr>
      </w:pPr>
      <w:r w:rsidRPr="00953B1A">
        <w:rPr>
          <w:rFonts w:ascii="Times New Roman" w:hAnsi="Times New Roman" w:cs="Times New Roman"/>
          <w:sz w:val="24"/>
          <w:szCs w:val="24"/>
        </w:rPr>
        <w:t>Les Ecoles Doctorales jouissent d’une autonomie de gestion par rapport aux Etablissements de formation universitaire.</w:t>
      </w:r>
    </w:p>
    <w:p w14:paraId="58FE893E" w14:textId="77777777" w:rsidR="00612659" w:rsidRPr="00953B1A" w:rsidRDefault="00612659" w:rsidP="00612659">
      <w:pPr>
        <w:pStyle w:val="Paragraphedeliste"/>
        <w:spacing w:line="360" w:lineRule="auto"/>
        <w:ind w:left="0"/>
        <w:jc w:val="both"/>
        <w:rPr>
          <w:rFonts w:ascii="Times New Roman" w:hAnsi="Times New Roman" w:cs="Times New Roman"/>
          <w:i/>
          <w:sz w:val="24"/>
          <w:szCs w:val="24"/>
        </w:rPr>
      </w:pPr>
      <w:r w:rsidRPr="00953B1A">
        <w:rPr>
          <w:rFonts w:ascii="Times New Roman" w:hAnsi="Times New Roman" w:cs="Times New Roman"/>
          <w:sz w:val="24"/>
          <w:szCs w:val="24"/>
        </w:rPr>
        <w:t>Il convient de signaler que par arrêté ministériel N° 21.626/2012 – MESupRES publié le 9 Août 2012 par la Commission National d’habilitation (CNH), l’Ecole Doctorale « Modélisation – Informatique » a été habilitée pour l’Université de Fianarantsoa.</w:t>
      </w:r>
      <w:r w:rsidRPr="00953B1A">
        <w:rPr>
          <w:rFonts w:ascii="Times New Roman" w:hAnsi="Times New Roman" w:cs="Times New Roman"/>
          <w:i/>
          <w:sz w:val="24"/>
          <w:szCs w:val="24"/>
        </w:rPr>
        <w:tab/>
      </w:r>
    </w:p>
    <w:p w14:paraId="37E402C4" w14:textId="77777777" w:rsidR="00612659" w:rsidRPr="00953B1A" w:rsidRDefault="00B94CD5" w:rsidP="0061265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12659" w:rsidRPr="00953B1A">
        <w:rPr>
          <w:rFonts w:ascii="Times New Roman" w:hAnsi="Times New Roman" w:cs="Times New Roman"/>
          <w:sz w:val="24"/>
          <w:szCs w:val="24"/>
        </w:rPr>
        <w:t>Depuis l’année universitaire 2010-2011, l’ENI s’est mise à organiser des formations hybrides en in</w:t>
      </w:r>
      <w:r>
        <w:rPr>
          <w:rFonts w:ascii="Times New Roman" w:hAnsi="Times New Roman" w:cs="Times New Roman"/>
          <w:sz w:val="24"/>
          <w:szCs w:val="24"/>
        </w:rPr>
        <w:t xml:space="preserve">formatique dans les différentes. </w:t>
      </w:r>
      <w:r w:rsidR="00612659" w:rsidRPr="00953B1A">
        <w:rPr>
          <w:rFonts w:ascii="Times New Roman" w:hAnsi="Times New Roman" w:cs="Times New Roman"/>
          <w:sz w:val="24"/>
          <w:szCs w:val="24"/>
        </w:rPr>
        <w:t xml:space="preserve">Régions (Fianarantsoa, Toliara) en raison de </w:t>
      </w:r>
      <w:r w:rsidR="00612659" w:rsidRPr="00953B1A">
        <w:rPr>
          <w:rFonts w:ascii="Times New Roman" w:hAnsi="Times New Roman" w:cs="Times New Roman"/>
          <w:sz w:val="24"/>
          <w:szCs w:val="24"/>
        </w:rPr>
        <w:lastRenderedPageBreak/>
        <w:t>l’insuffisance de la capacité d’accueil des infrastructures logistiques. En effet, le système de formation hybride semi - présentielle utilise la visioconférence pour la formation à distance.</w:t>
      </w:r>
    </w:p>
    <w:p w14:paraId="414ADA9E" w14:textId="77777777" w:rsidR="00612659" w:rsidRPr="00953B1A" w:rsidRDefault="00612659" w:rsidP="00612659">
      <w:pPr>
        <w:spacing w:line="360" w:lineRule="auto"/>
        <w:jc w:val="both"/>
        <w:rPr>
          <w:rFonts w:ascii="Times New Roman" w:hAnsi="Times New Roman" w:cs="Times New Roman"/>
          <w:sz w:val="24"/>
          <w:szCs w:val="24"/>
        </w:rPr>
      </w:pPr>
    </w:p>
    <w:p w14:paraId="6FB1A8D3" w14:textId="77777777" w:rsidR="00612659" w:rsidRPr="00953B1A" w:rsidRDefault="00612659" w:rsidP="00612659">
      <w:pPr>
        <w:pStyle w:val="Paragraphedeliste"/>
        <w:numPr>
          <w:ilvl w:val="0"/>
          <w:numId w:val="52"/>
        </w:numPr>
        <w:spacing w:after="160"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Bien qu’il n’existe pas encore au niveau international de reconnaissance écrite et formelle des diplômes délivrés par l’ENI, les étudiants diplômés de l’Ecole sont plutôt bien accueillis dans les instituts universitaires </w:t>
      </w:r>
      <w:r w:rsidR="00B94CD5">
        <w:rPr>
          <w:rFonts w:ascii="Times New Roman" w:hAnsi="Times New Roman" w:cs="Times New Roman"/>
          <w:sz w:val="24"/>
          <w:szCs w:val="24"/>
        </w:rPr>
        <w:t>étrangers</w:t>
      </w:r>
      <w:r w:rsidRPr="00953B1A">
        <w:rPr>
          <w:rFonts w:ascii="Times New Roman" w:hAnsi="Times New Roman" w:cs="Times New Roman"/>
          <w:sz w:val="24"/>
          <w:szCs w:val="24"/>
        </w:rPr>
        <w:t xml:space="preserve"> (CANADA, Suisse, France…)   </w:t>
      </w:r>
    </w:p>
    <w:p w14:paraId="0DA6A728" w14:textId="77777777" w:rsidR="00612659" w:rsidRPr="00953B1A" w:rsidRDefault="00612659" w:rsidP="00612659">
      <w:pPr>
        <w:spacing w:line="360" w:lineRule="auto"/>
        <w:ind w:left="1416"/>
        <w:jc w:val="both"/>
        <w:outlineLvl w:val="1"/>
        <w:rPr>
          <w:rFonts w:ascii="Times New Roman" w:hAnsi="Times New Roman" w:cs="Times New Roman"/>
          <w:b/>
          <w:color w:val="000000" w:themeColor="text1"/>
          <w:sz w:val="24"/>
          <w:szCs w:val="24"/>
        </w:rPr>
      </w:pPr>
      <w:bookmarkStart w:id="76" w:name="_Toc474379365"/>
      <w:bookmarkStart w:id="77" w:name="_Toc505626221"/>
      <w:bookmarkStart w:id="78" w:name="_Toc505664393"/>
      <w:bookmarkStart w:id="79" w:name="_Toc506976641"/>
      <w:bookmarkStart w:id="80" w:name="_Toc506977462"/>
      <w:r w:rsidRPr="00953B1A">
        <w:rPr>
          <w:rFonts w:ascii="Times New Roman" w:hAnsi="Times New Roman" w:cs="Times New Roman"/>
          <w:b/>
          <w:color w:val="000000" w:themeColor="text1"/>
          <w:sz w:val="24"/>
          <w:szCs w:val="24"/>
        </w:rPr>
        <w:t>1.6 Réalisations de l’ENI avec les entreprises et les organismes</w:t>
      </w:r>
      <w:bookmarkEnd w:id="76"/>
      <w:bookmarkEnd w:id="77"/>
      <w:bookmarkEnd w:id="78"/>
      <w:bookmarkEnd w:id="79"/>
      <w:bookmarkEnd w:id="80"/>
    </w:p>
    <w:p w14:paraId="4D6770CA" w14:textId="77777777" w:rsidR="00612659" w:rsidRPr="00953B1A" w:rsidRDefault="00612659" w:rsidP="00612659">
      <w:pPr>
        <w:spacing w:line="360" w:lineRule="auto"/>
        <w:ind w:firstLine="708"/>
        <w:jc w:val="both"/>
        <w:rPr>
          <w:rFonts w:ascii="Times New Roman" w:hAnsi="Times New Roman" w:cs="Times New Roman"/>
          <w:sz w:val="24"/>
          <w:szCs w:val="24"/>
        </w:rPr>
      </w:pPr>
      <w:r w:rsidRPr="00953B1A">
        <w:rPr>
          <w:rFonts w:ascii="Times New Roman" w:hAnsi="Times New Roman" w:cs="Times New Roman"/>
          <w:sz w:val="24"/>
          <w:szCs w:val="24"/>
        </w:rPr>
        <w:t>Les stages effectués chaque année par les étudiants mettent l’Ecole en rapport permanent avec plus de 300 entreprises et organismes publics, semi-publics et privés, nationaux et internationaux.</w:t>
      </w:r>
    </w:p>
    <w:p w14:paraId="145EC542" w14:textId="77777777" w:rsidR="00612659" w:rsidRPr="00953B1A" w:rsidRDefault="00612659" w:rsidP="00612659">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ab/>
        <w:t xml:space="preserve">L’Ecole dispose ainsi d’un réseau d’entreprises, de sociétés et d’organismes publics et privés qui sont des partenaires par l’accueil en stage de ses étudiants, et éventuellement pour le recrutement après l’obtention des diplômes par ces derniers.   </w:t>
      </w:r>
    </w:p>
    <w:p w14:paraId="12C24095" w14:textId="77777777" w:rsidR="00612659" w:rsidRPr="00953B1A" w:rsidRDefault="00612659" w:rsidP="00612659">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ab/>
        <w:t>Les compétences que l’Ecole cherche à développer chez ses étudiants sont l’adaptabilité, le sens de la responsabilité, du travail en équipe, le goût de l’expérimentation et l’innovation.</w:t>
      </w:r>
    </w:p>
    <w:p w14:paraId="4134522B" w14:textId="77777777" w:rsidR="00612659" w:rsidRPr="00953B1A" w:rsidRDefault="00612659" w:rsidP="00612659">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ab/>
        <w:t>En effet, la vocation de l’ENI est de former des techniciens supérieurs de niveau LICENCE et des ingénieurs de type généraliste de niveau MASTER avec des qualités scientifiques, techniques et humaines reconnues, capables d’évoluer professionnellement dans des secteurs d’activité variés intégrant l’informatique.</w:t>
      </w:r>
    </w:p>
    <w:p w14:paraId="0F4124C0" w14:textId="77777777" w:rsidR="00612659" w:rsidRDefault="00612659" w:rsidP="00612659">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ab/>
        <w:t>Les stages en milieu professionnel permettent de favoriser une meilleure adéquation entre les formations à l’Ecole et les besoins évolutif</w:t>
      </w:r>
      <w:r w:rsidR="00B94CD5">
        <w:rPr>
          <w:rFonts w:ascii="Times New Roman" w:hAnsi="Times New Roman" w:cs="Times New Roman"/>
          <w:sz w:val="24"/>
          <w:szCs w:val="24"/>
        </w:rPr>
        <w:t>s</w:t>
      </w:r>
      <w:r w:rsidRPr="00953B1A">
        <w:rPr>
          <w:rFonts w:ascii="Times New Roman" w:hAnsi="Times New Roman" w:cs="Times New Roman"/>
          <w:sz w:val="24"/>
          <w:szCs w:val="24"/>
        </w:rPr>
        <w:t xml:space="preserve"> du marché de l’emploi.</w:t>
      </w:r>
    </w:p>
    <w:p w14:paraId="512B8728" w14:textId="77777777" w:rsidR="00B94CD5" w:rsidRPr="00953B1A" w:rsidRDefault="00B94CD5" w:rsidP="00612659">
      <w:pPr>
        <w:spacing w:line="360" w:lineRule="auto"/>
        <w:jc w:val="both"/>
        <w:rPr>
          <w:rFonts w:ascii="Times New Roman" w:hAnsi="Times New Roman" w:cs="Times New Roman"/>
          <w:sz w:val="24"/>
          <w:szCs w:val="24"/>
        </w:rPr>
      </w:pPr>
    </w:p>
    <w:p w14:paraId="0DECE639" w14:textId="77777777" w:rsidR="00612659" w:rsidRPr="00953B1A" w:rsidRDefault="00612659" w:rsidP="00612659">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ab/>
        <w:t>Les principaux débouchés professionnels des diplômés de l’Ecole concernent les domaines suivants :</w:t>
      </w:r>
    </w:p>
    <w:p w14:paraId="5448C045" w14:textId="77777777" w:rsidR="00612659" w:rsidRPr="00953B1A" w:rsidRDefault="00612659" w:rsidP="00612659">
      <w:pPr>
        <w:pStyle w:val="Paragraphedeliste"/>
        <w:numPr>
          <w:ilvl w:val="0"/>
          <w:numId w:val="49"/>
        </w:numPr>
        <w:spacing w:after="160" w:line="360" w:lineRule="auto"/>
        <w:jc w:val="both"/>
        <w:rPr>
          <w:rFonts w:ascii="Times New Roman" w:hAnsi="Times New Roman" w:cs="Times New Roman"/>
          <w:sz w:val="24"/>
          <w:szCs w:val="24"/>
        </w:rPr>
      </w:pPr>
      <w:r w:rsidRPr="00953B1A">
        <w:rPr>
          <w:rFonts w:ascii="Times New Roman" w:hAnsi="Times New Roman" w:cs="Times New Roman"/>
          <w:sz w:val="24"/>
          <w:szCs w:val="24"/>
        </w:rPr>
        <w:t>L’informatique de gestion d’entreprise</w:t>
      </w:r>
    </w:p>
    <w:p w14:paraId="0604ED50" w14:textId="77777777" w:rsidR="00612659" w:rsidRPr="00953B1A" w:rsidRDefault="00612659" w:rsidP="00612659">
      <w:pPr>
        <w:pStyle w:val="Paragraphedeliste"/>
        <w:numPr>
          <w:ilvl w:val="0"/>
          <w:numId w:val="49"/>
        </w:numPr>
        <w:spacing w:after="160" w:line="360" w:lineRule="auto"/>
        <w:jc w:val="both"/>
        <w:rPr>
          <w:rFonts w:ascii="Times New Roman" w:hAnsi="Times New Roman" w:cs="Times New Roman"/>
          <w:sz w:val="24"/>
          <w:szCs w:val="24"/>
        </w:rPr>
      </w:pPr>
      <w:r w:rsidRPr="00953B1A">
        <w:rPr>
          <w:rFonts w:ascii="Times New Roman" w:hAnsi="Times New Roman" w:cs="Times New Roman"/>
          <w:sz w:val="24"/>
          <w:szCs w:val="24"/>
        </w:rPr>
        <w:t>Les technologies de l’information et de la communication (TIC)</w:t>
      </w:r>
    </w:p>
    <w:p w14:paraId="0610CC2A" w14:textId="77777777" w:rsidR="00612659" w:rsidRPr="00953B1A" w:rsidRDefault="00612659" w:rsidP="00612659">
      <w:pPr>
        <w:pStyle w:val="Paragraphedeliste"/>
        <w:numPr>
          <w:ilvl w:val="0"/>
          <w:numId w:val="49"/>
        </w:numPr>
        <w:spacing w:after="160" w:line="360" w:lineRule="auto"/>
        <w:jc w:val="both"/>
        <w:rPr>
          <w:rFonts w:ascii="Times New Roman" w:hAnsi="Times New Roman" w:cs="Times New Roman"/>
          <w:sz w:val="24"/>
          <w:szCs w:val="24"/>
        </w:rPr>
      </w:pPr>
      <w:r w:rsidRPr="00953B1A">
        <w:rPr>
          <w:rFonts w:ascii="Times New Roman" w:hAnsi="Times New Roman" w:cs="Times New Roman"/>
          <w:sz w:val="24"/>
          <w:szCs w:val="24"/>
        </w:rPr>
        <w:t>La sécurité informatique des réseaux</w:t>
      </w:r>
    </w:p>
    <w:p w14:paraId="4D752047" w14:textId="77777777" w:rsidR="00612659" w:rsidRPr="00953B1A" w:rsidRDefault="00612659" w:rsidP="00612659">
      <w:pPr>
        <w:pStyle w:val="Paragraphedeliste"/>
        <w:numPr>
          <w:ilvl w:val="0"/>
          <w:numId w:val="49"/>
        </w:numPr>
        <w:spacing w:after="160" w:line="360" w:lineRule="auto"/>
        <w:jc w:val="both"/>
        <w:rPr>
          <w:rFonts w:ascii="Times New Roman" w:hAnsi="Times New Roman" w:cs="Times New Roman"/>
          <w:sz w:val="24"/>
          <w:szCs w:val="24"/>
        </w:rPr>
      </w:pPr>
      <w:r w:rsidRPr="00953B1A">
        <w:rPr>
          <w:rFonts w:ascii="Times New Roman" w:hAnsi="Times New Roman" w:cs="Times New Roman"/>
          <w:sz w:val="24"/>
          <w:szCs w:val="24"/>
        </w:rPr>
        <w:lastRenderedPageBreak/>
        <w:t>L’administration des réseaux et des systèmes</w:t>
      </w:r>
    </w:p>
    <w:p w14:paraId="21642667" w14:textId="77777777" w:rsidR="00612659" w:rsidRPr="00953B1A" w:rsidRDefault="00612659" w:rsidP="00612659">
      <w:pPr>
        <w:pStyle w:val="Paragraphedeliste"/>
        <w:numPr>
          <w:ilvl w:val="0"/>
          <w:numId w:val="49"/>
        </w:numPr>
        <w:spacing w:after="160" w:line="360" w:lineRule="auto"/>
        <w:jc w:val="both"/>
        <w:rPr>
          <w:rFonts w:ascii="Times New Roman" w:hAnsi="Times New Roman" w:cs="Times New Roman"/>
          <w:sz w:val="24"/>
          <w:szCs w:val="24"/>
        </w:rPr>
      </w:pPr>
      <w:r w:rsidRPr="00953B1A">
        <w:rPr>
          <w:rFonts w:ascii="Times New Roman" w:hAnsi="Times New Roman" w:cs="Times New Roman"/>
          <w:sz w:val="24"/>
          <w:szCs w:val="24"/>
        </w:rPr>
        <w:t>Les services bancaires et financiers, notamment le Mobile Banking</w:t>
      </w:r>
    </w:p>
    <w:p w14:paraId="1A21F265" w14:textId="77777777" w:rsidR="00612659" w:rsidRPr="00953B1A" w:rsidRDefault="00612659" w:rsidP="00612659">
      <w:pPr>
        <w:pStyle w:val="Paragraphedeliste"/>
        <w:numPr>
          <w:ilvl w:val="0"/>
          <w:numId w:val="49"/>
        </w:numPr>
        <w:spacing w:after="160" w:line="360" w:lineRule="auto"/>
        <w:jc w:val="both"/>
        <w:rPr>
          <w:rFonts w:ascii="Times New Roman" w:hAnsi="Times New Roman" w:cs="Times New Roman"/>
          <w:sz w:val="24"/>
          <w:szCs w:val="24"/>
        </w:rPr>
      </w:pPr>
      <w:r w:rsidRPr="00953B1A">
        <w:rPr>
          <w:rFonts w:ascii="Times New Roman" w:hAnsi="Times New Roman" w:cs="Times New Roman"/>
          <w:sz w:val="24"/>
          <w:szCs w:val="24"/>
        </w:rPr>
        <w:t>Les télécommunications et la téléphonie mobile</w:t>
      </w:r>
    </w:p>
    <w:p w14:paraId="235CD047" w14:textId="77777777" w:rsidR="00612659" w:rsidRPr="00953B1A" w:rsidRDefault="00612659" w:rsidP="00612659">
      <w:pPr>
        <w:pStyle w:val="Paragraphedeliste"/>
        <w:numPr>
          <w:ilvl w:val="0"/>
          <w:numId w:val="49"/>
        </w:numPr>
        <w:spacing w:after="160" w:line="360" w:lineRule="auto"/>
        <w:jc w:val="both"/>
        <w:rPr>
          <w:rFonts w:ascii="Times New Roman" w:hAnsi="Times New Roman" w:cs="Times New Roman"/>
          <w:sz w:val="24"/>
          <w:szCs w:val="24"/>
        </w:rPr>
      </w:pPr>
      <w:r w:rsidRPr="00953B1A">
        <w:rPr>
          <w:rFonts w:ascii="Times New Roman" w:hAnsi="Times New Roman" w:cs="Times New Roman"/>
          <w:sz w:val="24"/>
          <w:szCs w:val="24"/>
        </w:rPr>
        <w:t>Les Big Data</w:t>
      </w:r>
    </w:p>
    <w:p w14:paraId="3AAF077D" w14:textId="77777777" w:rsidR="00612659" w:rsidRPr="00953B1A" w:rsidRDefault="00612659" w:rsidP="00612659">
      <w:pPr>
        <w:pStyle w:val="Paragraphedeliste"/>
        <w:numPr>
          <w:ilvl w:val="0"/>
          <w:numId w:val="49"/>
        </w:numPr>
        <w:spacing w:after="160" w:line="360" w:lineRule="auto"/>
        <w:jc w:val="both"/>
        <w:rPr>
          <w:rFonts w:ascii="Times New Roman" w:hAnsi="Times New Roman" w:cs="Times New Roman"/>
          <w:sz w:val="24"/>
          <w:szCs w:val="24"/>
        </w:rPr>
      </w:pPr>
      <w:r w:rsidRPr="00953B1A">
        <w:rPr>
          <w:rFonts w:ascii="Times New Roman" w:hAnsi="Times New Roman" w:cs="Times New Roman"/>
          <w:sz w:val="24"/>
          <w:szCs w:val="24"/>
        </w:rPr>
        <w:t>Le commerce, la vente et l’achat, le Marketing</w:t>
      </w:r>
    </w:p>
    <w:p w14:paraId="67BF1C20" w14:textId="77777777" w:rsidR="00612659" w:rsidRPr="00953B1A" w:rsidRDefault="00612659" w:rsidP="00612659">
      <w:pPr>
        <w:pStyle w:val="Paragraphedeliste"/>
        <w:numPr>
          <w:ilvl w:val="0"/>
          <w:numId w:val="49"/>
        </w:numPr>
        <w:spacing w:after="160" w:line="360" w:lineRule="auto"/>
        <w:jc w:val="both"/>
        <w:rPr>
          <w:rFonts w:ascii="Times New Roman" w:hAnsi="Times New Roman" w:cs="Times New Roman"/>
          <w:sz w:val="24"/>
          <w:szCs w:val="24"/>
        </w:rPr>
      </w:pPr>
      <w:r w:rsidRPr="00953B1A">
        <w:rPr>
          <w:rFonts w:ascii="Times New Roman" w:hAnsi="Times New Roman" w:cs="Times New Roman"/>
          <w:sz w:val="24"/>
          <w:szCs w:val="24"/>
        </w:rPr>
        <w:t>L’ingénierie informatique appliquée</w:t>
      </w:r>
    </w:p>
    <w:p w14:paraId="29A6F009" w14:textId="77777777" w:rsidR="00612659" w:rsidRPr="00953B1A" w:rsidRDefault="00612659" w:rsidP="00612659">
      <w:pPr>
        <w:pStyle w:val="Paragraphedeliste"/>
        <w:numPr>
          <w:ilvl w:val="0"/>
          <w:numId w:val="49"/>
        </w:numPr>
        <w:spacing w:after="160" w:line="360" w:lineRule="auto"/>
        <w:jc w:val="both"/>
        <w:rPr>
          <w:rFonts w:ascii="Times New Roman" w:hAnsi="Times New Roman" w:cs="Times New Roman"/>
          <w:sz w:val="24"/>
          <w:szCs w:val="24"/>
        </w:rPr>
      </w:pPr>
      <w:r w:rsidRPr="00953B1A">
        <w:rPr>
          <w:rFonts w:ascii="Times New Roman" w:hAnsi="Times New Roman" w:cs="Times New Roman"/>
          <w:sz w:val="24"/>
          <w:szCs w:val="24"/>
        </w:rPr>
        <w:t>L’écologie et le développement durable</w:t>
      </w:r>
    </w:p>
    <w:p w14:paraId="04535F24" w14:textId="77777777" w:rsidR="00612659" w:rsidRPr="00953B1A" w:rsidRDefault="00612659" w:rsidP="00612659">
      <w:pPr>
        <w:spacing w:line="360" w:lineRule="auto"/>
        <w:ind w:firstLine="360"/>
        <w:jc w:val="both"/>
        <w:rPr>
          <w:rFonts w:ascii="Times New Roman" w:hAnsi="Times New Roman" w:cs="Times New Roman"/>
          <w:sz w:val="24"/>
          <w:szCs w:val="24"/>
        </w:rPr>
      </w:pPr>
      <w:r w:rsidRPr="00953B1A">
        <w:rPr>
          <w:rFonts w:ascii="Times New Roman" w:hAnsi="Times New Roman" w:cs="Times New Roman"/>
          <w:sz w:val="24"/>
          <w:szCs w:val="24"/>
        </w:rPr>
        <w:t>Parmi les sociétés, entreprises et organismes partenaires de l’Ecole, on peut citer : ACCENTURE Mauritius, Air Madagascar, Ambre Associates, Airtel, Agence Universitaire de la Francophonie ( AUF) , B2B, Banque Centrale, BFG-SG, BIANCO, BLUELINE, Bureau national de gestion des Risques et des catastrophes (BNGRC), CEDII-Fianarantsoa, Data Consulting, Central Test, Centre National Antiacridien, CNRE, CHU, CNRIT, COLAS, Direction Générale des Douanes, DLC, DTS/Moov, FID, FTM, GNOSYS, IBONIA, INGENOSIA, INSTAT, IOGA, JIRAMA, JOUVE, MADADEV, MAEP, MEF, MEN, MESupRES, MFB, MIC, MNINTER, Min des postes/Télécommunications et du Développement Numérique, NEOV MAD, Ny Havana, Madagascar National Parks, OMNITEC, ORANGE, OTME, PRACCESS, QMM Fort-Dauphin, SMMC, SNEDADRS Antsirabe, Sénat, Société d’Exploitation du Port de Toamasina (SEPT), SOFTWELL, Strategy Consulting, TELMA, VIVETEC, Société LAZAN’I BETSILEO, WWF …</w:t>
      </w:r>
    </w:p>
    <w:p w14:paraId="0D75A1B4" w14:textId="77777777" w:rsidR="00612659" w:rsidRDefault="00612659" w:rsidP="00612659">
      <w:pPr>
        <w:spacing w:line="360" w:lineRule="auto"/>
        <w:ind w:firstLine="360"/>
        <w:jc w:val="both"/>
        <w:rPr>
          <w:rFonts w:ascii="Times New Roman" w:hAnsi="Times New Roman" w:cs="Times New Roman"/>
          <w:sz w:val="24"/>
          <w:szCs w:val="24"/>
        </w:rPr>
      </w:pPr>
      <w:r w:rsidRPr="00953B1A">
        <w:rPr>
          <w:rFonts w:ascii="Times New Roman" w:hAnsi="Times New Roman" w:cs="Times New Roman"/>
          <w:sz w:val="24"/>
          <w:szCs w:val="24"/>
        </w:rPr>
        <w:t>L’organisation de stage en entreprise continue non seulement à renforcer la professionnalisation des formations dispensées, mais elle continue surtout à accroître de façon exceptionnelle les opportunités d’embauche pour les diplômés de l’Ecole.</w:t>
      </w:r>
    </w:p>
    <w:p w14:paraId="74C91DA6" w14:textId="77777777" w:rsidR="005366AE" w:rsidRDefault="005366AE" w:rsidP="00612659">
      <w:pPr>
        <w:spacing w:line="360" w:lineRule="auto"/>
        <w:ind w:firstLine="360"/>
        <w:jc w:val="both"/>
        <w:rPr>
          <w:rFonts w:ascii="Times New Roman" w:hAnsi="Times New Roman" w:cs="Times New Roman"/>
          <w:sz w:val="24"/>
          <w:szCs w:val="24"/>
        </w:rPr>
      </w:pPr>
    </w:p>
    <w:p w14:paraId="62837066" w14:textId="77777777" w:rsidR="005366AE" w:rsidRDefault="005366AE" w:rsidP="00612659">
      <w:pPr>
        <w:spacing w:line="360" w:lineRule="auto"/>
        <w:ind w:firstLine="360"/>
        <w:jc w:val="both"/>
        <w:rPr>
          <w:rFonts w:ascii="Times New Roman" w:hAnsi="Times New Roman" w:cs="Times New Roman"/>
          <w:sz w:val="24"/>
          <w:szCs w:val="24"/>
        </w:rPr>
      </w:pPr>
    </w:p>
    <w:p w14:paraId="677BE613" w14:textId="77777777" w:rsidR="005366AE" w:rsidRDefault="005366AE" w:rsidP="00612659">
      <w:pPr>
        <w:spacing w:line="360" w:lineRule="auto"/>
        <w:ind w:firstLine="360"/>
        <w:jc w:val="both"/>
        <w:rPr>
          <w:rFonts w:ascii="Times New Roman" w:hAnsi="Times New Roman" w:cs="Times New Roman"/>
          <w:sz w:val="24"/>
          <w:szCs w:val="24"/>
        </w:rPr>
      </w:pPr>
    </w:p>
    <w:p w14:paraId="17364BC2" w14:textId="77777777" w:rsidR="003A0376" w:rsidRDefault="003A0376" w:rsidP="00612659">
      <w:pPr>
        <w:spacing w:line="360" w:lineRule="auto"/>
        <w:ind w:firstLine="360"/>
        <w:jc w:val="both"/>
        <w:rPr>
          <w:rFonts w:ascii="Times New Roman" w:hAnsi="Times New Roman" w:cs="Times New Roman"/>
          <w:sz w:val="24"/>
          <w:szCs w:val="24"/>
        </w:rPr>
      </w:pPr>
    </w:p>
    <w:p w14:paraId="190517B0" w14:textId="77777777" w:rsidR="003A0376" w:rsidRDefault="003A0376" w:rsidP="00612659">
      <w:pPr>
        <w:spacing w:line="360" w:lineRule="auto"/>
        <w:ind w:firstLine="360"/>
        <w:jc w:val="both"/>
        <w:rPr>
          <w:rFonts w:ascii="Times New Roman" w:hAnsi="Times New Roman" w:cs="Times New Roman"/>
          <w:sz w:val="24"/>
          <w:szCs w:val="24"/>
        </w:rPr>
      </w:pPr>
    </w:p>
    <w:p w14:paraId="736A75FA" w14:textId="77777777" w:rsidR="003A0376" w:rsidRPr="00953B1A" w:rsidRDefault="003A0376" w:rsidP="00612659">
      <w:pPr>
        <w:spacing w:line="360" w:lineRule="auto"/>
        <w:ind w:firstLine="360"/>
        <w:jc w:val="both"/>
        <w:rPr>
          <w:rFonts w:ascii="Times New Roman" w:hAnsi="Times New Roman" w:cs="Times New Roman"/>
          <w:sz w:val="24"/>
          <w:szCs w:val="24"/>
        </w:rPr>
      </w:pPr>
    </w:p>
    <w:p w14:paraId="563CFD1E" w14:textId="77777777" w:rsidR="00612659" w:rsidRPr="00953B1A" w:rsidRDefault="00612659" w:rsidP="00612659">
      <w:pPr>
        <w:pStyle w:val="Titre2"/>
        <w:numPr>
          <w:ilvl w:val="0"/>
          <w:numId w:val="0"/>
        </w:numPr>
        <w:rPr>
          <w:rFonts w:ascii="Times New Roman" w:hAnsi="Times New Roman" w:cs="Times New Roman"/>
          <w:color w:val="000000" w:themeColor="text1"/>
          <w:sz w:val="24"/>
          <w:szCs w:val="24"/>
        </w:rPr>
      </w:pPr>
      <w:bookmarkStart w:id="81" w:name="_Toc474379366"/>
      <w:bookmarkStart w:id="82" w:name="_Toc505626222"/>
      <w:bookmarkStart w:id="83" w:name="_Toc505664394"/>
      <w:bookmarkStart w:id="84" w:name="_Toc506976642"/>
      <w:bookmarkStart w:id="85" w:name="_Toc506977463"/>
      <w:r w:rsidRPr="00953B1A">
        <w:rPr>
          <w:rFonts w:ascii="Times New Roman" w:hAnsi="Times New Roman" w:cs="Times New Roman"/>
          <w:color w:val="000000" w:themeColor="text1"/>
          <w:sz w:val="24"/>
          <w:szCs w:val="24"/>
        </w:rPr>
        <w:lastRenderedPageBreak/>
        <w:t>1.7 Partenariat au niveau International</w:t>
      </w:r>
      <w:bookmarkEnd w:id="81"/>
      <w:bookmarkEnd w:id="82"/>
      <w:bookmarkEnd w:id="83"/>
      <w:bookmarkEnd w:id="84"/>
      <w:bookmarkEnd w:id="85"/>
    </w:p>
    <w:p w14:paraId="7CC74721" w14:textId="77777777" w:rsidR="00612659" w:rsidRPr="00953B1A" w:rsidRDefault="00B94CD5" w:rsidP="00612659">
      <w:pPr>
        <w:spacing w:line="360" w:lineRule="auto"/>
        <w:jc w:val="both"/>
        <w:rPr>
          <w:rFonts w:ascii="Times New Roman" w:hAnsi="Times New Roman" w:cs="Times New Roman"/>
          <w:sz w:val="24"/>
          <w:szCs w:val="24"/>
        </w:rPr>
      </w:pPr>
      <w:r>
        <w:rPr>
          <w:rFonts w:ascii="Times New Roman" w:hAnsi="Times New Roman" w:cs="Times New Roman"/>
          <w:sz w:val="24"/>
          <w:szCs w:val="24"/>
        </w:rPr>
        <w:tab/>
        <w:t>Entre 19</w:t>
      </w:r>
      <w:r w:rsidR="00612659" w:rsidRPr="00953B1A">
        <w:rPr>
          <w:rFonts w:ascii="Times New Roman" w:hAnsi="Times New Roman" w:cs="Times New Roman"/>
          <w:sz w:val="24"/>
          <w:szCs w:val="24"/>
        </w:rPr>
        <w:t>96 et 1999, l’ENI avait bénéficié de l’assistance technique et financière de la Mission Française de Coopération et d’action culturelle dans le cadre du Programme de Renforcement de l’Enseignement Supérieur (PRESUP) consacré à l’Ecole a notamment porté sur :</w:t>
      </w:r>
    </w:p>
    <w:p w14:paraId="0400B806" w14:textId="77777777" w:rsidR="00612659" w:rsidRPr="00953B1A" w:rsidRDefault="00612659" w:rsidP="00612659">
      <w:pPr>
        <w:pStyle w:val="Paragraphedeliste"/>
        <w:numPr>
          <w:ilvl w:val="0"/>
          <w:numId w:val="50"/>
        </w:numPr>
        <w:spacing w:after="160" w:line="360" w:lineRule="auto"/>
        <w:jc w:val="both"/>
        <w:rPr>
          <w:rFonts w:ascii="Times New Roman" w:hAnsi="Times New Roman" w:cs="Times New Roman"/>
          <w:sz w:val="24"/>
          <w:szCs w:val="24"/>
        </w:rPr>
      </w:pPr>
      <w:r w:rsidRPr="00953B1A">
        <w:rPr>
          <w:rFonts w:ascii="Times New Roman" w:hAnsi="Times New Roman" w:cs="Times New Roman"/>
          <w:sz w:val="24"/>
          <w:szCs w:val="24"/>
        </w:rPr>
        <w:t>Une dotation en logiciels, micro-ordinateurs, équipements de laboratoire de maintenance et de matériels didactiques</w:t>
      </w:r>
    </w:p>
    <w:p w14:paraId="2AA07B8C" w14:textId="77777777" w:rsidR="00612659" w:rsidRPr="00953B1A" w:rsidRDefault="00612659" w:rsidP="00612659">
      <w:pPr>
        <w:pStyle w:val="Paragraphedeliste"/>
        <w:numPr>
          <w:ilvl w:val="0"/>
          <w:numId w:val="50"/>
        </w:numPr>
        <w:spacing w:after="160" w:line="360" w:lineRule="auto"/>
        <w:jc w:val="both"/>
        <w:rPr>
          <w:rFonts w:ascii="Times New Roman" w:hAnsi="Times New Roman" w:cs="Times New Roman"/>
          <w:sz w:val="24"/>
          <w:szCs w:val="24"/>
        </w:rPr>
      </w:pPr>
      <w:r w:rsidRPr="00953B1A">
        <w:rPr>
          <w:rFonts w:ascii="Times New Roman" w:hAnsi="Times New Roman" w:cs="Times New Roman"/>
          <w:sz w:val="24"/>
          <w:szCs w:val="24"/>
        </w:rPr>
        <w:t>La réactualisation des programmes de formation assortie du renouvellement du fonds de la bibliothèque</w:t>
      </w:r>
    </w:p>
    <w:p w14:paraId="69B07AA1" w14:textId="77777777" w:rsidR="00612659" w:rsidRPr="00953B1A" w:rsidRDefault="00612659" w:rsidP="00612659">
      <w:pPr>
        <w:pStyle w:val="Paragraphedeliste"/>
        <w:numPr>
          <w:ilvl w:val="0"/>
          <w:numId w:val="50"/>
        </w:numPr>
        <w:spacing w:after="160" w:line="360" w:lineRule="auto"/>
        <w:jc w:val="both"/>
        <w:rPr>
          <w:rFonts w:ascii="Times New Roman" w:hAnsi="Times New Roman" w:cs="Times New Roman"/>
          <w:sz w:val="24"/>
          <w:szCs w:val="24"/>
        </w:rPr>
      </w:pPr>
      <w:r w:rsidRPr="00953B1A">
        <w:rPr>
          <w:rFonts w:ascii="Times New Roman" w:hAnsi="Times New Roman" w:cs="Times New Roman"/>
          <w:sz w:val="24"/>
          <w:szCs w:val="24"/>
        </w:rPr>
        <w:t>L’appui à la formation des formateurs</w:t>
      </w:r>
    </w:p>
    <w:p w14:paraId="325D6B59" w14:textId="77777777" w:rsidR="00612659" w:rsidRPr="00953B1A" w:rsidRDefault="00612659" w:rsidP="00612659">
      <w:pPr>
        <w:pStyle w:val="Paragraphedeliste"/>
        <w:numPr>
          <w:ilvl w:val="0"/>
          <w:numId w:val="50"/>
        </w:numPr>
        <w:spacing w:after="160" w:line="360" w:lineRule="auto"/>
        <w:jc w:val="both"/>
        <w:rPr>
          <w:rFonts w:ascii="Times New Roman" w:hAnsi="Times New Roman" w:cs="Times New Roman"/>
          <w:sz w:val="24"/>
          <w:szCs w:val="24"/>
        </w:rPr>
      </w:pPr>
      <w:r w:rsidRPr="00953B1A">
        <w:rPr>
          <w:rFonts w:ascii="Times New Roman" w:hAnsi="Times New Roman" w:cs="Times New Roman"/>
          <w:sz w:val="24"/>
          <w:szCs w:val="24"/>
        </w:rPr>
        <w:t>L’affectation à l’Ecole d’Assistants techniques français</w:t>
      </w:r>
    </w:p>
    <w:p w14:paraId="44EC0EA6" w14:textId="77777777" w:rsidR="00612659" w:rsidRPr="00953B1A" w:rsidRDefault="00612659" w:rsidP="00612659">
      <w:pPr>
        <w:spacing w:line="360" w:lineRule="auto"/>
        <w:ind w:left="708"/>
        <w:jc w:val="both"/>
        <w:rPr>
          <w:rFonts w:ascii="Times New Roman" w:hAnsi="Times New Roman" w:cs="Times New Roman"/>
          <w:sz w:val="24"/>
          <w:szCs w:val="24"/>
        </w:rPr>
      </w:pPr>
      <w:r w:rsidRPr="00953B1A">
        <w:rPr>
          <w:rFonts w:ascii="Times New Roman" w:hAnsi="Times New Roman" w:cs="Times New Roman"/>
          <w:sz w:val="24"/>
          <w:szCs w:val="24"/>
        </w:rPr>
        <w:t xml:space="preserve">De 2000 à 2004, l’ENI avait fait partie des membres du bureau de la Conférence Internationale des Ecoles de formation d’Ingénieurs et Technicien d’Expression </w:t>
      </w:r>
      <w:r w:rsidR="006A3915" w:rsidRPr="00953B1A">
        <w:rPr>
          <w:rFonts w:ascii="Times New Roman" w:hAnsi="Times New Roman" w:cs="Times New Roman"/>
          <w:sz w:val="24"/>
          <w:szCs w:val="24"/>
        </w:rPr>
        <w:t>Française (</w:t>
      </w:r>
      <w:r w:rsidRPr="00953B1A">
        <w:rPr>
          <w:rFonts w:ascii="Times New Roman" w:hAnsi="Times New Roman" w:cs="Times New Roman"/>
          <w:sz w:val="24"/>
          <w:szCs w:val="24"/>
        </w:rPr>
        <w:t>CITEF).</w:t>
      </w:r>
    </w:p>
    <w:p w14:paraId="2EFABD90" w14:textId="77777777" w:rsidR="00612659" w:rsidRPr="00953B1A" w:rsidRDefault="00612659" w:rsidP="00612659">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ab/>
        <w:t>Les Enseignants-Chercheurs de l’Ecole participent régulièrement aux activités organisées dans le cadre du Colloque Africain sur la Recherche en Informatique (CARI).</w:t>
      </w:r>
    </w:p>
    <w:p w14:paraId="64470D2F" w14:textId="77777777" w:rsidR="00612659" w:rsidRPr="00953B1A" w:rsidRDefault="00612659" w:rsidP="00612659">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ab/>
        <w:t>L’ENI avait également signé un accord de coopération inter-universitaire avec l’Institut de Recherche en Mathématiques et Informatique Appliquées (IREMIA) de l’Université de la Réunion, l’Université de Rennes 1, l’INSA de Rennes, l’Institut National Polytechnique de Grenoble (INPG).</w:t>
      </w:r>
    </w:p>
    <w:p w14:paraId="14D1B60B" w14:textId="77777777" w:rsidR="00612659" w:rsidRPr="00953B1A" w:rsidRDefault="00612659" w:rsidP="00612659">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ab/>
        <w:t>A partir du mois de Juillet 2001, l’ENI avait abrité le Centre de Réseau Opérationnel (Network Operating Center) du point d’accès à Internet de l’Ecole ainsi que de l’Université de Fianarantsoa. Grâce à ce projet américain qui a été financé par l’USAID Madagascar, l’ENI de l’Université de Fianarantsoa avait</w:t>
      </w:r>
      <w:r w:rsidR="00B94CD5">
        <w:rPr>
          <w:rFonts w:ascii="Times New Roman" w:hAnsi="Times New Roman" w:cs="Times New Roman"/>
          <w:sz w:val="24"/>
          <w:szCs w:val="24"/>
        </w:rPr>
        <w:t xml:space="preserve"> été dotée</w:t>
      </w:r>
      <w:r w:rsidRPr="00953B1A">
        <w:rPr>
          <w:rFonts w:ascii="Times New Roman" w:hAnsi="Times New Roman" w:cs="Times New Roman"/>
          <w:sz w:val="24"/>
          <w:szCs w:val="24"/>
        </w:rPr>
        <w:t xml:space="preserve"> d’une ligne spécialisée d’accès permanent au réseau Internet.</w:t>
      </w:r>
    </w:p>
    <w:p w14:paraId="4C418209" w14:textId="77777777" w:rsidR="00612659" w:rsidRPr="00953B1A" w:rsidRDefault="00612659" w:rsidP="00612659">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ab/>
        <w:t xml:space="preserve">L’ENI avait de même noué des relations de coopération avec l’Institut de Recherche pour le Développement (IRD). </w:t>
      </w:r>
    </w:p>
    <w:p w14:paraId="08267C66" w14:textId="77777777" w:rsidR="00612659" w:rsidRPr="00953B1A" w:rsidRDefault="00612659" w:rsidP="00612659">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ab/>
        <w:t xml:space="preserve">L’objet du projet de coopération avait porté sur la modélisation environnementale du Corridor forestier de Fandriana jusqu’à Vondrozo (COFAV). Dans ce cadre, un atelier </w:t>
      </w:r>
      <w:r w:rsidRPr="00953B1A">
        <w:rPr>
          <w:rFonts w:ascii="Times New Roman" w:hAnsi="Times New Roman" w:cs="Times New Roman"/>
          <w:sz w:val="24"/>
          <w:szCs w:val="24"/>
        </w:rPr>
        <w:lastRenderedPageBreak/>
        <w:t>scientifique international avait été organisé à l’ENI en Septembre 2008. Cet atelier scientifique avait eu pour thème de modélisation des paysages.</w:t>
      </w:r>
    </w:p>
    <w:p w14:paraId="477F0276" w14:textId="77777777" w:rsidR="00612659" w:rsidRPr="00953B1A" w:rsidRDefault="00612659" w:rsidP="00612659">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ab/>
        <w:t>Et dans le cadre du programme scientifique PARRUR, l’IRD avait financé depuis 2010 le projet intitulé « Forêts, Parcs et Pauvreté dans le Sud de Madagascar (FPPSM). Des étudiants en DEA et des Doctorants issus de l’ENI avaient participé à ce Programme.</w:t>
      </w:r>
    </w:p>
    <w:p w14:paraId="6E8E458D" w14:textId="77777777" w:rsidR="00612659" w:rsidRPr="00953B1A" w:rsidRDefault="00612659" w:rsidP="00612659">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ab/>
        <w:t xml:space="preserve">Par ailleurs, depuis toujours la même année 2010, l’ENI de Fianarantsoa avait été sélectionnée pour faire partie des organismes partenaires de l’Université de Savoie dans le cadre du </w:t>
      </w:r>
      <w:r w:rsidR="006A3915" w:rsidRPr="00953B1A">
        <w:rPr>
          <w:rFonts w:ascii="Times New Roman" w:hAnsi="Times New Roman" w:cs="Times New Roman"/>
          <w:sz w:val="24"/>
          <w:szCs w:val="24"/>
        </w:rPr>
        <w:t>projet TICEVAL</w:t>
      </w:r>
      <w:r w:rsidRPr="00953B1A">
        <w:rPr>
          <w:rFonts w:ascii="Times New Roman" w:hAnsi="Times New Roman" w:cs="Times New Roman"/>
          <w:sz w:val="24"/>
          <w:szCs w:val="24"/>
        </w:rPr>
        <w:t xml:space="preserve"> relatif à la certification des compétences en TIC ;</w:t>
      </w:r>
    </w:p>
    <w:p w14:paraId="630F2682" w14:textId="77777777" w:rsidR="00612659" w:rsidRPr="00953B1A" w:rsidRDefault="00612659" w:rsidP="00612659">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ab/>
        <w:t>Le projet TICEVAL avait été financé par le Fonds Francophone des Inforoutes pour la période allant de 2010 à 2012, et il avait eu pour objectif de généraliser la certification des compétences en Informatique et Internet du type C2i2e et C2imi.</w:t>
      </w:r>
    </w:p>
    <w:p w14:paraId="574545D5" w14:textId="77777777" w:rsidR="00612659" w:rsidRPr="00953B1A" w:rsidRDefault="00612659" w:rsidP="00612659">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ab/>
        <w:t xml:space="preserve">Dans le cadre du projet TICEVAL, une convention de coopération avec l’Université de Savoie </w:t>
      </w:r>
      <w:r w:rsidRPr="00953B1A">
        <w:rPr>
          <w:rFonts w:ascii="Times New Roman" w:hAnsi="Times New Roman" w:cs="Times New Roman"/>
          <w:sz w:val="24"/>
          <w:szCs w:val="24"/>
        </w:rPr>
        <w:tab/>
        <w:t>avait été signée par les deux parties concernées. La mise en œuvre de la Convention de Coopération avait permis d’envoyer des étudiants de l’ENI à Chambéry pour poursuivre des études supérieures en Informatique.</w:t>
      </w:r>
    </w:p>
    <w:p w14:paraId="1794D8D8" w14:textId="77777777" w:rsidR="00612659" w:rsidRPr="00953B1A" w:rsidRDefault="00612659" w:rsidP="00612659">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ab/>
        <w:t>Enfin et non des moindres, l’ENI avait signé en Septembre 2009 un protocole de collaboration scientifique avec l’ESIROI – STIM de l’Université de la Réunion.</w:t>
      </w:r>
    </w:p>
    <w:p w14:paraId="444F8F7D" w14:textId="77777777" w:rsidR="00612659" w:rsidRPr="00953B1A" w:rsidRDefault="00612659" w:rsidP="00612659">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ab/>
        <w:t xml:space="preserve">Comme l’ENI constitue une pépinière incubatrice de technologie de pointe, d’emplois et d’entreprises, elle peut très bien servir d’instrument efficace pour renforcer la croissance économique du </w:t>
      </w:r>
      <w:r w:rsidR="00B94CD5">
        <w:rPr>
          <w:rFonts w:ascii="Times New Roman" w:hAnsi="Times New Roman" w:cs="Times New Roman"/>
          <w:sz w:val="24"/>
          <w:szCs w:val="24"/>
        </w:rPr>
        <w:t>pays, et pour lutter contre la p</w:t>
      </w:r>
      <w:r w:rsidRPr="00953B1A">
        <w:rPr>
          <w:rFonts w:ascii="Times New Roman" w:hAnsi="Times New Roman" w:cs="Times New Roman"/>
          <w:sz w:val="24"/>
          <w:szCs w:val="24"/>
        </w:rPr>
        <w:t>auvreté.</w:t>
      </w:r>
    </w:p>
    <w:p w14:paraId="3B409104" w14:textId="77777777" w:rsidR="00612659" w:rsidRPr="00953B1A" w:rsidRDefault="00612659" w:rsidP="00612659">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ab/>
        <w:t>De même que le statut de l’Ecole devrait permettre de renforcer la position concurrentielle</w:t>
      </w:r>
      <w:r w:rsidR="00B94CD5">
        <w:rPr>
          <w:rFonts w:ascii="Times New Roman" w:hAnsi="Times New Roman" w:cs="Times New Roman"/>
          <w:sz w:val="24"/>
          <w:szCs w:val="24"/>
        </w:rPr>
        <w:t xml:space="preserve"> de la Grande Ile su</w:t>
      </w:r>
      <w:r w:rsidRPr="00953B1A">
        <w:rPr>
          <w:rFonts w:ascii="Times New Roman" w:hAnsi="Times New Roman" w:cs="Times New Roman"/>
          <w:sz w:val="24"/>
          <w:szCs w:val="24"/>
        </w:rPr>
        <w:t>r l’orbite de la modélisation grâce au développement des nouvelles technologies.</w:t>
      </w:r>
    </w:p>
    <w:p w14:paraId="370821CB" w14:textId="77777777" w:rsidR="00612659" w:rsidRDefault="00612659" w:rsidP="00612659">
      <w:pPr>
        <w:pStyle w:val="Titre2"/>
        <w:numPr>
          <w:ilvl w:val="0"/>
          <w:numId w:val="0"/>
        </w:numPr>
        <w:rPr>
          <w:rFonts w:ascii="Times New Roman" w:hAnsi="Times New Roman" w:cs="Times New Roman"/>
          <w:color w:val="000000" w:themeColor="text1"/>
          <w:sz w:val="24"/>
          <w:szCs w:val="24"/>
        </w:rPr>
      </w:pPr>
      <w:bookmarkStart w:id="86" w:name="_Toc474379367"/>
      <w:bookmarkStart w:id="87" w:name="_Toc505626223"/>
      <w:bookmarkStart w:id="88" w:name="_Toc505664395"/>
      <w:bookmarkStart w:id="89" w:name="_Toc506976643"/>
      <w:bookmarkStart w:id="90" w:name="_Toc506977464"/>
      <w:r w:rsidRPr="00953B1A">
        <w:rPr>
          <w:rFonts w:ascii="Times New Roman" w:hAnsi="Times New Roman" w:cs="Times New Roman"/>
          <w:color w:val="000000" w:themeColor="text1"/>
          <w:sz w:val="24"/>
          <w:szCs w:val="24"/>
        </w:rPr>
        <w:t xml:space="preserve">1.8 Débouchés professionnels </w:t>
      </w:r>
      <w:bookmarkEnd w:id="86"/>
      <w:r w:rsidR="00E859E2">
        <w:rPr>
          <w:rFonts w:ascii="Times New Roman" w:hAnsi="Times New Roman" w:cs="Times New Roman"/>
          <w:color w:val="000000" w:themeColor="text1"/>
          <w:sz w:val="24"/>
          <w:szCs w:val="24"/>
        </w:rPr>
        <w:t>des Diplômé</w:t>
      </w:r>
      <w:r w:rsidRPr="00953B1A">
        <w:rPr>
          <w:rFonts w:ascii="Times New Roman" w:hAnsi="Times New Roman" w:cs="Times New Roman"/>
          <w:color w:val="000000" w:themeColor="text1"/>
          <w:sz w:val="24"/>
          <w:szCs w:val="24"/>
        </w:rPr>
        <w:t>s</w:t>
      </w:r>
      <w:bookmarkEnd w:id="87"/>
      <w:bookmarkEnd w:id="88"/>
      <w:bookmarkEnd w:id="89"/>
      <w:bookmarkEnd w:id="90"/>
    </w:p>
    <w:p w14:paraId="4E052C55" w14:textId="77777777" w:rsidR="00B94CD5" w:rsidRPr="00B94CD5" w:rsidRDefault="00B94CD5" w:rsidP="00B94CD5"/>
    <w:p w14:paraId="37828C93" w14:textId="77777777" w:rsidR="00612659" w:rsidRPr="00953B1A" w:rsidRDefault="00612659" w:rsidP="00612659">
      <w:pPr>
        <w:spacing w:line="360" w:lineRule="auto"/>
        <w:jc w:val="both"/>
        <w:rPr>
          <w:rFonts w:ascii="Times New Roman" w:hAnsi="Times New Roman" w:cs="Times New Roman"/>
          <w:sz w:val="24"/>
          <w:szCs w:val="24"/>
        </w:rPr>
      </w:pPr>
      <w:r w:rsidRPr="00953B1A">
        <w:rPr>
          <w:rFonts w:ascii="Times New Roman" w:hAnsi="Times New Roman" w:cs="Times New Roman"/>
          <w:b/>
          <w:sz w:val="24"/>
          <w:szCs w:val="24"/>
        </w:rPr>
        <w:tab/>
      </w:r>
      <w:r w:rsidRPr="00953B1A">
        <w:rPr>
          <w:rFonts w:ascii="Times New Roman" w:hAnsi="Times New Roman" w:cs="Times New Roman"/>
          <w:sz w:val="24"/>
          <w:szCs w:val="24"/>
        </w:rPr>
        <w:t>Le chômage des jeunes diplômés universitaires fait partie des maux qui gangrènent Madagascar. L’environnement socio-politique du pays depuis 2008 jusqu’ à ce jour a fait que le chômage des diplômés est devenu massif par rapport aux établissements de formation supérieure existants.</w:t>
      </w:r>
    </w:p>
    <w:p w14:paraId="2657B91F" w14:textId="77777777" w:rsidR="00612659" w:rsidRPr="00953B1A" w:rsidRDefault="00612659" w:rsidP="00612659">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lastRenderedPageBreak/>
        <w:tab/>
        <w:t>Cependant, les formations proposées par l’Ecole permettent aux diplômés d’être immédiatement opérationnels sur le marché du travail avec la connaissance d’un métier complet lié à l’informatique aux TIC.</w:t>
      </w:r>
    </w:p>
    <w:p w14:paraId="0E65AC50" w14:textId="77777777" w:rsidR="00612659" w:rsidRPr="00953B1A" w:rsidRDefault="00612659" w:rsidP="00612659">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ab/>
        <w:t>L’Ecole apporte à ses étudiants un savoir-faire et un savoir-être qui les accompagnent tout au long de leur vie professionnelle. Elle a une vocation professionnalisant.</w:t>
      </w:r>
    </w:p>
    <w:p w14:paraId="6D902891" w14:textId="77777777" w:rsidR="00612659" w:rsidRPr="00953B1A" w:rsidRDefault="00612659" w:rsidP="00612659">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ab/>
        <w:t xml:space="preserve">Les diplômés en LICENCE et en MASTER issus de l’ENI peuvent faire carrière dans différents secteurs. </w:t>
      </w:r>
    </w:p>
    <w:p w14:paraId="4E7122A9" w14:textId="77777777" w:rsidR="00612659" w:rsidRPr="00953B1A" w:rsidRDefault="00612659" w:rsidP="00612659">
      <w:pPr>
        <w:spacing w:line="360" w:lineRule="auto"/>
        <w:ind w:firstLine="708"/>
        <w:jc w:val="both"/>
        <w:rPr>
          <w:rFonts w:ascii="Times New Roman" w:hAnsi="Times New Roman" w:cs="Times New Roman"/>
          <w:sz w:val="24"/>
          <w:szCs w:val="24"/>
        </w:rPr>
      </w:pPr>
      <w:r w:rsidRPr="00953B1A">
        <w:rPr>
          <w:rFonts w:ascii="Times New Roman" w:hAnsi="Times New Roman" w:cs="Times New Roman"/>
          <w:sz w:val="24"/>
          <w:szCs w:val="24"/>
        </w:rPr>
        <w:t xml:space="preserve">L’Ecole bénéficie aujourd’hui de 34 années d’expériences pédagogiques et de reconnaissance auprès des sociétés, des entreprises et des organismes. C’est une Ecole Supérieure de référence en matière informatique. </w:t>
      </w:r>
    </w:p>
    <w:p w14:paraId="654B7B18" w14:textId="77777777" w:rsidR="00612659" w:rsidRPr="00953B1A" w:rsidRDefault="00612659" w:rsidP="00612659">
      <w:pPr>
        <w:spacing w:line="360" w:lineRule="auto"/>
        <w:ind w:firstLine="708"/>
        <w:jc w:val="both"/>
        <w:rPr>
          <w:rFonts w:ascii="Times New Roman" w:hAnsi="Times New Roman" w:cs="Times New Roman"/>
          <w:sz w:val="24"/>
          <w:szCs w:val="24"/>
        </w:rPr>
      </w:pPr>
      <w:r w:rsidRPr="00953B1A">
        <w:rPr>
          <w:rFonts w:ascii="Times New Roman" w:hAnsi="Times New Roman" w:cs="Times New Roman"/>
          <w:sz w:val="24"/>
          <w:szCs w:val="24"/>
        </w:rPr>
        <w:t>Par conséquent, en raison de fait que l’équipe pédagogique de l’Ecole est expérimentée, les enseignants-chercheurs et les autres formateurs de l’Ecole sont dotés d’une grande expérience dans l’enseignement et dans le milieu professionnel.</w:t>
      </w:r>
    </w:p>
    <w:p w14:paraId="1BBE2F6C" w14:textId="77777777" w:rsidR="00612659" w:rsidRPr="00953B1A" w:rsidRDefault="00612659" w:rsidP="00612659">
      <w:pPr>
        <w:spacing w:line="360" w:lineRule="auto"/>
        <w:ind w:firstLine="708"/>
        <w:jc w:val="both"/>
        <w:rPr>
          <w:rFonts w:ascii="Times New Roman" w:hAnsi="Times New Roman" w:cs="Times New Roman"/>
          <w:sz w:val="24"/>
          <w:szCs w:val="24"/>
        </w:rPr>
      </w:pPr>
      <w:r w:rsidRPr="00953B1A">
        <w:rPr>
          <w:rFonts w:ascii="Times New Roman" w:hAnsi="Times New Roman" w:cs="Times New Roman"/>
          <w:sz w:val="24"/>
          <w:szCs w:val="24"/>
        </w:rPr>
        <w:t>L’Ecole est fière de collaborer de façon régulière avec un nombre croissant d’entreprises, de sociétés et d’organismes publics et privés à travers les stages des étudiants. Les formations dispensées à l’Ecole sont ainsi orientées vers le besoin et les attentes des entreprises et des sociétés.</w:t>
      </w:r>
    </w:p>
    <w:p w14:paraId="6A2E04B2" w14:textId="77777777" w:rsidR="00612659" w:rsidRPr="00953B1A" w:rsidRDefault="00612659" w:rsidP="00612659">
      <w:pPr>
        <w:spacing w:line="360" w:lineRule="auto"/>
        <w:ind w:firstLine="708"/>
        <w:jc w:val="both"/>
        <w:rPr>
          <w:rFonts w:ascii="Times New Roman" w:hAnsi="Times New Roman" w:cs="Times New Roman"/>
          <w:sz w:val="24"/>
          <w:szCs w:val="24"/>
        </w:rPr>
      </w:pPr>
      <w:r w:rsidRPr="00953B1A">
        <w:rPr>
          <w:rFonts w:ascii="Times New Roman" w:hAnsi="Times New Roman" w:cs="Times New Roman"/>
          <w:sz w:val="24"/>
          <w:szCs w:val="24"/>
        </w:rPr>
        <w:t>L’Ecole fournit à ses étudiants de niveau LICENCE et MASTER des compétences professionnelles et métiers indispensables pour les intégrer sur le marché du travail.</w:t>
      </w:r>
    </w:p>
    <w:p w14:paraId="0276FEEE" w14:textId="77777777" w:rsidR="00612659" w:rsidRPr="00953B1A" w:rsidRDefault="00612659" w:rsidP="00612659">
      <w:pPr>
        <w:spacing w:line="360" w:lineRule="auto"/>
        <w:ind w:firstLine="708"/>
        <w:jc w:val="both"/>
        <w:rPr>
          <w:rFonts w:ascii="Times New Roman" w:hAnsi="Times New Roman" w:cs="Times New Roman"/>
          <w:sz w:val="24"/>
          <w:szCs w:val="24"/>
        </w:rPr>
      </w:pPr>
      <w:r w:rsidRPr="00953B1A">
        <w:rPr>
          <w:rFonts w:ascii="Times New Roman" w:hAnsi="Times New Roman" w:cs="Times New Roman"/>
          <w:sz w:val="24"/>
          <w:szCs w:val="24"/>
        </w:rPr>
        <w:t>L’Ecole s’efforce de proposer à ses étudiants une double compétence à la fois technologique et managériale combinant l’informatique de gestion ainsi que l’administration des réseaux et systèmes.</w:t>
      </w:r>
    </w:p>
    <w:p w14:paraId="2A1E90E8" w14:textId="77777777" w:rsidR="00612659" w:rsidRDefault="00612659" w:rsidP="00612659">
      <w:pPr>
        <w:spacing w:line="360" w:lineRule="auto"/>
        <w:ind w:firstLine="708"/>
        <w:jc w:val="both"/>
        <w:rPr>
          <w:rFonts w:ascii="Times New Roman" w:hAnsi="Times New Roman" w:cs="Times New Roman"/>
          <w:sz w:val="24"/>
          <w:szCs w:val="24"/>
        </w:rPr>
      </w:pPr>
      <w:r w:rsidRPr="00953B1A">
        <w:rPr>
          <w:rFonts w:ascii="Times New Roman" w:hAnsi="Times New Roman" w:cs="Times New Roman"/>
          <w:sz w:val="24"/>
          <w:szCs w:val="24"/>
        </w:rPr>
        <w:t>D’une manière générale, les diplômés de l’ENI n’éprouvent pas de difficultés particulières à être recrutés au terme de leurs études. Cependant, l’ENI recommande à ses diplômés de promouvoir l’entrepreneuriat en TIC et de créer des cybercafés, des SSII ou des bureaux d’études.</w:t>
      </w:r>
    </w:p>
    <w:p w14:paraId="71A9E0B5" w14:textId="77777777" w:rsidR="005366AE" w:rsidRDefault="005366AE" w:rsidP="00612659">
      <w:pPr>
        <w:spacing w:line="360" w:lineRule="auto"/>
        <w:ind w:firstLine="708"/>
        <w:jc w:val="both"/>
        <w:rPr>
          <w:rFonts w:ascii="Times New Roman" w:hAnsi="Times New Roman" w:cs="Times New Roman"/>
          <w:sz w:val="24"/>
          <w:szCs w:val="24"/>
        </w:rPr>
      </w:pPr>
    </w:p>
    <w:p w14:paraId="1D1E7B17" w14:textId="77777777" w:rsidR="0096746F" w:rsidRDefault="0096746F" w:rsidP="00612659">
      <w:pPr>
        <w:spacing w:line="360" w:lineRule="auto"/>
        <w:ind w:firstLine="708"/>
        <w:jc w:val="both"/>
        <w:rPr>
          <w:rFonts w:ascii="Times New Roman" w:hAnsi="Times New Roman" w:cs="Times New Roman"/>
          <w:sz w:val="24"/>
          <w:szCs w:val="24"/>
        </w:rPr>
      </w:pPr>
    </w:p>
    <w:p w14:paraId="3564D43C" w14:textId="77777777" w:rsidR="005366AE" w:rsidRPr="00953B1A" w:rsidRDefault="005366AE" w:rsidP="00612659">
      <w:pPr>
        <w:spacing w:line="360" w:lineRule="auto"/>
        <w:ind w:firstLine="708"/>
        <w:jc w:val="both"/>
        <w:rPr>
          <w:rFonts w:ascii="Times New Roman" w:hAnsi="Times New Roman" w:cs="Times New Roman"/>
          <w:sz w:val="24"/>
          <w:szCs w:val="24"/>
        </w:rPr>
      </w:pPr>
    </w:p>
    <w:p w14:paraId="782EC215" w14:textId="77777777" w:rsidR="005366AE" w:rsidRPr="0096746F" w:rsidRDefault="0096746F" w:rsidP="0096746F">
      <w:pPr>
        <w:pStyle w:val="Lgende"/>
        <w:rPr>
          <w:color w:val="auto"/>
          <w:sz w:val="24"/>
          <w:szCs w:val="24"/>
        </w:rPr>
      </w:pPr>
      <w:bookmarkStart w:id="91" w:name="_Toc506977619"/>
      <w:r w:rsidRPr="0096746F">
        <w:rPr>
          <w:color w:val="auto"/>
          <w:sz w:val="24"/>
          <w:szCs w:val="24"/>
        </w:rPr>
        <w:t xml:space="preserve">Tableau </w:t>
      </w:r>
      <w:r w:rsidRPr="0096746F">
        <w:rPr>
          <w:color w:val="auto"/>
          <w:sz w:val="24"/>
          <w:szCs w:val="24"/>
        </w:rPr>
        <w:fldChar w:fldCharType="begin"/>
      </w:r>
      <w:r w:rsidRPr="0096746F">
        <w:rPr>
          <w:color w:val="auto"/>
          <w:sz w:val="24"/>
          <w:szCs w:val="24"/>
        </w:rPr>
        <w:instrText xml:space="preserve"> SEQ Tableau \* ARABIC </w:instrText>
      </w:r>
      <w:r w:rsidRPr="0096746F">
        <w:rPr>
          <w:color w:val="auto"/>
          <w:sz w:val="24"/>
          <w:szCs w:val="24"/>
        </w:rPr>
        <w:fldChar w:fldCharType="separate"/>
      </w:r>
      <w:r w:rsidR="00B96CF5">
        <w:rPr>
          <w:noProof/>
          <w:color w:val="auto"/>
          <w:sz w:val="24"/>
          <w:szCs w:val="24"/>
        </w:rPr>
        <w:t>4</w:t>
      </w:r>
      <w:r w:rsidRPr="0096746F">
        <w:rPr>
          <w:color w:val="auto"/>
          <w:sz w:val="24"/>
          <w:szCs w:val="24"/>
        </w:rPr>
        <w:fldChar w:fldCharType="end"/>
      </w:r>
      <w:r w:rsidRPr="0096746F">
        <w:rPr>
          <w:color w:val="auto"/>
          <w:sz w:val="24"/>
          <w:szCs w:val="24"/>
        </w:rPr>
        <w:t>: Débouchés professionnels éventuels des diplômés</w:t>
      </w:r>
      <w:bookmarkEnd w:id="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2"/>
        <w:gridCol w:w="6626"/>
      </w:tblGrid>
      <w:tr w:rsidR="00612659" w:rsidRPr="00953B1A" w14:paraId="3CDA6868" w14:textId="77777777" w:rsidTr="00EA74F7">
        <w:tc>
          <w:tcPr>
            <w:tcW w:w="2802" w:type="dxa"/>
            <w:tcBorders>
              <w:top w:val="single" w:sz="4" w:space="0" w:color="auto"/>
              <w:left w:val="single" w:sz="4" w:space="0" w:color="auto"/>
              <w:bottom w:val="single" w:sz="4" w:space="0" w:color="auto"/>
              <w:right w:val="single" w:sz="4" w:space="0" w:color="auto"/>
            </w:tcBorders>
            <w:hideMark/>
          </w:tcPr>
          <w:p w14:paraId="34D899FD" w14:textId="77777777" w:rsidR="00612659" w:rsidRPr="00953B1A" w:rsidRDefault="00612659" w:rsidP="00EA74F7">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LICENCE</w:t>
            </w:r>
          </w:p>
        </w:tc>
        <w:tc>
          <w:tcPr>
            <w:tcW w:w="6945" w:type="dxa"/>
            <w:tcBorders>
              <w:top w:val="single" w:sz="4" w:space="0" w:color="auto"/>
              <w:left w:val="single" w:sz="4" w:space="0" w:color="auto"/>
              <w:bottom w:val="single" w:sz="4" w:space="0" w:color="auto"/>
              <w:right w:val="single" w:sz="4" w:space="0" w:color="auto"/>
            </w:tcBorders>
            <w:hideMark/>
          </w:tcPr>
          <w:p w14:paraId="74984A36" w14:textId="77777777" w:rsidR="00612659" w:rsidRPr="00953B1A" w:rsidRDefault="00612659" w:rsidP="00612659">
            <w:pPr>
              <w:numPr>
                <w:ilvl w:val="0"/>
                <w:numId w:val="47"/>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Analyste</w:t>
            </w:r>
          </w:p>
          <w:p w14:paraId="1163E884" w14:textId="77777777" w:rsidR="00612659" w:rsidRPr="00953B1A" w:rsidRDefault="00612659" w:rsidP="00612659">
            <w:pPr>
              <w:numPr>
                <w:ilvl w:val="0"/>
                <w:numId w:val="47"/>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Programmeur</w:t>
            </w:r>
          </w:p>
          <w:p w14:paraId="40DBBCD6" w14:textId="77777777" w:rsidR="00612659" w:rsidRPr="00953B1A" w:rsidRDefault="00612659" w:rsidP="00612659">
            <w:pPr>
              <w:numPr>
                <w:ilvl w:val="0"/>
                <w:numId w:val="47"/>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Administrateur de site web/de portail web</w:t>
            </w:r>
          </w:p>
          <w:p w14:paraId="48E83003" w14:textId="77777777" w:rsidR="00612659" w:rsidRPr="00953B1A" w:rsidRDefault="00612659" w:rsidP="00612659">
            <w:pPr>
              <w:numPr>
                <w:ilvl w:val="0"/>
                <w:numId w:val="47"/>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 xml:space="preserve">Assistant Informatique et internet </w:t>
            </w:r>
          </w:p>
          <w:p w14:paraId="0E86CDDE" w14:textId="77777777" w:rsidR="00612659" w:rsidRPr="00953B1A" w:rsidRDefault="00612659" w:rsidP="00612659">
            <w:pPr>
              <w:numPr>
                <w:ilvl w:val="0"/>
                <w:numId w:val="47"/>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Chef de projet web ou multimédia</w:t>
            </w:r>
          </w:p>
          <w:p w14:paraId="64946AE7" w14:textId="77777777" w:rsidR="00612659" w:rsidRPr="00953B1A" w:rsidRDefault="00612659" w:rsidP="00612659">
            <w:pPr>
              <w:numPr>
                <w:ilvl w:val="0"/>
                <w:numId w:val="47"/>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Développeur Informatique ou multimédia</w:t>
            </w:r>
          </w:p>
          <w:p w14:paraId="2CD61508" w14:textId="77777777" w:rsidR="00612659" w:rsidRPr="00953B1A" w:rsidRDefault="00612659" w:rsidP="00612659">
            <w:pPr>
              <w:numPr>
                <w:ilvl w:val="0"/>
                <w:numId w:val="47"/>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Intégrateur web ou web designer</w:t>
            </w:r>
          </w:p>
          <w:p w14:paraId="2BF1AA13" w14:textId="77777777" w:rsidR="00612659" w:rsidRPr="00953B1A" w:rsidRDefault="00612659" w:rsidP="00612659">
            <w:pPr>
              <w:numPr>
                <w:ilvl w:val="0"/>
                <w:numId w:val="47"/>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Hot liner/Hébergeur Internet</w:t>
            </w:r>
          </w:p>
          <w:p w14:paraId="71167065" w14:textId="77777777" w:rsidR="00612659" w:rsidRPr="00953B1A" w:rsidRDefault="00612659" w:rsidP="00612659">
            <w:pPr>
              <w:numPr>
                <w:ilvl w:val="0"/>
                <w:numId w:val="47"/>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Agent de référencement</w:t>
            </w:r>
          </w:p>
          <w:p w14:paraId="04E2B633" w14:textId="77777777" w:rsidR="00612659" w:rsidRPr="00953B1A" w:rsidRDefault="00612659" w:rsidP="00612659">
            <w:pPr>
              <w:numPr>
                <w:ilvl w:val="0"/>
                <w:numId w:val="47"/>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Technicien/Supérieur de help desk sur Informatique</w:t>
            </w:r>
          </w:p>
          <w:p w14:paraId="08747E66" w14:textId="77777777" w:rsidR="00612659" w:rsidRPr="00953B1A" w:rsidRDefault="00612659" w:rsidP="00612659">
            <w:pPr>
              <w:numPr>
                <w:ilvl w:val="0"/>
                <w:numId w:val="47"/>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 xml:space="preserve"> Responsable de sécurité web</w:t>
            </w:r>
          </w:p>
          <w:p w14:paraId="7821C78C" w14:textId="77777777" w:rsidR="00612659" w:rsidRPr="00953B1A" w:rsidRDefault="00612659" w:rsidP="00612659">
            <w:pPr>
              <w:numPr>
                <w:ilvl w:val="0"/>
                <w:numId w:val="47"/>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Administrateur de réseau</w:t>
            </w:r>
          </w:p>
          <w:p w14:paraId="42F1446A" w14:textId="77777777" w:rsidR="00612659" w:rsidRPr="00953B1A" w:rsidRDefault="00612659" w:rsidP="00612659">
            <w:pPr>
              <w:numPr>
                <w:ilvl w:val="0"/>
                <w:numId w:val="47"/>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Administrateur de cybercafé</w:t>
            </w:r>
          </w:p>
        </w:tc>
      </w:tr>
      <w:tr w:rsidR="00612659" w:rsidRPr="00953B1A" w14:paraId="35EDA5CD" w14:textId="77777777" w:rsidTr="00EA74F7">
        <w:tc>
          <w:tcPr>
            <w:tcW w:w="2802" w:type="dxa"/>
            <w:tcBorders>
              <w:top w:val="single" w:sz="4" w:space="0" w:color="auto"/>
              <w:left w:val="single" w:sz="4" w:space="0" w:color="auto"/>
              <w:bottom w:val="single" w:sz="4" w:space="0" w:color="auto"/>
              <w:right w:val="single" w:sz="4" w:space="0" w:color="auto"/>
            </w:tcBorders>
            <w:hideMark/>
          </w:tcPr>
          <w:p w14:paraId="21E425B7" w14:textId="77777777" w:rsidR="00612659" w:rsidRPr="00953B1A" w:rsidRDefault="00612659" w:rsidP="00EA74F7">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MASTER</w:t>
            </w:r>
          </w:p>
        </w:tc>
        <w:tc>
          <w:tcPr>
            <w:tcW w:w="6945" w:type="dxa"/>
            <w:tcBorders>
              <w:top w:val="single" w:sz="4" w:space="0" w:color="auto"/>
              <w:left w:val="single" w:sz="4" w:space="0" w:color="auto"/>
              <w:bottom w:val="single" w:sz="4" w:space="0" w:color="auto"/>
              <w:right w:val="single" w:sz="4" w:space="0" w:color="auto"/>
            </w:tcBorders>
            <w:hideMark/>
          </w:tcPr>
          <w:p w14:paraId="48879F58" w14:textId="77777777" w:rsidR="00612659" w:rsidRPr="00953B1A" w:rsidRDefault="00612659" w:rsidP="00612659">
            <w:pPr>
              <w:numPr>
                <w:ilvl w:val="0"/>
                <w:numId w:val="47"/>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Administrateur de cybercafé</w:t>
            </w:r>
          </w:p>
          <w:p w14:paraId="15F8BFD9" w14:textId="77777777" w:rsidR="00612659" w:rsidRPr="00953B1A" w:rsidRDefault="00612659" w:rsidP="00612659">
            <w:pPr>
              <w:numPr>
                <w:ilvl w:val="0"/>
                <w:numId w:val="47"/>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Administrateur de réseau et système</w:t>
            </w:r>
          </w:p>
          <w:p w14:paraId="02E4A940" w14:textId="77777777" w:rsidR="00612659" w:rsidRPr="00953B1A" w:rsidRDefault="00612659" w:rsidP="00612659">
            <w:pPr>
              <w:numPr>
                <w:ilvl w:val="0"/>
                <w:numId w:val="47"/>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 xml:space="preserve">Architecture de système d’information </w:t>
            </w:r>
          </w:p>
          <w:p w14:paraId="193D9F52" w14:textId="77777777" w:rsidR="00612659" w:rsidRPr="00953B1A" w:rsidRDefault="00612659" w:rsidP="00612659">
            <w:pPr>
              <w:numPr>
                <w:ilvl w:val="0"/>
                <w:numId w:val="47"/>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Développeur d’application /web /java/Python/ IOS /Android</w:t>
            </w:r>
          </w:p>
          <w:p w14:paraId="6C15C091" w14:textId="77777777" w:rsidR="00612659" w:rsidRPr="00953B1A" w:rsidRDefault="00612659" w:rsidP="00612659">
            <w:pPr>
              <w:numPr>
                <w:ilvl w:val="0"/>
                <w:numId w:val="47"/>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Ingénieur réseau</w:t>
            </w:r>
          </w:p>
          <w:p w14:paraId="198958DD" w14:textId="77777777" w:rsidR="00612659" w:rsidRPr="00953B1A" w:rsidRDefault="00612659" w:rsidP="00612659">
            <w:pPr>
              <w:numPr>
                <w:ilvl w:val="0"/>
                <w:numId w:val="47"/>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Webmaster /web designer</w:t>
            </w:r>
          </w:p>
          <w:p w14:paraId="4522D633" w14:textId="77777777" w:rsidR="00612659" w:rsidRPr="00953B1A" w:rsidRDefault="00612659" w:rsidP="00612659">
            <w:pPr>
              <w:numPr>
                <w:ilvl w:val="0"/>
                <w:numId w:val="47"/>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Concepteur Réalisateur d’applications</w:t>
            </w:r>
          </w:p>
          <w:p w14:paraId="64803A0B" w14:textId="77777777" w:rsidR="00612659" w:rsidRPr="00953B1A" w:rsidRDefault="00612659" w:rsidP="00612659">
            <w:pPr>
              <w:numPr>
                <w:ilvl w:val="0"/>
                <w:numId w:val="47"/>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Directeur du système de formation</w:t>
            </w:r>
          </w:p>
          <w:p w14:paraId="263F97D5" w14:textId="77777777" w:rsidR="00612659" w:rsidRPr="00953B1A" w:rsidRDefault="00612659" w:rsidP="00612659">
            <w:pPr>
              <w:numPr>
                <w:ilvl w:val="0"/>
                <w:numId w:val="47"/>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Directeur de projet informatique</w:t>
            </w:r>
          </w:p>
          <w:p w14:paraId="70B08611" w14:textId="77777777" w:rsidR="00612659" w:rsidRPr="00953B1A" w:rsidRDefault="00612659" w:rsidP="00612659">
            <w:pPr>
              <w:numPr>
                <w:ilvl w:val="0"/>
                <w:numId w:val="47"/>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Chef de projet informatique</w:t>
            </w:r>
          </w:p>
          <w:p w14:paraId="3F142327" w14:textId="77777777" w:rsidR="00612659" w:rsidRPr="00953B1A" w:rsidRDefault="00612659" w:rsidP="00612659">
            <w:pPr>
              <w:numPr>
                <w:ilvl w:val="0"/>
                <w:numId w:val="47"/>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Responsable de sécurité informatique</w:t>
            </w:r>
          </w:p>
          <w:p w14:paraId="02955515" w14:textId="77777777" w:rsidR="00612659" w:rsidRPr="00B471F3" w:rsidRDefault="00612659" w:rsidP="00B471F3">
            <w:pPr>
              <w:numPr>
                <w:ilvl w:val="0"/>
                <w:numId w:val="47"/>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Consultant fonctionnel ou freelance</w:t>
            </w:r>
          </w:p>
        </w:tc>
      </w:tr>
    </w:tbl>
    <w:p w14:paraId="78FE7287" w14:textId="77777777" w:rsidR="00612659" w:rsidRDefault="00612659" w:rsidP="00612659">
      <w:pPr>
        <w:spacing w:line="360" w:lineRule="auto"/>
        <w:jc w:val="both"/>
        <w:rPr>
          <w:rFonts w:ascii="Times New Roman" w:eastAsia="Times New Roman" w:hAnsi="Times New Roman" w:cs="Times New Roman"/>
          <w:sz w:val="24"/>
          <w:szCs w:val="24"/>
        </w:rPr>
      </w:pPr>
    </w:p>
    <w:p w14:paraId="547C99B5" w14:textId="77777777" w:rsidR="005366AE" w:rsidRDefault="005366AE" w:rsidP="00612659">
      <w:pPr>
        <w:spacing w:line="360" w:lineRule="auto"/>
        <w:jc w:val="both"/>
        <w:rPr>
          <w:rFonts w:ascii="Times New Roman" w:eastAsia="Times New Roman" w:hAnsi="Times New Roman" w:cs="Times New Roman"/>
          <w:sz w:val="24"/>
          <w:szCs w:val="24"/>
        </w:rPr>
      </w:pPr>
    </w:p>
    <w:p w14:paraId="4B21878D" w14:textId="77777777" w:rsidR="005366AE" w:rsidRPr="00953B1A" w:rsidRDefault="005366AE" w:rsidP="00612659">
      <w:pPr>
        <w:spacing w:line="360" w:lineRule="auto"/>
        <w:jc w:val="both"/>
        <w:rPr>
          <w:rFonts w:ascii="Times New Roman" w:eastAsia="Times New Roman" w:hAnsi="Times New Roman" w:cs="Times New Roman"/>
          <w:sz w:val="24"/>
          <w:szCs w:val="24"/>
        </w:rPr>
      </w:pPr>
    </w:p>
    <w:p w14:paraId="6059FB0C" w14:textId="77777777" w:rsidR="00612659" w:rsidRDefault="00612659" w:rsidP="00612659">
      <w:pPr>
        <w:pStyle w:val="Titre2"/>
        <w:numPr>
          <w:ilvl w:val="0"/>
          <w:numId w:val="0"/>
        </w:numPr>
        <w:rPr>
          <w:rFonts w:ascii="Times New Roman" w:hAnsi="Times New Roman" w:cs="Times New Roman"/>
          <w:color w:val="000000" w:themeColor="text1"/>
          <w:sz w:val="24"/>
          <w:szCs w:val="24"/>
        </w:rPr>
      </w:pPr>
      <w:bookmarkStart w:id="92" w:name="_Toc474379368"/>
      <w:r w:rsidRPr="00953B1A">
        <w:rPr>
          <w:rFonts w:ascii="Times New Roman" w:hAnsi="Times New Roman" w:cs="Times New Roman"/>
          <w:color w:val="000000" w:themeColor="text1"/>
          <w:sz w:val="24"/>
          <w:szCs w:val="24"/>
        </w:rPr>
        <w:lastRenderedPageBreak/>
        <w:tab/>
      </w:r>
      <w:r w:rsidRPr="00953B1A">
        <w:rPr>
          <w:rFonts w:ascii="Times New Roman" w:hAnsi="Times New Roman" w:cs="Times New Roman"/>
          <w:color w:val="000000" w:themeColor="text1"/>
          <w:sz w:val="24"/>
          <w:szCs w:val="24"/>
        </w:rPr>
        <w:tab/>
      </w:r>
      <w:r w:rsidRPr="00953B1A">
        <w:rPr>
          <w:rFonts w:ascii="Times New Roman" w:hAnsi="Times New Roman" w:cs="Times New Roman"/>
          <w:color w:val="000000" w:themeColor="text1"/>
          <w:sz w:val="24"/>
          <w:szCs w:val="24"/>
        </w:rPr>
        <w:tab/>
      </w:r>
      <w:bookmarkStart w:id="93" w:name="_Toc505626224"/>
      <w:bookmarkStart w:id="94" w:name="_Toc505664396"/>
      <w:bookmarkStart w:id="95" w:name="_Toc506976644"/>
      <w:bookmarkStart w:id="96" w:name="_Toc506977465"/>
      <w:r w:rsidR="00981B69" w:rsidRPr="00953B1A">
        <w:rPr>
          <w:rFonts w:ascii="Times New Roman" w:hAnsi="Times New Roman" w:cs="Times New Roman"/>
          <w:color w:val="000000" w:themeColor="text1"/>
          <w:sz w:val="24"/>
          <w:szCs w:val="24"/>
        </w:rPr>
        <w:t>1.9 Ressources</w:t>
      </w:r>
      <w:r w:rsidRPr="00953B1A">
        <w:rPr>
          <w:rFonts w:ascii="Times New Roman" w:hAnsi="Times New Roman" w:cs="Times New Roman"/>
          <w:color w:val="000000" w:themeColor="text1"/>
          <w:sz w:val="24"/>
          <w:szCs w:val="24"/>
        </w:rPr>
        <w:t xml:space="preserve"> Humaines</w:t>
      </w:r>
      <w:bookmarkEnd w:id="92"/>
      <w:bookmarkEnd w:id="93"/>
      <w:bookmarkEnd w:id="94"/>
      <w:bookmarkEnd w:id="95"/>
      <w:bookmarkEnd w:id="96"/>
    </w:p>
    <w:p w14:paraId="7700D87E" w14:textId="77777777" w:rsidR="008512E8" w:rsidRPr="008512E8" w:rsidRDefault="008512E8" w:rsidP="008512E8"/>
    <w:p w14:paraId="767E5182" w14:textId="77777777" w:rsidR="00CC563B" w:rsidRPr="00CC563B" w:rsidRDefault="00CC563B" w:rsidP="00CC563B">
      <w:pPr>
        <w:rPr>
          <w:rFonts w:ascii="Times New Roman" w:hAnsi="Times New Roman" w:cs="Times New Roman"/>
          <w:sz w:val="24"/>
          <w:szCs w:val="24"/>
        </w:rPr>
      </w:pPr>
      <w:del w:id="97" w:author="RALAIVAO" w:date="2018-02-21T20:48:00Z">
        <w:r w:rsidRPr="00CC563B" w:rsidDel="0095730F">
          <w:rPr>
            <w:rFonts w:ascii="Times New Roman" w:hAnsi="Times New Roman" w:cs="Times New Roman"/>
            <w:sz w:val="24"/>
            <w:szCs w:val="24"/>
          </w:rPr>
          <w:delText>Voici l</w:delText>
        </w:r>
      </w:del>
      <w:ins w:id="98" w:author="RALAIVAO" w:date="2018-02-21T20:48:00Z">
        <w:r w:rsidR="0095730F">
          <w:rPr>
            <w:rFonts w:ascii="Times New Roman" w:hAnsi="Times New Roman" w:cs="Times New Roman"/>
            <w:sz w:val="24"/>
            <w:szCs w:val="24"/>
          </w:rPr>
          <w:t>L</w:t>
        </w:r>
      </w:ins>
      <w:r w:rsidRPr="00CC563B">
        <w:rPr>
          <w:rFonts w:ascii="Times New Roman" w:hAnsi="Times New Roman" w:cs="Times New Roman"/>
          <w:sz w:val="24"/>
          <w:szCs w:val="24"/>
        </w:rPr>
        <w:t>es personne</w:t>
      </w:r>
      <w:del w:id="99" w:author="RALAIVAO" w:date="2018-02-21T20:48:00Z">
        <w:r w:rsidRPr="00CC563B" w:rsidDel="0095730F">
          <w:rPr>
            <w:rFonts w:ascii="Times New Roman" w:hAnsi="Times New Roman" w:cs="Times New Roman"/>
            <w:sz w:val="24"/>
            <w:szCs w:val="24"/>
          </w:rPr>
          <w:delText>l</w:delText>
        </w:r>
      </w:del>
      <w:r w:rsidRPr="00CC563B">
        <w:rPr>
          <w:rFonts w:ascii="Times New Roman" w:hAnsi="Times New Roman" w:cs="Times New Roman"/>
          <w:sz w:val="24"/>
          <w:szCs w:val="24"/>
        </w:rPr>
        <w:t>s responsables de l’Ecole Nationale d’Informatique</w:t>
      </w:r>
      <w:ins w:id="100" w:author="RALAIVAO" w:date="2018-02-21T20:48:00Z">
        <w:r w:rsidR="0095730F">
          <w:rPr>
            <w:rFonts w:ascii="Times New Roman" w:hAnsi="Times New Roman" w:cs="Times New Roman"/>
            <w:sz w:val="24"/>
            <w:szCs w:val="24"/>
          </w:rPr>
          <w:t xml:space="preserve"> sont :</w:t>
        </w:r>
      </w:ins>
    </w:p>
    <w:p w14:paraId="6709CC41" w14:textId="77777777" w:rsidR="00612659" w:rsidRPr="00953B1A" w:rsidRDefault="00612659" w:rsidP="00612659">
      <w:pPr>
        <w:numPr>
          <w:ilvl w:val="0"/>
          <w:numId w:val="51"/>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Directeur de l’Ecole : Professeur RAMAMONJISOA Bertin Olivier</w:t>
      </w:r>
    </w:p>
    <w:p w14:paraId="7DEDC655" w14:textId="77777777" w:rsidR="00612659" w:rsidRPr="00953B1A" w:rsidRDefault="00612659" w:rsidP="00612659">
      <w:pPr>
        <w:numPr>
          <w:ilvl w:val="0"/>
          <w:numId w:val="51"/>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Responsable de Mention : Docteur MAHATODY Thomas</w:t>
      </w:r>
    </w:p>
    <w:p w14:paraId="25DE9A39" w14:textId="77777777" w:rsidR="00612659" w:rsidRPr="00953B1A" w:rsidRDefault="00612659" w:rsidP="00612659">
      <w:pPr>
        <w:numPr>
          <w:ilvl w:val="0"/>
          <w:numId w:val="51"/>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Responsable de Parcours « Génie Logiciel et Base de Données » : Docteur RATIARSON Venot</w:t>
      </w:r>
    </w:p>
    <w:p w14:paraId="67CF538C" w14:textId="77777777" w:rsidR="00612659" w:rsidRPr="00953B1A" w:rsidRDefault="00612659" w:rsidP="00612659">
      <w:pPr>
        <w:numPr>
          <w:ilvl w:val="0"/>
          <w:numId w:val="51"/>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Responsable de Parcours</w:t>
      </w:r>
      <w:r w:rsidR="009A54D7" w:rsidRPr="00953B1A">
        <w:rPr>
          <w:rFonts w:ascii="Times New Roman" w:hAnsi="Times New Roman" w:cs="Times New Roman"/>
          <w:sz w:val="24"/>
          <w:szCs w:val="24"/>
        </w:rPr>
        <w:t> «</w:t>
      </w:r>
      <w:r w:rsidRPr="00953B1A">
        <w:rPr>
          <w:rFonts w:ascii="Times New Roman" w:hAnsi="Times New Roman" w:cs="Times New Roman"/>
          <w:sz w:val="24"/>
          <w:szCs w:val="24"/>
        </w:rPr>
        <w:t xml:space="preserve"> Administration Systèmes et Réseaux » : </w:t>
      </w:r>
      <w:r w:rsidR="009A54D7" w:rsidRPr="00953B1A">
        <w:rPr>
          <w:rFonts w:ascii="Times New Roman" w:hAnsi="Times New Roman" w:cs="Times New Roman"/>
          <w:sz w:val="24"/>
          <w:szCs w:val="24"/>
        </w:rPr>
        <w:t>Monsieur SIAKA</w:t>
      </w:r>
    </w:p>
    <w:p w14:paraId="17C50FB5" w14:textId="77777777" w:rsidR="00612659" w:rsidRPr="00953B1A" w:rsidRDefault="00612659" w:rsidP="00612659">
      <w:pPr>
        <w:numPr>
          <w:ilvl w:val="0"/>
          <w:numId w:val="51"/>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Responsable de Parcours</w:t>
      </w:r>
      <w:r w:rsidR="009A54D7" w:rsidRPr="00953B1A">
        <w:rPr>
          <w:rFonts w:ascii="Times New Roman" w:hAnsi="Times New Roman" w:cs="Times New Roman"/>
          <w:sz w:val="24"/>
          <w:szCs w:val="24"/>
        </w:rPr>
        <w:t> «</w:t>
      </w:r>
      <w:r w:rsidRPr="00953B1A">
        <w:rPr>
          <w:rFonts w:ascii="Times New Roman" w:hAnsi="Times New Roman" w:cs="Times New Roman"/>
          <w:sz w:val="24"/>
          <w:szCs w:val="24"/>
        </w:rPr>
        <w:t xml:space="preserve"> Informatique Générale » : Docteur </w:t>
      </w:r>
      <w:r w:rsidR="009A54D7" w:rsidRPr="00953B1A">
        <w:rPr>
          <w:rFonts w:ascii="Times New Roman" w:hAnsi="Times New Roman" w:cs="Times New Roman"/>
          <w:sz w:val="24"/>
          <w:szCs w:val="24"/>
        </w:rPr>
        <w:t>RAKOTOASIMBAHOAKA Cyprien</w:t>
      </w:r>
      <w:r w:rsidRPr="00953B1A">
        <w:rPr>
          <w:rFonts w:ascii="Times New Roman" w:hAnsi="Times New Roman" w:cs="Times New Roman"/>
          <w:sz w:val="24"/>
          <w:szCs w:val="24"/>
        </w:rPr>
        <w:t xml:space="preserve"> Robert</w:t>
      </w:r>
    </w:p>
    <w:p w14:paraId="7DF8512A" w14:textId="77777777" w:rsidR="00612659" w:rsidRPr="00953B1A" w:rsidRDefault="00612659" w:rsidP="00612659">
      <w:pPr>
        <w:numPr>
          <w:ilvl w:val="0"/>
          <w:numId w:val="51"/>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Nombre d’Enseignants permanents : 13 dont deux (02) Professeurs Titulaires, six (06) Maîtres de Conférences et cinq (05) Assistants d’</w:t>
      </w:r>
      <w:r w:rsidRPr="00953B1A">
        <w:rPr>
          <w:rFonts w:ascii="Times New Roman" w:hAnsi="Times New Roman" w:cs="Times New Roman"/>
          <w:sz w:val="24"/>
          <w:szCs w:val="24"/>
        </w:rPr>
        <w:tab/>
      </w:r>
      <w:r w:rsidR="00BE3B1F" w:rsidRPr="00953B1A">
        <w:rPr>
          <w:rFonts w:ascii="Times New Roman" w:hAnsi="Times New Roman" w:cs="Times New Roman"/>
          <w:sz w:val="24"/>
          <w:szCs w:val="24"/>
        </w:rPr>
        <w:t>Assistants</w:t>
      </w:r>
      <w:r w:rsidR="00BE3B1F">
        <w:rPr>
          <w:rFonts w:ascii="Times New Roman" w:hAnsi="Times New Roman" w:cs="Times New Roman"/>
          <w:sz w:val="24"/>
          <w:szCs w:val="24"/>
        </w:rPr>
        <w:t xml:space="preserve"> </w:t>
      </w:r>
      <w:r w:rsidRPr="00953B1A">
        <w:rPr>
          <w:rFonts w:ascii="Times New Roman" w:hAnsi="Times New Roman" w:cs="Times New Roman"/>
          <w:sz w:val="24"/>
          <w:szCs w:val="24"/>
        </w:rPr>
        <w:t>d’Enseignement Supérieur et de Recherche</w:t>
      </w:r>
    </w:p>
    <w:p w14:paraId="3A4EC439" w14:textId="77777777" w:rsidR="00612659" w:rsidRPr="00953B1A" w:rsidRDefault="00612659" w:rsidP="00612659">
      <w:pPr>
        <w:numPr>
          <w:ilvl w:val="0"/>
          <w:numId w:val="51"/>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Nombre d’Enseignants vacataires : 10</w:t>
      </w:r>
    </w:p>
    <w:p w14:paraId="7ACAA43B" w14:textId="77777777" w:rsidR="00612659" w:rsidRPr="00953B1A" w:rsidRDefault="00612659" w:rsidP="00612659">
      <w:pPr>
        <w:numPr>
          <w:ilvl w:val="0"/>
          <w:numId w:val="51"/>
        </w:numPr>
        <w:spacing w:before="60" w:after="60" w:line="360" w:lineRule="auto"/>
        <w:contextualSpacing/>
        <w:jc w:val="both"/>
        <w:rPr>
          <w:rFonts w:ascii="Times New Roman" w:hAnsi="Times New Roman" w:cs="Times New Roman"/>
          <w:sz w:val="24"/>
          <w:szCs w:val="24"/>
        </w:rPr>
      </w:pPr>
      <w:r w:rsidRPr="00953B1A">
        <w:rPr>
          <w:rFonts w:ascii="Times New Roman" w:hAnsi="Times New Roman" w:cs="Times New Roman"/>
          <w:sz w:val="24"/>
          <w:szCs w:val="24"/>
        </w:rPr>
        <w:t>Personnel Administratif : 23</w:t>
      </w:r>
    </w:p>
    <w:p w14:paraId="4B0B705B" w14:textId="77777777" w:rsidR="00612659" w:rsidRDefault="00612659" w:rsidP="00E34586">
      <w:pPr>
        <w:spacing w:line="360" w:lineRule="auto"/>
        <w:jc w:val="both"/>
        <w:rPr>
          <w:rFonts w:ascii="Times New Roman" w:eastAsia="Calibri" w:hAnsi="Times New Roman" w:cs="Times New Roman"/>
          <w:sz w:val="24"/>
          <w:szCs w:val="24"/>
        </w:rPr>
      </w:pPr>
    </w:p>
    <w:p w14:paraId="10E235E4" w14:textId="77777777" w:rsidR="005366AE" w:rsidRDefault="005366AE" w:rsidP="00E34586">
      <w:pPr>
        <w:spacing w:line="360" w:lineRule="auto"/>
        <w:jc w:val="both"/>
        <w:rPr>
          <w:rFonts w:ascii="Times New Roman" w:eastAsia="Calibri" w:hAnsi="Times New Roman" w:cs="Times New Roman"/>
          <w:sz w:val="24"/>
          <w:szCs w:val="24"/>
        </w:rPr>
      </w:pPr>
    </w:p>
    <w:p w14:paraId="513A35B5" w14:textId="77777777" w:rsidR="005366AE" w:rsidRDefault="005366AE" w:rsidP="00E34586">
      <w:pPr>
        <w:spacing w:line="360" w:lineRule="auto"/>
        <w:jc w:val="both"/>
        <w:rPr>
          <w:rFonts w:ascii="Times New Roman" w:eastAsia="Calibri" w:hAnsi="Times New Roman" w:cs="Times New Roman"/>
          <w:sz w:val="24"/>
          <w:szCs w:val="24"/>
        </w:rPr>
      </w:pPr>
    </w:p>
    <w:p w14:paraId="412B3E57" w14:textId="77777777" w:rsidR="005366AE" w:rsidRDefault="005366AE" w:rsidP="00E34586">
      <w:pPr>
        <w:spacing w:line="360" w:lineRule="auto"/>
        <w:jc w:val="both"/>
        <w:rPr>
          <w:rFonts w:ascii="Times New Roman" w:eastAsia="Calibri" w:hAnsi="Times New Roman" w:cs="Times New Roman"/>
          <w:sz w:val="24"/>
          <w:szCs w:val="24"/>
        </w:rPr>
      </w:pPr>
    </w:p>
    <w:p w14:paraId="3303646D" w14:textId="77777777" w:rsidR="005366AE" w:rsidRDefault="005366AE" w:rsidP="00E34586">
      <w:pPr>
        <w:spacing w:line="360" w:lineRule="auto"/>
        <w:jc w:val="both"/>
        <w:rPr>
          <w:rFonts w:ascii="Times New Roman" w:eastAsia="Calibri" w:hAnsi="Times New Roman" w:cs="Times New Roman"/>
          <w:sz w:val="24"/>
          <w:szCs w:val="24"/>
        </w:rPr>
      </w:pPr>
    </w:p>
    <w:p w14:paraId="243074C1" w14:textId="77777777" w:rsidR="005366AE" w:rsidRDefault="005366AE" w:rsidP="00E34586">
      <w:pPr>
        <w:spacing w:line="360" w:lineRule="auto"/>
        <w:jc w:val="both"/>
        <w:rPr>
          <w:rFonts w:ascii="Times New Roman" w:eastAsia="Calibri" w:hAnsi="Times New Roman" w:cs="Times New Roman"/>
          <w:sz w:val="24"/>
          <w:szCs w:val="24"/>
        </w:rPr>
      </w:pPr>
    </w:p>
    <w:p w14:paraId="71FBCAB4" w14:textId="77777777" w:rsidR="005366AE" w:rsidRDefault="005366AE" w:rsidP="00E34586">
      <w:pPr>
        <w:spacing w:line="360" w:lineRule="auto"/>
        <w:jc w:val="both"/>
        <w:rPr>
          <w:rFonts w:ascii="Times New Roman" w:eastAsia="Calibri" w:hAnsi="Times New Roman" w:cs="Times New Roman"/>
          <w:sz w:val="24"/>
          <w:szCs w:val="24"/>
        </w:rPr>
      </w:pPr>
    </w:p>
    <w:p w14:paraId="639C5D3D" w14:textId="77777777" w:rsidR="005366AE" w:rsidRDefault="005366AE" w:rsidP="00E34586">
      <w:pPr>
        <w:spacing w:line="360" w:lineRule="auto"/>
        <w:jc w:val="both"/>
        <w:rPr>
          <w:rFonts w:ascii="Times New Roman" w:eastAsia="Calibri" w:hAnsi="Times New Roman" w:cs="Times New Roman"/>
          <w:sz w:val="24"/>
          <w:szCs w:val="24"/>
        </w:rPr>
      </w:pPr>
    </w:p>
    <w:p w14:paraId="00B1E520" w14:textId="77777777" w:rsidR="005366AE" w:rsidRDefault="005366AE" w:rsidP="00E34586">
      <w:pPr>
        <w:spacing w:line="360" w:lineRule="auto"/>
        <w:jc w:val="both"/>
        <w:rPr>
          <w:rFonts w:ascii="Times New Roman" w:eastAsia="Calibri" w:hAnsi="Times New Roman" w:cs="Times New Roman"/>
          <w:sz w:val="24"/>
          <w:szCs w:val="24"/>
        </w:rPr>
      </w:pPr>
    </w:p>
    <w:p w14:paraId="43AFA8AF" w14:textId="77777777" w:rsidR="005366AE" w:rsidRDefault="005366AE" w:rsidP="00E34586">
      <w:pPr>
        <w:spacing w:line="360" w:lineRule="auto"/>
        <w:jc w:val="both"/>
        <w:rPr>
          <w:rFonts w:ascii="Times New Roman" w:eastAsia="Calibri" w:hAnsi="Times New Roman" w:cs="Times New Roman"/>
          <w:sz w:val="24"/>
          <w:szCs w:val="24"/>
        </w:rPr>
      </w:pPr>
    </w:p>
    <w:p w14:paraId="44E713EC" w14:textId="77777777" w:rsidR="005366AE" w:rsidRDefault="005366AE" w:rsidP="00E34586">
      <w:pPr>
        <w:spacing w:line="360" w:lineRule="auto"/>
        <w:jc w:val="both"/>
        <w:rPr>
          <w:rFonts w:ascii="Times New Roman" w:eastAsia="Calibri" w:hAnsi="Times New Roman" w:cs="Times New Roman"/>
          <w:sz w:val="24"/>
          <w:szCs w:val="24"/>
        </w:rPr>
      </w:pPr>
    </w:p>
    <w:p w14:paraId="6FF41B93" w14:textId="77777777" w:rsidR="005366AE" w:rsidRPr="00953B1A" w:rsidRDefault="005366AE" w:rsidP="00E34586">
      <w:pPr>
        <w:spacing w:line="360" w:lineRule="auto"/>
        <w:jc w:val="both"/>
        <w:rPr>
          <w:rFonts w:ascii="Times New Roman" w:eastAsia="Calibri" w:hAnsi="Times New Roman" w:cs="Times New Roman"/>
          <w:sz w:val="24"/>
          <w:szCs w:val="24"/>
        </w:rPr>
      </w:pPr>
    </w:p>
    <w:p w14:paraId="02D2C440" w14:textId="77777777" w:rsidR="005A59AF" w:rsidRDefault="005A59AF" w:rsidP="005A59AF">
      <w:pPr>
        <w:pStyle w:val="Sapitra"/>
        <w:rPr>
          <w:rFonts w:ascii="Times New Roman" w:hAnsi="Times New Roman" w:cs="Times New Roman"/>
          <w:color w:val="000000" w:themeColor="text1"/>
          <w:sz w:val="36"/>
          <w:szCs w:val="36"/>
        </w:rPr>
      </w:pPr>
      <w:bookmarkStart w:id="101" w:name="_Toc506976645"/>
      <w:bookmarkStart w:id="102" w:name="_Toc506977466"/>
      <w:r w:rsidRPr="005A59AF">
        <w:rPr>
          <w:rFonts w:ascii="Times New Roman" w:hAnsi="Times New Roman" w:cs="Times New Roman"/>
          <w:color w:val="000000" w:themeColor="text1"/>
          <w:sz w:val="36"/>
          <w:szCs w:val="36"/>
        </w:rPr>
        <w:lastRenderedPageBreak/>
        <w:t>Présentation de l’AUXIMAD</w:t>
      </w:r>
      <w:bookmarkEnd w:id="101"/>
      <w:bookmarkEnd w:id="102"/>
    </w:p>
    <w:p w14:paraId="6ABF89D0" w14:textId="77777777" w:rsidR="005A59AF" w:rsidRPr="002520BC" w:rsidRDefault="005A59AF" w:rsidP="005A59AF">
      <w:pPr>
        <w:pStyle w:val="Para1"/>
        <w:rPr>
          <w:color w:val="000000" w:themeColor="text1"/>
        </w:rPr>
      </w:pPr>
      <w:bookmarkStart w:id="103" w:name="_Toc505626226"/>
      <w:bookmarkStart w:id="104" w:name="_Toc505664398"/>
      <w:bookmarkStart w:id="105" w:name="_Toc506976646"/>
      <w:bookmarkStart w:id="106" w:name="_Toc506977467"/>
      <w:r w:rsidRPr="002520BC">
        <w:rPr>
          <w:color w:val="000000" w:themeColor="text1"/>
        </w:rPr>
        <w:t>Localisation et adresse de contact</w:t>
      </w:r>
      <w:bookmarkEnd w:id="103"/>
      <w:bookmarkEnd w:id="104"/>
      <w:bookmarkEnd w:id="105"/>
      <w:bookmarkEnd w:id="106"/>
    </w:p>
    <w:p w14:paraId="5116E41B" w14:textId="77777777" w:rsidR="002520BC" w:rsidRPr="002520BC" w:rsidRDefault="002520BC" w:rsidP="002520BC">
      <w:pPr>
        <w:spacing w:after="0" w:line="360" w:lineRule="auto"/>
        <w:ind w:firstLine="709"/>
        <w:jc w:val="both"/>
        <w:rPr>
          <w:rFonts w:ascii="Times New Roman" w:hAnsi="Times New Roman" w:cs="Times New Roman"/>
          <w:sz w:val="24"/>
          <w:szCs w:val="24"/>
        </w:rPr>
      </w:pPr>
      <w:r w:rsidRPr="002520BC">
        <w:rPr>
          <w:rFonts w:ascii="Times New Roman" w:hAnsi="Times New Roman" w:cs="Times New Roman"/>
          <w:sz w:val="24"/>
          <w:szCs w:val="24"/>
        </w:rPr>
        <w:t xml:space="preserve">Le </w:t>
      </w:r>
      <w:r w:rsidR="005366AE" w:rsidRPr="002520BC">
        <w:rPr>
          <w:rFonts w:ascii="Times New Roman" w:hAnsi="Times New Roman" w:cs="Times New Roman"/>
          <w:sz w:val="24"/>
          <w:szCs w:val="24"/>
        </w:rPr>
        <w:t>siège</w:t>
      </w:r>
      <w:r w:rsidRPr="002520BC">
        <w:rPr>
          <w:rFonts w:ascii="Times New Roman" w:hAnsi="Times New Roman" w:cs="Times New Roman"/>
          <w:sz w:val="24"/>
          <w:szCs w:val="24"/>
        </w:rPr>
        <w:t xml:space="preserve"> de la société AUXILAIRE MARITIME de MADAGASCAR se situe à Antananarivo 18 Rue J.J Rabearivelo Antsahavola dont la boite postale est le 1081. On peut la contacter via les numéros : 020 22 225 02, 020 22 310 98 ou encore les adresses électroniques : </w:t>
      </w:r>
      <w:hyperlink r:id="rId11" w:history="1">
        <w:r w:rsidRPr="002520BC">
          <w:rPr>
            <w:rStyle w:val="Lienhypertexte"/>
            <w:rFonts w:ascii="Times New Roman" w:hAnsi="Times New Roman" w:cs="Times New Roman"/>
            <w:sz w:val="24"/>
            <w:szCs w:val="24"/>
          </w:rPr>
          <w:t>auximad@auximad.mg</w:t>
        </w:r>
      </w:hyperlink>
      <w:r w:rsidRPr="002520BC">
        <w:rPr>
          <w:rFonts w:ascii="Times New Roman" w:hAnsi="Times New Roman" w:cs="Times New Roman"/>
          <w:sz w:val="24"/>
          <w:szCs w:val="24"/>
        </w:rPr>
        <w:t xml:space="preserve"> et </w:t>
      </w:r>
      <w:hyperlink r:id="rId12" w:history="1">
        <w:r w:rsidRPr="002520BC">
          <w:rPr>
            <w:rStyle w:val="Lienhypertexte"/>
            <w:rFonts w:ascii="Times New Roman" w:hAnsi="Times New Roman" w:cs="Times New Roman"/>
            <w:sz w:val="24"/>
            <w:szCs w:val="24"/>
          </w:rPr>
          <w:t>auxidc@auximad.mg</w:t>
        </w:r>
      </w:hyperlink>
      <w:r w:rsidRPr="002520BC">
        <w:rPr>
          <w:rFonts w:ascii="Times New Roman" w:hAnsi="Times New Roman" w:cs="Times New Roman"/>
          <w:sz w:val="24"/>
          <w:szCs w:val="24"/>
        </w:rPr>
        <w:t xml:space="preserve"> .</w:t>
      </w:r>
    </w:p>
    <w:p w14:paraId="7639ADBB" w14:textId="77777777" w:rsidR="005366AE" w:rsidRPr="002520BC" w:rsidRDefault="002520BC" w:rsidP="005366AE">
      <w:pPr>
        <w:spacing w:after="0" w:line="360" w:lineRule="auto"/>
        <w:ind w:firstLine="709"/>
        <w:jc w:val="both"/>
        <w:rPr>
          <w:rFonts w:ascii="Times New Roman" w:hAnsi="Times New Roman" w:cs="Times New Roman"/>
          <w:sz w:val="24"/>
          <w:szCs w:val="24"/>
          <w:lang w:eastAsia="fr-FR"/>
        </w:rPr>
      </w:pPr>
      <w:r w:rsidRPr="002520BC">
        <w:rPr>
          <w:rFonts w:ascii="Times New Roman" w:hAnsi="Times New Roman" w:cs="Times New Roman"/>
          <w:sz w:val="24"/>
          <w:szCs w:val="24"/>
        </w:rPr>
        <w:t>Elle dispose aussi de 10 Agences qui se situent dans la grande ville portuaire et aéroportuaire : Antananarivo, Tamatave, Antsirabe, Manakara, Mananjary, Tuléar, Taolagnaro, Nosy-Be, Majunga, Antsiranana.</w:t>
      </w:r>
    </w:p>
    <w:p w14:paraId="1DCADB8B" w14:textId="77777777" w:rsidR="002520BC" w:rsidRDefault="002520BC" w:rsidP="005A59AF">
      <w:pPr>
        <w:pStyle w:val="Para1"/>
        <w:rPr>
          <w:color w:val="000000" w:themeColor="text1"/>
        </w:rPr>
      </w:pPr>
      <w:bookmarkStart w:id="107" w:name="_Toc505626227"/>
      <w:bookmarkStart w:id="108" w:name="_Toc505664399"/>
      <w:bookmarkStart w:id="109" w:name="_Toc506976647"/>
      <w:bookmarkStart w:id="110" w:name="_Toc506977468"/>
      <w:r w:rsidRPr="002520BC">
        <w:rPr>
          <w:color w:val="000000" w:themeColor="text1"/>
        </w:rPr>
        <w:t>Organigramme</w:t>
      </w:r>
      <w:bookmarkEnd w:id="107"/>
      <w:bookmarkEnd w:id="108"/>
      <w:bookmarkEnd w:id="109"/>
      <w:bookmarkEnd w:id="110"/>
    </w:p>
    <w:p w14:paraId="0A5519AC" w14:textId="77777777" w:rsidR="008512E8" w:rsidRPr="008512E8" w:rsidRDefault="008512E8" w:rsidP="008512E8">
      <w:pPr>
        <w:rPr>
          <w:rFonts w:ascii="Times New Roman" w:hAnsi="Times New Roman" w:cs="Times New Roman"/>
          <w:sz w:val="24"/>
          <w:szCs w:val="24"/>
        </w:rPr>
      </w:pPr>
      <w:r w:rsidRPr="008512E8">
        <w:rPr>
          <w:rFonts w:ascii="Times New Roman" w:hAnsi="Times New Roman" w:cs="Times New Roman"/>
          <w:sz w:val="24"/>
          <w:szCs w:val="24"/>
        </w:rPr>
        <w:t>La figure 2 nous montre l’organigramme de l’AUXIMAD</w:t>
      </w:r>
    </w:p>
    <w:p w14:paraId="7DC69B78" w14:textId="77777777" w:rsidR="002520BC" w:rsidRDefault="002520BC" w:rsidP="002520BC">
      <w:pPr>
        <w:rPr>
          <w:lang w:eastAsia="fr-FR"/>
        </w:rPr>
      </w:pPr>
    </w:p>
    <w:p w14:paraId="47474F71" w14:textId="77777777" w:rsidR="00054184" w:rsidRDefault="002520BC" w:rsidP="00054184">
      <w:pPr>
        <w:rPr>
          <w:lang w:eastAsia="fr-FR"/>
        </w:rPr>
      </w:pPr>
      <w:r>
        <w:rPr>
          <w:noProof/>
          <w:lang w:eastAsia="fr-FR"/>
        </w:rPr>
        <w:drawing>
          <wp:inline distT="0" distB="0" distL="0" distR="0" wp14:anchorId="7DD28E46" wp14:editId="11A918CE">
            <wp:extent cx="5760720" cy="4227531"/>
            <wp:effectExtent l="0" t="0" r="0" b="0"/>
            <wp:docPr id="505" name="Imag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227531"/>
                    </a:xfrm>
                    <a:prstGeom prst="rect">
                      <a:avLst/>
                    </a:prstGeom>
                  </pic:spPr>
                </pic:pic>
              </a:graphicData>
            </a:graphic>
          </wp:inline>
        </w:drawing>
      </w:r>
    </w:p>
    <w:p w14:paraId="15BF7DD7" w14:textId="77777777" w:rsidR="00054184" w:rsidRDefault="00054184" w:rsidP="00054184">
      <w:pPr>
        <w:pStyle w:val="Sary"/>
        <w:numPr>
          <w:ilvl w:val="0"/>
          <w:numId w:val="0"/>
        </w:numPr>
        <w:rPr>
          <w:lang w:eastAsia="fr-FR"/>
        </w:rPr>
      </w:pPr>
    </w:p>
    <w:p w14:paraId="6E4B6823" w14:textId="77777777" w:rsidR="00054184" w:rsidRPr="008512E8" w:rsidRDefault="00054184" w:rsidP="008512E8">
      <w:pPr>
        <w:pStyle w:val="Lgende"/>
        <w:jc w:val="center"/>
        <w:rPr>
          <w:i/>
          <w:color w:val="auto"/>
          <w:sz w:val="24"/>
          <w:szCs w:val="24"/>
        </w:rPr>
      </w:pPr>
      <w:bookmarkStart w:id="111" w:name="_Toc506977580"/>
      <w:r w:rsidRPr="00054184">
        <w:rPr>
          <w:i/>
          <w:color w:val="auto"/>
          <w:sz w:val="24"/>
          <w:szCs w:val="24"/>
        </w:rPr>
        <w:t xml:space="preserve">Figure </w:t>
      </w:r>
      <w:r w:rsidRPr="00054184">
        <w:rPr>
          <w:i/>
          <w:color w:val="auto"/>
          <w:sz w:val="24"/>
          <w:szCs w:val="24"/>
        </w:rPr>
        <w:fldChar w:fldCharType="begin"/>
      </w:r>
      <w:r w:rsidRPr="00054184">
        <w:rPr>
          <w:i/>
          <w:color w:val="auto"/>
          <w:sz w:val="24"/>
          <w:szCs w:val="24"/>
        </w:rPr>
        <w:instrText xml:space="preserve"> SEQ Figure \* ARABIC </w:instrText>
      </w:r>
      <w:r w:rsidRPr="00054184">
        <w:rPr>
          <w:i/>
          <w:color w:val="auto"/>
          <w:sz w:val="24"/>
          <w:szCs w:val="24"/>
        </w:rPr>
        <w:fldChar w:fldCharType="separate"/>
      </w:r>
      <w:r w:rsidR="00B96CF5">
        <w:rPr>
          <w:i/>
          <w:noProof/>
          <w:color w:val="auto"/>
          <w:sz w:val="24"/>
          <w:szCs w:val="24"/>
        </w:rPr>
        <w:t>2</w:t>
      </w:r>
      <w:r w:rsidRPr="00054184">
        <w:rPr>
          <w:i/>
          <w:color w:val="auto"/>
          <w:sz w:val="24"/>
          <w:szCs w:val="24"/>
        </w:rPr>
        <w:fldChar w:fldCharType="end"/>
      </w:r>
      <w:r w:rsidRPr="00054184">
        <w:rPr>
          <w:i/>
          <w:color w:val="auto"/>
          <w:sz w:val="24"/>
          <w:szCs w:val="24"/>
        </w:rPr>
        <w:t>: Organigramme de l’AUXIMAD</w:t>
      </w:r>
      <w:bookmarkEnd w:id="111"/>
    </w:p>
    <w:p w14:paraId="5DE6E80C" w14:textId="77777777" w:rsidR="002520BC" w:rsidRPr="002520BC" w:rsidRDefault="002520BC" w:rsidP="005A59AF">
      <w:pPr>
        <w:pStyle w:val="Para1"/>
        <w:rPr>
          <w:rFonts w:cs="Times New Roman"/>
          <w:color w:val="000000" w:themeColor="text1"/>
          <w:szCs w:val="28"/>
          <w:lang w:eastAsia="fr-FR"/>
        </w:rPr>
      </w:pPr>
      <w:bookmarkStart w:id="112" w:name="_Toc505626228"/>
      <w:bookmarkStart w:id="113" w:name="_Toc505664400"/>
      <w:bookmarkStart w:id="114" w:name="_Toc506976648"/>
      <w:bookmarkStart w:id="115" w:name="_Toc506977469"/>
      <w:r w:rsidRPr="002520BC">
        <w:rPr>
          <w:rFonts w:cs="Times New Roman"/>
          <w:color w:val="000000" w:themeColor="text1"/>
          <w:szCs w:val="28"/>
          <w:lang w:eastAsia="fr-FR"/>
        </w:rPr>
        <w:lastRenderedPageBreak/>
        <w:t>Mission et historique</w:t>
      </w:r>
      <w:bookmarkEnd w:id="112"/>
      <w:bookmarkEnd w:id="113"/>
      <w:bookmarkEnd w:id="114"/>
      <w:bookmarkEnd w:id="115"/>
    </w:p>
    <w:p w14:paraId="7E60EC66" w14:textId="77777777" w:rsidR="002520BC" w:rsidRPr="002520BC" w:rsidRDefault="008512E8" w:rsidP="002520BC">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lang w:eastAsia="fr-FR"/>
        </w:rPr>
        <w:t>La S</w:t>
      </w:r>
      <w:r w:rsidR="00981B69" w:rsidRPr="002520BC">
        <w:rPr>
          <w:rFonts w:ascii="Times New Roman" w:hAnsi="Times New Roman" w:cs="Times New Roman"/>
          <w:sz w:val="24"/>
          <w:szCs w:val="24"/>
          <w:lang w:eastAsia="fr-FR"/>
        </w:rPr>
        <w:t>ociété</w:t>
      </w:r>
      <w:r w:rsidR="002520BC" w:rsidRPr="002520BC">
        <w:rPr>
          <w:rFonts w:ascii="Times New Roman" w:hAnsi="Times New Roman" w:cs="Times New Roman"/>
          <w:sz w:val="24"/>
          <w:szCs w:val="24"/>
          <w:lang w:eastAsia="fr-FR"/>
        </w:rPr>
        <w:t xml:space="preserve"> </w:t>
      </w:r>
      <w:r w:rsidR="002520BC" w:rsidRPr="002520BC">
        <w:rPr>
          <w:rFonts w:ascii="Times New Roman" w:hAnsi="Times New Roman" w:cs="Times New Roman"/>
          <w:sz w:val="24"/>
          <w:szCs w:val="24"/>
        </w:rPr>
        <w:t xml:space="preserve">AUXILAIRE MARITIME de MADAGASCAR été créée en 1952, suite à la diversification des activités </w:t>
      </w:r>
      <w:r w:rsidR="003034B8">
        <w:rPr>
          <w:rFonts w:ascii="Times New Roman" w:hAnsi="Times New Roman" w:cs="Times New Roman"/>
          <w:sz w:val="24"/>
          <w:szCs w:val="24"/>
        </w:rPr>
        <w:t>d’origine qui s’appelait « WHARF</w:t>
      </w:r>
      <w:r w:rsidR="002520BC" w:rsidRPr="002520BC">
        <w:rPr>
          <w:rFonts w:ascii="Times New Roman" w:hAnsi="Times New Roman" w:cs="Times New Roman"/>
          <w:sz w:val="24"/>
          <w:szCs w:val="24"/>
        </w:rPr>
        <w:t xml:space="preserve"> DE TAMATAVE », fondé le 17 Mai 1902. Au début, son activité principale se limitait à la consignation des navires. Depuis 1970, la société s’est développée dans le domaine du transit. Elle a ensuite commencé à entreprendre des activités secondaires en 1991, à savoir la manutention, le groupage et le dépotage, le ticketing ainsi que la représentation de l’Assurance ARO.</w:t>
      </w:r>
    </w:p>
    <w:p w14:paraId="6759EF4D" w14:textId="77777777" w:rsidR="002520BC" w:rsidRPr="002520BC" w:rsidRDefault="002520BC" w:rsidP="002520BC">
      <w:pPr>
        <w:spacing w:after="0" w:line="360" w:lineRule="auto"/>
        <w:ind w:firstLine="567"/>
        <w:jc w:val="both"/>
        <w:rPr>
          <w:rFonts w:ascii="Times New Roman" w:hAnsi="Times New Roman" w:cs="Times New Roman"/>
          <w:sz w:val="24"/>
          <w:szCs w:val="24"/>
        </w:rPr>
      </w:pPr>
    </w:p>
    <w:p w14:paraId="003E4CB2" w14:textId="77777777" w:rsidR="002520BC" w:rsidRPr="002520BC" w:rsidRDefault="002520BC" w:rsidP="002520BC">
      <w:pPr>
        <w:spacing w:line="360" w:lineRule="auto"/>
        <w:ind w:firstLine="567"/>
        <w:jc w:val="both"/>
        <w:rPr>
          <w:rFonts w:ascii="Times New Roman" w:hAnsi="Times New Roman" w:cs="Times New Roman"/>
          <w:sz w:val="24"/>
          <w:szCs w:val="24"/>
        </w:rPr>
      </w:pPr>
      <w:r w:rsidRPr="002520BC">
        <w:rPr>
          <w:rFonts w:ascii="Times New Roman" w:hAnsi="Times New Roman" w:cs="Times New Roman"/>
          <w:sz w:val="24"/>
          <w:szCs w:val="24"/>
        </w:rPr>
        <w:t>Avec un capital qui s’élève à deux cent vingt-deux million Ariary (222 000 000 Ar), elle est surtout une société de prestation de service en transit et en consignation. Elle joue ainsi le rôle d’intermédiaire entre les clients et les différentes autorités administratives, les partenair</w:t>
      </w:r>
      <w:r w:rsidR="008512E8">
        <w:rPr>
          <w:rFonts w:ascii="Times New Roman" w:hAnsi="Times New Roman" w:cs="Times New Roman"/>
          <w:sz w:val="24"/>
          <w:szCs w:val="24"/>
        </w:rPr>
        <w:t>es et les autorités partenaires.</w:t>
      </w:r>
    </w:p>
    <w:p w14:paraId="7110F578" w14:textId="77777777" w:rsidR="002520BC" w:rsidRPr="002520BC" w:rsidRDefault="002520BC" w:rsidP="002520BC">
      <w:pPr>
        <w:pStyle w:val="Para1"/>
        <w:rPr>
          <w:color w:val="000000" w:themeColor="text1"/>
          <w:lang w:eastAsia="fr-FR"/>
        </w:rPr>
      </w:pPr>
      <w:bookmarkStart w:id="116" w:name="_Toc505626229"/>
      <w:bookmarkStart w:id="117" w:name="_Toc505664401"/>
      <w:bookmarkStart w:id="118" w:name="_Toc506976649"/>
      <w:bookmarkStart w:id="119" w:name="_Toc506977470"/>
      <w:r w:rsidRPr="002520BC">
        <w:rPr>
          <w:color w:val="000000" w:themeColor="text1"/>
          <w:lang w:eastAsia="fr-FR"/>
        </w:rPr>
        <w:t>Domaine d’activité</w:t>
      </w:r>
      <w:bookmarkEnd w:id="116"/>
      <w:bookmarkEnd w:id="117"/>
      <w:bookmarkEnd w:id="118"/>
      <w:bookmarkEnd w:id="119"/>
    </w:p>
    <w:p w14:paraId="32A5EE43" w14:textId="77777777" w:rsidR="002520BC" w:rsidRPr="002520BC" w:rsidRDefault="002520BC" w:rsidP="002520BC">
      <w:pPr>
        <w:spacing w:after="0" w:line="360" w:lineRule="auto"/>
        <w:ind w:firstLine="720"/>
        <w:jc w:val="both"/>
        <w:rPr>
          <w:rFonts w:ascii="Times New Roman" w:hAnsi="Times New Roman" w:cs="Times New Roman"/>
          <w:sz w:val="24"/>
          <w:szCs w:val="24"/>
        </w:rPr>
      </w:pPr>
      <w:r w:rsidRPr="002520BC">
        <w:rPr>
          <w:rFonts w:ascii="Times New Roman" w:hAnsi="Times New Roman" w:cs="Times New Roman"/>
          <w:sz w:val="24"/>
          <w:szCs w:val="24"/>
          <w:lang w:eastAsia="fr-FR"/>
        </w:rPr>
        <w:t xml:space="preserve"> </w:t>
      </w:r>
      <w:r w:rsidRPr="002520BC">
        <w:rPr>
          <w:rFonts w:ascii="Times New Roman" w:hAnsi="Times New Roman" w:cs="Times New Roman"/>
          <w:sz w:val="24"/>
          <w:szCs w:val="24"/>
        </w:rPr>
        <w:t>La société AUXIMAD, par ces opérations de consignation maritime et de</w:t>
      </w:r>
      <w:r w:rsidR="008512E8">
        <w:rPr>
          <w:rFonts w:ascii="Times New Roman" w:hAnsi="Times New Roman" w:cs="Times New Roman"/>
          <w:sz w:val="24"/>
          <w:szCs w:val="24"/>
        </w:rPr>
        <w:t xml:space="preserve"> transit, a un marché beaucoup é</w:t>
      </w:r>
      <w:r w:rsidR="008512E8" w:rsidRPr="002520BC">
        <w:rPr>
          <w:rFonts w:ascii="Times New Roman" w:hAnsi="Times New Roman" w:cs="Times New Roman"/>
          <w:sz w:val="24"/>
          <w:szCs w:val="24"/>
        </w:rPr>
        <w:t>tendu</w:t>
      </w:r>
      <w:r w:rsidRPr="002520BC">
        <w:rPr>
          <w:rFonts w:ascii="Times New Roman" w:hAnsi="Times New Roman" w:cs="Times New Roman"/>
          <w:sz w:val="24"/>
          <w:szCs w:val="24"/>
        </w:rPr>
        <w:t>, elle dispose de deux sortes de clients : les clients transits et les clients consignataires.</w:t>
      </w:r>
    </w:p>
    <w:p w14:paraId="22B25755" w14:textId="77777777" w:rsidR="002520BC" w:rsidRPr="002520BC" w:rsidRDefault="002520BC" w:rsidP="002520BC">
      <w:pPr>
        <w:pStyle w:val="Paragraphedeliste"/>
        <w:spacing w:after="0" w:line="360" w:lineRule="auto"/>
        <w:ind w:left="0" w:firstLine="709"/>
        <w:jc w:val="both"/>
        <w:rPr>
          <w:rFonts w:ascii="Times New Roman" w:hAnsi="Times New Roman" w:cs="Times New Roman"/>
          <w:sz w:val="24"/>
          <w:szCs w:val="24"/>
        </w:rPr>
      </w:pPr>
      <w:r w:rsidRPr="002520BC">
        <w:rPr>
          <w:rFonts w:ascii="Times New Roman" w:hAnsi="Times New Roman" w:cs="Times New Roman"/>
          <w:sz w:val="24"/>
          <w:szCs w:val="24"/>
        </w:rPr>
        <w:t>Les clients transit regroupent les clients transit entreprise commerciale (Henri Fraise, Socimex, Farmard, Vitogaz), les clients transit entreprise industrielle (Captelec, SIRAMA, SFOI), les clients transit entreprise de services (BFV-SG, Colas, Orange Madagascar), les clients transit organisation internationale et client transit particulier ou individuel OMS (Organisation Mondiale de la Santé), PNUD (Programmation des Nations Unies pour le Développement).</w:t>
      </w:r>
    </w:p>
    <w:p w14:paraId="2ECD2D4C" w14:textId="77777777" w:rsidR="002520BC" w:rsidRPr="005366AE" w:rsidRDefault="002520BC" w:rsidP="002520BC">
      <w:pPr>
        <w:spacing w:after="0" w:line="360" w:lineRule="auto"/>
        <w:jc w:val="both"/>
        <w:rPr>
          <w:rFonts w:ascii="Times New Roman" w:hAnsi="Times New Roman" w:cs="Times New Roman"/>
          <w:sz w:val="24"/>
          <w:szCs w:val="24"/>
        </w:rPr>
      </w:pPr>
      <w:r w:rsidRPr="002520BC">
        <w:rPr>
          <w:rFonts w:ascii="Times New Roman" w:hAnsi="Times New Roman" w:cs="Times New Roman"/>
          <w:sz w:val="24"/>
          <w:szCs w:val="24"/>
        </w:rPr>
        <w:tab/>
        <w:t xml:space="preserve">Les clients consignation sont tous des clients étrangers d’origines très variées : Albacora SA, AngloEasternCrew, Asia Trade TRA, Brooklands </w:t>
      </w:r>
      <w:r w:rsidRPr="002520BC">
        <w:rPr>
          <w:rFonts w:ascii="Times New Roman" w:hAnsi="Times New Roman" w:cs="Times New Roman"/>
          <w:sz w:val="24"/>
          <w:szCs w:val="24"/>
          <w:lang w:val="en-US"/>
        </w:rPr>
        <w:t>Planning PTE LTD, Neon Maritime LTD</w:t>
      </w:r>
      <w:r w:rsidR="005366AE">
        <w:rPr>
          <w:rFonts w:ascii="Times New Roman" w:hAnsi="Times New Roman" w:cs="Times New Roman"/>
          <w:sz w:val="24"/>
          <w:szCs w:val="24"/>
          <w:lang w:val="en-US"/>
        </w:rPr>
        <w:t>, International Material (IMC).</w:t>
      </w:r>
    </w:p>
    <w:p w14:paraId="104F9926" w14:textId="77777777" w:rsidR="002520BC" w:rsidRDefault="002520BC" w:rsidP="005366AE">
      <w:pPr>
        <w:spacing w:after="0" w:line="360" w:lineRule="auto"/>
        <w:ind w:firstLine="708"/>
        <w:jc w:val="both"/>
        <w:rPr>
          <w:rFonts w:ascii="Times New Roman" w:hAnsi="Times New Roman" w:cs="Times New Roman"/>
          <w:sz w:val="24"/>
          <w:szCs w:val="24"/>
        </w:rPr>
      </w:pPr>
      <w:r w:rsidRPr="002520BC">
        <w:rPr>
          <w:rFonts w:ascii="Times New Roman" w:hAnsi="Times New Roman" w:cs="Times New Roman"/>
          <w:sz w:val="24"/>
          <w:szCs w:val="24"/>
        </w:rPr>
        <w:t>Vu que le marché est en perpétuelle évolution, AUXIMAD a aussi plusieurs concurrents à savoir : Bolloré logistic, la SEAL, GALAXAM LOGISTICS, AID (Agence Internationale de Déménagement), FLEXSHIPPING, FREIGHTLINE Madagascar, PRESCOI (Prestation de Service et Commerce de l’Océan Indien) qui sont des concurrents transits et MAERSK LOGISTICS ZIEGLER Madagascar, ROGERS IDS Madagascar, GEOGIS Wilson pour les consignataires.</w:t>
      </w:r>
    </w:p>
    <w:p w14:paraId="58B306CB" w14:textId="77777777" w:rsidR="00EB605D" w:rsidRPr="005366AE" w:rsidRDefault="00EB605D" w:rsidP="005366AE">
      <w:pPr>
        <w:spacing w:after="0" w:line="360" w:lineRule="auto"/>
        <w:ind w:firstLine="708"/>
        <w:jc w:val="both"/>
        <w:rPr>
          <w:rFonts w:ascii="Times New Roman" w:hAnsi="Times New Roman" w:cs="Times New Roman"/>
          <w:sz w:val="24"/>
          <w:szCs w:val="24"/>
        </w:rPr>
      </w:pPr>
    </w:p>
    <w:p w14:paraId="6718783B" w14:textId="77777777" w:rsidR="003034B8" w:rsidRPr="003034B8" w:rsidRDefault="002520BC" w:rsidP="003034B8">
      <w:pPr>
        <w:pStyle w:val="Para1"/>
        <w:rPr>
          <w:rFonts w:cs="Times New Roman"/>
          <w:color w:val="000000" w:themeColor="text1"/>
          <w:szCs w:val="28"/>
          <w:lang w:eastAsia="fr-FR"/>
        </w:rPr>
      </w:pPr>
      <w:bookmarkStart w:id="120" w:name="_Toc505626230"/>
      <w:bookmarkStart w:id="121" w:name="_Toc505664402"/>
      <w:bookmarkStart w:id="122" w:name="_Toc506976650"/>
      <w:bookmarkStart w:id="123" w:name="_Toc506977471"/>
      <w:r w:rsidRPr="002520BC">
        <w:rPr>
          <w:rFonts w:cs="Times New Roman"/>
          <w:color w:val="000000" w:themeColor="text1"/>
          <w:szCs w:val="28"/>
          <w:lang w:eastAsia="fr-FR"/>
        </w:rPr>
        <w:lastRenderedPageBreak/>
        <w:t>Les partenaires</w:t>
      </w:r>
      <w:bookmarkEnd w:id="120"/>
      <w:bookmarkEnd w:id="121"/>
      <w:bookmarkEnd w:id="122"/>
      <w:bookmarkEnd w:id="123"/>
    </w:p>
    <w:p w14:paraId="30C94B26" w14:textId="77777777" w:rsidR="002520BC" w:rsidRPr="002520BC" w:rsidRDefault="002520BC" w:rsidP="002520BC">
      <w:pPr>
        <w:spacing w:after="0" w:line="360" w:lineRule="auto"/>
        <w:jc w:val="both"/>
        <w:rPr>
          <w:rFonts w:ascii="Times New Roman" w:hAnsi="Times New Roman" w:cs="Times New Roman"/>
          <w:sz w:val="24"/>
          <w:szCs w:val="24"/>
        </w:rPr>
      </w:pPr>
      <w:r w:rsidRPr="002520BC">
        <w:rPr>
          <w:rFonts w:ascii="Times New Roman" w:hAnsi="Times New Roman" w:cs="Times New Roman"/>
          <w:sz w:val="24"/>
          <w:szCs w:val="24"/>
        </w:rPr>
        <w:t>La société AUXIMAD travaille avec plusieurs partenaires en collaboration permanente leur assurant la stabilité du marché. Ces partenaires sont généralement des fournisseurs garantissant aussi la qualité de leur travail.</w:t>
      </w:r>
    </w:p>
    <w:p w14:paraId="3554B0DF" w14:textId="77777777" w:rsidR="002520BC" w:rsidRPr="002520BC" w:rsidRDefault="002520BC" w:rsidP="002520BC">
      <w:pPr>
        <w:spacing w:after="0" w:line="360" w:lineRule="auto"/>
        <w:jc w:val="both"/>
        <w:rPr>
          <w:rFonts w:ascii="Times New Roman" w:hAnsi="Times New Roman" w:cs="Times New Roman"/>
          <w:sz w:val="24"/>
          <w:szCs w:val="24"/>
        </w:rPr>
      </w:pPr>
    </w:p>
    <w:p w14:paraId="0D121A1B" w14:textId="77777777" w:rsidR="002520BC" w:rsidRPr="002520BC" w:rsidRDefault="002520BC" w:rsidP="002520BC">
      <w:pPr>
        <w:spacing w:after="0" w:line="360" w:lineRule="auto"/>
        <w:ind w:firstLine="708"/>
        <w:jc w:val="both"/>
        <w:rPr>
          <w:rFonts w:ascii="Times New Roman" w:hAnsi="Times New Roman" w:cs="Times New Roman"/>
          <w:sz w:val="24"/>
          <w:szCs w:val="24"/>
        </w:rPr>
      </w:pPr>
      <w:r w:rsidRPr="002520BC">
        <w:rPr>
          <w:rFonts w:ascii="Times New Roman" w:hAnsi="Times New Roman" w:cs="Times New Roman"/>
          <w:sz w:val="24"/>
          <w:szCs w:val="24"/>
        </w:rPr>
        <w:t xml:space="preserve">Nous pouvons en citer quelques-uns : les hôtels (l’Hôtel le Relais des Plateaux ; l’Hôtel le Grand Mélisse ; l’Hôtel White Palace et </w:t>
      </w:r>
      <w:r w:rsidR="009A54D7" w:rsidRPr="002520BC">
        <w:rPr>
          <w:rFonts w:ascii="Times New Roman" w:hAnsi="Times New Roman" w:cs="Times New Roman"/>
          <w:sz w:val="24"/>
          <w:szCs w:val="24"/>
        </w:rPr>
        <w:t>d’autre établissements</w:t>
      </w:r>
      <w:r w:rsidRPr="002520BC">
        <w:rPr>
          <w:rFonts w:ascii="Times New Roman" w:hAnsi="Times New Roman" w:cs="Times New Roman"/>
          <w:sz w:val="24"/>
          <w:szCs w:val="24"/>
        </w:rPr>
        <w:t xml:space="preserve"> hôteliers de la capitale), les entreprises de </w:t>
      </w:r>
      <w:r w:rsidR="009A54D7" w:rsidRPr="002520BC">
        <w:rPr>
          <w:rFonts w:ascii="Times New Roman" w:hAnsi="Times New Roman" w:cs="Times New Roman"/>
          <w:sz w:val="24"/>
          <w:szCs w:val="24"/>
        </w:rPr>
        <w:t>télécommunication :</w:t>
      </w:r>
      <w:r w:rsidRPr="002520BC">
        <w:rPr>
          <w:rFonts w:ascii="Times New Roman" w:hAnsi="Times New Roman" w:cs="Times New Roman"/>
          <w:sz w:val="24"/>
          <w:szCs w:val="24"/>
        </w:rPr>
        <w:t xml:space="preserve"> Telma, Airtel Madaga</w:t>
      </w:r>
      <w:r w:rsidR="00F5727E">
        <w:rPr>
          <w:rFonts w:ascii="Times New Roman" w:hAnsi="Times New Roman" w:cs="Times New Roman"/>
          <w:sz w:val="24"/>
          <w:szCs w:val="24"/>
        </w:rPr>
        <w:t>scar et Orange Madagascar, etc…</w:t>
      </w:r>
    </w:p>
    <w:p w14:paraId="0A802F0A" w14:textId="77777777" w:rsidR="002520BC" w:rsidRPr="002520BC" w:rsidRDefault="002520BC" w:rsidP="002520BC">
      <w:pPr>
        <w:spacing w:after="0" w:line="360" w:lineRule="auto"/>
        <w:ind w:firstLine="708"/>
        <w:jc w:val="both"/>
        <w:rPr>
          <w:rFonts w:ascii="Times New Roman" w:hAnsi="Times New Roman" w:cs="Times New Roman"/>
          <w:sz w:val="24"/>
          <w:szCs w:val="24"/>
        </w:rPr>
      </w:pPr>
      <w:r w:rsidRPr="002520BC">
        <w:rPr>
          <w:rFonts w:ascii="Times New Roman" w:hAnsi="Times New Roman" w:cs="Times New Roman"/>
          <w:sz w:val="24"/>
          <w:szCs w:val="24"/>
        </w:rPr>
        <w:t>Généralement, ses fournisseurs sont classés en 3 catégories lesquelles sont :</w:t>
      </w:r>
    </w:p>
    <w:p w14:paraId="72995312" w14:textId="77777777" w:rsidR="002520BC" w:rsidRPr="002520BC" w:rsidRDefault="002520BC" w:rsidP="002520BC">
      <w:pPr>
        <w:pStyle w:val="Paragraphedeliste"/>
        <w:numPr>
          <w:ilvl w:val="0"/>
          <w:numId w:val="54"/>
        </w:numPr>
        <w:spacing w:after="0" w:line="360" w:lineRule="auto"/>
        <w:ind w:left="0" w:firstLine="851"/>
        <w:jc w:val="both"/>
        <w:rPr>
          <w:rFonts w:ascii="Times New Roman" w:hAnsi="Times New Roman" w:cs="Times New Roman"/>
          <w:sz w:val="24"/>
          <w:szCs w:val="24"/>
        </w:rPr>
      </w:pPr>
      <w:r w:rsidRPr="002520BC">
        <w:rPr>
          <w:rFonts w:ascii="Times New Roman" w:hAnsi="Times New Roman" w:cs="Times New Roman"/>
          <w:b/>
          <w:i/>
          <w:sz w:val="24"/>
          <w:szCs w:val="24"/>
        </w:rPr>
        <w:t>Fournisseurs d’exploitation</w:t>
      </w:r>
      <w:r w:rsidRPr="002520BC">
        <w:rPr>
          <w:rFonts w:ascii="Times New Roman" w:hAnsi="Times New Roman" w:cs="Times New Roman"/>
          <w:sz w:val="24"/>
          <w:szCs w:val="24"/>
        </w:rPr>
        <w:t> : concernant les achats de petits outillages de bureau et d’atelier, petits outillages pour ordinateurs.</w:t>
      </w:r>
    </w:p>
    <w:p w14:paraId="7F14BB78" w14:textId="77777777" w:rsidR="002520BC" w:rsidRPr="002520BC" w:rsidRDefault="002520BC" w:rsidP="002520BC">
      <w:pPr>
        <w:pStyle w:val="Paragraphedeliste"/>
        <w:numPr>
          <w:ilvl w:val="0"/>
          <w:numId w:val="54"/>
        </w:numPr>
        <w:spacing w:after="0" w:line="360" w:lineRule="auto"/>
        <w:ind w:left="0" w:firstLine="851"/>
        <w:jc w:val="both"/>
        <w:rPr>
          <w:rFonts w:ascii="Times New Roman" w:hAnsi="Times New Roman" w:cs="Times New Roman"/>
          <w:sz w:val="24"/>
          <w:szCs w:val="24"/>
        </w:rPr>
      </w:pPr>
      <w:r w:rsidRPr="002520BC">
        <w:rPr>
          <w:rFonts w:ascii="Times New Roman" w:hAnsi="Times New Roman" w:cs="Times New Roman"/>
          <w:b/>
          <w:i/>
          <w:sz w:val="24"/>
          <w:szCs w:val="24"/>
        </w:rPr>
        <w:t>Fournisseurs d’immobilisation</w:t>
      </w:r>
      <w:r w:rsidRPr="002520BC">
        <w:rPr>
          <w:rFonts w:ascii="Times New Roman" w:hAnsi="Times New Roman" w:cs="Times New Roman"/>
          <w:sz w:val="24"/>
          <w:szCs w:val="24"/>
        </w:rPr>
        <w:t xml:space="preserve"> : il s’agit des achats des </w:t>
      </w:r>
      <w:r w:rsidR="00981B69" w:rsidRPr="002520BC">
        <w:rPr>
          <w:rFonts w:ascii="Times New Roman" w:hAnsi="Times New Roman" w:cs="Times New Roman"/>
          <w:sz w:val="24"/>
          <w:szCs w:val="24"/>
        </w:rPr>
        <w:t>outillages de</w:t>
      </w:r>
      <w:r w:rsidRPr="002520BC">
        <w:rPr>
          <w:rFonts w:ascii="Times New Roman" w:hAnsi="Times New Roman" w:cs="Times New Roman"/>
          <w:sz w:val="24"/>
          <w:szCs w:val="24"/>
        </w:rPr>
        <w:t xml:space="preserve"> bureau et d’atelier qui resteront plus de 2 ans chez AUXIMAD.</w:t>
      </w:r>
    </w:p>
    <w:p w14:paraId="5968D404" w14:textId="77777777" w:rsidR="003034B8" w:rsidRDefault="002520BC" w:rsidP="003034B8">
      <w:pPr>
        <w:pStyle w:val="Paragraphedeliste"/>
        <w:numPr>
          <w:ilvl w:val="0"/>
          <w:numId w:val="54"/>
        </w:numPr>
        <w:spacing w:after="0" w:line="360" w:lineRule="auto"/>
        <w:ind w:firstLine="131"/>
        <w:jc w:val="both"/>
        <w:rPr>
          <w:rFonts w:ascii="Times New Roman" w:hAnsi="Times New Roman" w:cs="Times New Roman"/>
          <w:sz w:val="24"/>
          <w:szCs w:val="24"/>
        </w:rPr>
      </w:pPr>
      <w:r w:rsidRPr="002520BC">
        <w:rPr>
          <w:rFonts w:ascii="Times New Roman" w:hAnsi="Times New Roman" w:cs="Times New Roman"/>
          <w:b/>
          <w:i/>
          <w:sz w:val="24"/>
          <w:szCs w:val="24"/>
        </w:rPr>
        <w:t>Fournisseurs de débours</w:t>
      </w:r>
      <w:r w:rsidRPr="002520BC">
        <w:rPr>
          <w:rFonts w:ascii="Times New Roman" w:hAnsi="Times New Roman" w:cs="Times New Roman"/>
          <w:sz w:val="24"/>
          <w:szCs w:val="24"/>
        </w:rPr>
        <w:t> : débours consignation et débours transit.</w:t>
      </w:r>
    </w:p>
    <w:p w14:paraId="259A8D2C" w14:textId="77777777" w:rsidR="003034B8" w:rsidRPr="00F5727E" w:rsidRDefault="003034B8" w:rsidP="00F5727E">
      <w:pPr>
        <w:pStyle w:val="Para1"/>
        <w:jc w:val="left"/>
        <w:rPr>
          <w:color w:val="auto"/>
          <w:lang w:eastAsia="fr-FR"/>
        </w:rPr>
      </w:pPr>
      <w:bookmarkStart w:id="124" w:name="_Toc506976651"/>
      <w:bookmarkStart w:id="125" w:name="_Toc506977472"/>
      <w:r w:rsidRPr="00F5727E">
        <w:rPr>
          <w:color w:val="auto"/>
          <w:lang w:eastAsia="fr-FR"/>
        </w:rPr>
        <w:t>Objectifs</w:t>
      </w:r>
      <w:bookmarkEnd w:id="124"/>
      <w:bookmarkEnd w:id="125"/>
    </w:p>
    <w:p w14:paraId="3526A428" w14:textId="77777777" w:rsidR="00F5727E" w:rsidRDefault="00F5727E" w:rsidP="00F5727E">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3034B8" w:rsidRPr="003034B8">
        <w:rPr>
          <w:rFonts w:ascii="Times New Roman" w:hAnsi="Times New Roman" w:cs="Times New Roman"/>
          <w:color w:val="000000"/>
          <w:sz w:val="24"/>
          <w:szCs w:val="24"/>
        </w:rPr>
        <w:t>La consignation maritime et le transit aérien ou maritime ont été les premières activités</w:t>
      </w:r>
      <w:r w:rsidR="003034B8" w:rsidRPr="003034B8">
        <w:rPr>
          <w:color w:val="000000"/>
        </w:rPr>
        <w:br/>
      </w:r>
      <w:r w:rsidR="003034B8" w:rsidRPr="003034B8">
        <w:rPr>
          <w:rFonts w:ascii="Times New Roman" w:hAnsi="Times New Roman" w:cs="Times New Roman"/>
          <w:color w:val="000000"/>
          <w:sz w:val="24"/>
          <w:szCs w:val="24"/>
        </w:rPr>
        <w:t>d’AUXIMAD dès sa première constitution. Ils demeurent actuellement ses activités</w:t>
      </w:r>
      <w:r w:rsidR="003034B8" w:rsidRPr="003034B8">
        <w:rPr>
          <w:color w:val="000000"/>
        </w:rPr>
        <w:br/>
      </w:r>
      <w:r w:rsidR="003034B8" w:rsidRPr="003034B8">
        <w:rPr>
          <w:rFonts w:ascii="Times New Roman" w:hAnsi="Times New Roman" w:cs="Times New Roman"/>
          <w:color w:val="000000"/>
          <w:sz w:val="24"/>
          <w:szCs w:val="24"/>
        </w:rPr>
        <w:t>principales. Toutes ses agences exercent au moins la consignation ou le transit. Il s’occupe</w:t>
      </w:r>
      <w:r w:rsidR="003034B8" w:rsidRPr="003034B8">
        <w:rPr>
          <w:color w:val="000000"/>
        </w:rPr>
        <w:br/>
      </w:r>
      <w:r w:rsidR="003034B8" w:rsidRPr="003034B8">
        <w:rPr>
          <w:rFonts w:ascii="Times New Roman" w:hAnsi="Times New Roman" w:cs="Times New Roman"/>
          <w:color w:val="000000"/>
          <w:sz w:val="24"/>
          <w:szCs w:val="24"/>
        </w:rPr>
        <w:t>aussi des transports terrestres et livraison, la manutention et camionnage, les assurances ou il</w:t>
      </w:r>
      <w:r w:rsidR="003034B8" w:rsidRPr="003034B8">
        <w:rPr>
          <w:color w:val="000000"/>
        </w:rPr>
        <w:br/>
      </w:r>
      <w:r w:rsidR="003034B8" w:rsidRPr="003034B8">
        <w:rPr>
          <w:rFonts w:ascii="Times New Roman" w:hAnsi="Times New Roman" w:cs="Times New Roman"/>
          <w:color w:val="000000"/>
          <w:sz w:val="24"/>
          <w:szCs w:val="24"/>
        </w:rPr>
        <w:t>travaille étroitement avec ARO, le magasinage ainsi que le groupage et dégroupage container.</w:t>
      </w:r>
      <w:r w:rsidR="003034B8" w:rsidRPr="003034B8">
        <w:rPr>
          <w:color w:val="000000"/>
        </w:rPr>
        <w:br/>
      </w:r>
      <w:r w:rsidR="003034B8" w:rsidRPr="003034B8">
        <w:rPr>
          <w:rFonts w:ascii="Times New Roman" w:hAnsi="Times New Roman" w:cs="Times New Roman"/>
          <w:color w:val="000000"/>
          <w:sz w:val="24"/>
          <w:szCs w:val="24"/>
        </w:rPr>
        <w:t>Comme toute entreprise, les objectifs primordiaux de la société sont de :</w:t>
      </w:r>
    </w:p>
    <w:p w14:paraId="26745DD6" w14:textId="77777777" w:rsidR="00F5727E" w:rsidRDefault="00F5727E" w:rsidP="00F5727E">
      <w:pPr>
        <w:pStyle w:val="Paragraphedeliste"/>
        <w:numPr>
          <w:ilvl w:val="0"/>
          <w:numId w:val="70"/>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Augmenter ses parts de marché,</w:t>
      </w:r>
    </w:p>
    <w:p w14:paraId="5940A346" w14:textId="77777777" w:rsidR="00F5727E" w:rsidRDefault="00F5727E" w:rsidP="00F5727E">
      <w:pPr>
        <w:pStyle w:val="Paragraphedeliste"/>
        <w:numPr>
          <w:ilvl w:val="0"/>
          <w:numId w:val="70"/>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Satisfaire, fidéliser ses clients,</w:t>
      </w:r>
    </w:p>
    <w:p w14:paraId="1FC487AD" w14:textId="77777777" w:rsidR="00F5727E" w:rsidRDefault="00F5727E" w:rsidP="00F5727E">
      <w:pPr>
        <w:pStyle w:val="Paragraphedeliste"/>
        <w:numPr>
          <w:ilvl w:val="0"/>
          <w:numId w:val="70"/>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Conquérir de nouveaux clients,</w:t>
      </w:r>
    </w:p>
    <w:p w14:paraId="5195CA1E" w14:textId="77777777" w:rsidR="005A59AF" w:rsidRDefault="00F5727E" w:rsidP="00F5727E">
      <w:pPr>
        <w:pStyle w:val="Paragraphedeliste"/>
        <w:numPr>
          <w:ilvl w:val="0"/>
          <w:numId w:val="70"/>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Satisfaire les actionnaires et le personnel de l’entreprise,</w:t>
      </w:r>
    </w:p>
    <w:p w14:paraId="7A77CBAB" w14:textId="77777777" w:rsidR="00EB605D" w:rsidRDefault="00EB605D" w:rsidP="00EB605D">
      <w:pPr>
        <w:spacing w:line="360" w:lineRule="auto"/>
        <w:jc w:val="both"/>
        <w:rPr>
          <w:rFonts w:ascii="Times New Roman" w:hAnsi="Times New Roman" w:cs="Times New Roman"/>
          <w:color w:val="000000"/>
          <w:sz w:val="24"/>
          <w:szCs w:val="24"/>
        </w:rPr>
      </w:pPr>
    </w:p>
    <w:p w14:paraId="60CD591A" w14:textId="77777777" w:rsidR="00EB605D" w:rsidRDefault="00EB605D" w:rsidP="00EB605D">
      <w:pPr>
        <w:spacing w:line="360" w:lineRule="auto"/>
        <w:jc w:val="both"/>
        <w:rPr>
          <w:rFonts w:ascii="Times New Roman" w:hAnsi="Times New Roman" w:cs="Times New Roman"/>
          <w:color w:val="000000"/>
          <w:sz w:val="24"/>
          <w:szCs w:val="24"/>
        </w:rPr>
      </w:pPr>
    </w:p>
    <w:p w14:paraId="40E02F8F" w14:textId="77777777" w:rsidR="00EB605D" w:rsidRPr="00EB605D" w:rsidRDefault="00EB605D" w:rsidP="00EB605D">
      <w:pPr>
        <w:spacing w:line="360" w:lineRule="auto"/>
        <w:jc w:val="both"/>
        <w:rPr>
          <w:rFonts w:ascii="Times New Roman" w:hAnsi="Times New Roman" w:cs="Times New Roman"/>
          <w:color w:val="000000"/>
          <w:sz w:val="24"/>
          <w:szCs w:val="24"/>
        </w:rPr>
      </w:pPr>
    </w:p>
    <w:p w14:paraId="738D571D" w14:textId="77777777" w:rsidR="002520BC" w:rsidRPr="002520BC" w:rsidRDefault="002520BC" w:rsidP="002520BC">
      <w:pPr>
        <w:pStyle w:val="Sapitra"/>
        <w:rPr>
          <w:rFonts w:ascii="Times New Roman" w:hAnsi="Times New Roman" w:cs="Times New Roman"/>
          <w:color w:val="000000" w:themeColor="text1"/>
          <w:sz w:val="36"/>
          <w:szCs w:val="36"/>
        </w:rPr>
      </w:pPr>
      <w:bookmarkStart w:id="126" w:name="_Toc506976652"/>
      <w:bookmarkStart w:id="127" w:name="_Toc506977473"/>
      <w:r w:rsidRPr="002520BC">
        <w:rPr>
          <w:rFonts w:ascii="Times New Roman" w:hAnsi="Times New Roman" w:cs="Times New Roman"/>
          <w:color w:val="000000" w:themeColor="text1"/>
          <w:sz w:val="36"/>
          <w:szCs w:val="36"/>
        </w:rPr>
        <w:lastRenderedPageBreak/>
        <w:t>Description du projet</w:t>
      </w:r>
      <w:bookmarkEnd w:id="126"/>
      <w:bookmarkEnd w:id="127"/>
    </w:p>
    <w:p w14:paraId="1053EF65" w14:textId="77777777" w:rsidR="002A0562" w:rsidRPr="002520BC" w:rsidRDefault="002A0562" w:rsidP="002520BC">
      <w:pPr>
        <w:pStyle w:val="Para1"/>
        <w:rPr>
          <w:color w:val="000000" w:themeColor="text1"/>
        </w:rPr>
      </w:pPr>
      <w:r w:rsidRPr="002520BC">
        <w:rPr>
          <w:color w:val="000000" w:themeColor="text1"/>
        </w:rPr>
        <w:tab/>
      </w:r>
      <w:bookmarkStart w:id="128" w:name="_Toc505626232"/>
      <w:bookmarkStart w:id="129" w:name="_Toc505664404"/>
      <w:bookmarkStart w:id="130" w:name="_Toc506976653"/>
      <w:bookmarkStart w:id="131" w:name="_Toc506977474"/>
      <w:r w:rsidR="002520BC" w:rsidRPr="002520BC">
        <w:rPr>
          <w:color w:val="000000" w:themeColor="text1"/>
        </w:rPr>
        <w:t>Formulation</w:t>
      </w:r>
      <w:bookmarkEnd w:id="128"/>
      <w:bookmarkEnd w:id="129"/>
      <w:bookmarkEnd w:id="130"/>
      <w:bookmarkEnd w:id="131"/>
    </w:p>
    <w:p w14:paraId="7F13B2E8" w14:textId="77777777" w:rsidR="00E34586" w:rsidRDefault="00E34586" w:rsidP="00E34586">
      <w:pPr>
        <w:spacing w:after="240" w:line="360" w:lineRule="auto"/>
        <w:ind w:firstLine="709"/>
        <w:jc w:val="both"/>
        <w:rPr>
          <w:rFonts w:ascii="Times New Roman" w:hAnsi="Times New Roman" w:cs="Times New Roman"/>
          <w:sz w:val="24"/>
          <w:szCs w:val="24"/>
        </w:rPr>
      </w:pPr>
      <w:r w:rsidRPr="00953B1A">
        <w:rPr>
          <w:rFonts w:ascii="Times New Roman" w:hAnsi="Times New Roman" w:cs="Times New Roman"/>
          <w:sz w:val="24"/>
          <w:szCs w:val="24"/>
        </w:rPr>
        <w:t>Actuellement, la technologie informatique a tellement évolué qu’on peut créer des applications spécifiques pour chaque domaine. On s’intéresse ici à la gestion des absences, c’est-à-dire, nous avons créé une application qui facilite la gestion des absences du personnel au sein de la Société Auxili</w:t>
      </w:r>
      <w:r w:rsidR="002A0562" w:rsidRPr="00953B1A">
        <w:rPr>
          <w:rFonts w:ascii="Times New Roman" w:hAnsi="Times New Roman" w:cs="Times New Roman"/>
          <w:sz w:val="24"/>
          <w:szCs w:val="24"/>
        </w:rPr>
        <w:t>aire et Maritime de Madagascar.</w:t>
      </w:r>
    </w:p>
    <w:p w14:paraId="31C3577B" w14:textId="77777777" w:rsidR="002520BC" w:rsidRPr="002520BC" w:rsidRDefault="002520BC" w:rsidP="002520BC">
      <w:pPr>
        <w:pStyle w:val="Para1"/>
        <w:rPr>
          <w:color w:val="000000" w:themeColor="text1"/>
        </w:rPr>
      </w:pPr>
      <w:bookmarkStart w:id="132" w:name="_Toc505626233"/>
      <w:bookmarkStart w:id="133" w:name="_Toc505664405"/>
      <w:bookmarkStart w:id="134" w:name="_Toc506976654"/>
      <w:bookmarkStart w:id="135" w:name="_Toc506977475"/>
      <w:r w:rsidRPr="002520BC">
        <w:rPr>
          <w:color w:val="000000" w:themeColor="text1"/>
        </w:rPr>
        <w:t>Objectif et besoin</w:t>
      </w:r>
      <w:r w:rsidR="009F5CFA">
        <w:rPr>
          <w:color w:val="000000" w:themeColor="text1"/>
        </w:rPr>
        <w:t>s</w:t>
      </w:r>
      <w:r w:rsidRPr="002520BC">
        <w:rPr>
          <w:color w:val="000000" w:themeColor="text1"/>
        </w:rPr>
        <w:t xml:space="preserve"> de l’utilisateur</w:t>
      </w:r>
      <w:bookmarkEnd w:id="132"/>
      <w:bookmarkEnd w:id="133"/>
      <w:bookmarkEnd w:id="134"/>
      <w:bookmarkEnd w:id="135"/>
    </w:p>
    <w:p w14:paraId="2DFFE46C" w14:textId="77777777" w:rsidR="00E34586" w:rsidRDefault="00E34586" w:rsidP="00E34586">
      <w:pPr>
        <w:spacing w:after="240" w:line="360" w:lineRule="auto"/>
        <w:ind w:firstLine="709"/>
        <w:jc w:val="both"/>
        <w:rPr>
          <w:rFonts w:ascii="Times New Roman" w:hAnsi="Times New Roman" w:cs="Times New Roman"/>
          <w:sz w:val="24"/>
          <w:szCs w:val="24"/>
        </w:rPr>
      </w:pPr>
      <w:r w:rsidRPr="00953B1A">
        <w:rPr>
          <w:rFonts w:ascii="Times New Roman" w:hAnsi="Times New Roman" w:cs="Times New Roman"/>
          <w:sz w:val="24"/>
          <w:szCs w:val="24"/>
        </w:rPr>
        <w:t>L’objectif de ce projet est de concevoir une application web</w:t>
      </w:r>
      <w:r w:rsidR="009F5CFA">
        <w:rPr>
          <w:rFonts w:ascii="Times New Roman" w:hAnsi="Times New Roman" w:cs="Times New Roman"/>
          <w:sz w:val="24"/>
          <w:szCs w:val="24"/>
        </w:rPr>
        <w:t xml:space="preserve"> pour la gestion des absences</w:t>
      </w:r>
      <w:r w:rsidRPr="00953B1A">
        <w:rPr>
          <w:rFonts w:ascii="Times New Roman" w:hAnsi="Times New Roman" w:cs="Times New Roman"/>
          <w:sz w:val="24"/>
          <w:szCs w:val="24"/>
        </w:rPr>
        <w:t>. L’application est plus pratique</w:t>
      </w:r>
      <w:r w:rsidR="00702C63">
        <w:rPr>
          <w:rFonts w:ascii="Times New Roman" w:hAnsi="Times New Roman" w:cs="Times New Roman"/>
          <w:sz w:val="24"/>
          <w:szCs w:val="24"/>
        </w:rPr>
        <w:t xml:space="preserve"> par rapport au système actuel</w:t>
      </w:r>
      <w:r w:rsidRPr="00953B1A">
        <w:rPr>
          <w:rFonts w:ascii="Times New Roman" w:hAnsi="Times New Roman" w:cs="Times New Roman"/>
          <w:sz w:val="24"/>
          <w:szCs w:val="24"/>
        </w:rPr>
        <w:t>, on peut ajouter, modifier, supprimer un employé, une agence, un service, une demande de congé, un congé, une absence, un</w:t>
      </w:r>
      <w:r w:rsidR="00DF2605">
        <w:rPr>
          <w:rFonts w:ascii="Times New Roman" w:hAnsi="Times New Roman" w:cs="Times New Roman"/>
          <w:sz w:val="24"/>
          <w:szCs w:val="24"/>
        </w:rPr>
        <w:t xml:space="preserve"> type d’absence plus facilement. O</w:t>
      </w:r>
      <w:r w:rsidRPr="00953B1A">
        <w:rPr>
          <w:rFonts w:ascii="Times New Roman" w:hAnsi="Times New Roman" w:cs="Times New Roman"/>
          <w:sz w:val="24"/>
          <w:szCs w:val="24"/>
        </w:rPr>
        <w:t>n peu</w:t>
      </w:r>
      <w:r w:rsidR="00BE3B1F">
        <w:rPr>
          <w:rFonts w:ascii="Times New Roman" w:hAnsi="Times New Roman" w:cs="Times New Roman"/>
          <w:sz w:val="24"/>
          <w:szCs w:val="24"/>
        </w:rPr>
        <w:t xml:space="preserve">t effectuer des recherches et </w:t>
      </w:r>
      <w:r w:rsidRPr="00953B1A">
        <w:rPr>
          <w:rFonts w:ascii="Times New Roman" w:hAnsi="Times New Roman" w:cs="Times New Roman"/>
          <w:sz w:val="24"/>
          <w:szCs w:val="24"/>
        </w:rPr>
        <w:t>accéder à tout moment aux historiques des absences et aux historiques et aux planni</w:t>
      </w:r>
      <w:r w:rsidR="00BE3B1F">
        <w:rPr>
          <w:rFonts w:ascii="Times New Roman" w:hAnsi="Times New Roman" w:cs="Times New Roman"/>
          <w:sz w:val="24"/>
          <w:szCs w:val="24"/>
        </w:rPr>
        <w:t>ngs des congés. Donc en général</w:t>
      </w:r>
      <w:r w:rsidRPr="00953B1A">
        <w:rPr>
          <w:rFonts w:ascii="Times New Roman" w:hAnsi="Times New Roman" w:cs="Times New Roman"/>
          <w:sz w:val="24"/>
          <w:szCs w:val="24"/>
        </w:rPr>
        <w:t xml:space="preserve"> ce projet a pour objectif d’une part de permettre </w:t>
      </w:r>
      <w:r w:rsidR="00DF2605">
        <w:rPr>
          <w:rFonts w:ascii="Times New Roman" w:hAnsi="Times New Roman" w:cs="Times New Roman"/>
          <w:sz w:val="24"/>
          <w:szCs w:val="24"/>
        </w:rPr>
        <w:t xml:space="preserve">aux employés de </w:t>
      </w:r>
      <w:r w:rsidRPr="00953B1A">
        <w:rPr>
          <w:rFonts w:ascii="Times New Roman" w:hAnsi="Times New Roman" w:cs="Times New Roman"/>
          <w:sz w:val="24"/>
          <w:szCs w:val="24"/>
        </w:rPr>
        <w:t>savoir en détails leur droit d’absences et surtout pour la facilité du travail de l’administrateur et le service personnel.</w:t>
      </w:r>
    </w:p>
    <w:p w14:paraId="4CEADBCD" w14:textId="77777777" w:rsidR="002520BC" w:rsidRDefault="002520BC" w:rsidP="002520BC">
      <w:pPr>
        <w:pStyle w:val="Para1"/>
        <w:rPr>
          <w:color w:val="000000" w:themeColor="text1"/>
        </w:rPr>
      </w:pPr>
      <w:bookmarkStart w:id="136" w:name="_Toc505626234"/>
      <w:bookmarkStart w:id="137" w:name="_Toc505664406"/>
      <w:bookmarkStart w:id="138" w:name="_Toc506976655"/>
      <w:bookmarkStart w:id="139" w:name="_Toc506977476"/>
      <w:r w:rsidRPr="002520BC">
        <w:rPr>
          <w:color w:val="000000" w:themeColor="text1"/>
        </w:rPr>
        <w:t>Moyens nécessaire</w:t>
      </w:r>
      <w:r w:rsidR="001D6596">
        <w:rPr>
          <w:color w:val="000000" w:themeColor="text1"/>
        </w:rPr>
        <w:t>s</w:t>
      </w:r>
      <w:r w:rsidRPr="002520BC">
        <w:rPr>
          <w:color w:val="000000" w:themeColor="text1"/>
        </w:rPr>
        <w:t xml:space="preserve"> à la réalisation du projet</w:t>
      </w:r>
      <w:bookmarkEnd w:id="136"/>
      <w:bookmarkEnd w:id="137"/>
      <w:bookmarkEnd w:id="138"/>
      <w:bookmarkEnd w:id="139"/>
    </w:p>
    <w:p w14:paraId="68FF15C5" w14:textId="77777777" w:rsidR="007C1EB3" w:rsidRDefault="007C1EB3" w:rsidP="007C1EB3">
      <w:pPr>
        <w:pStyle w:val="Paragraphedeliste"/>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C1EB3">
        <w:rPr>
          <w:rFonts w:ascii="Times New Roman" w:hAnsi="Times New Roman" w:cs="Times New Roman"/>
          <w:sz w:val="24"/>
          <w:szCs w:val="24"/>
        </w:rPr>
        <w:t xml:space="preserve">Pour réaliser le projet, nous devons disposer des moyens humains, moyens matériels et </w:t>
      </w:r>
    </w:p>
    <w:p w14:paraId="1CF31FA7" w14:textId="77777777" w:rsidR="00B54F52" w:rsidRPr="00B54F52" w:rsidRDefault="00B54F52" w:rsidP="00B54F52">
      <w:pPr>
        <w:pStyle w:val="Paragraphedeliste"/>
        <w:numPr>
          <w:ilvl w:val="0"/>
          <w:numId w:val="42"/>
        </w:numPr>
        <w:spacing w:line="360" w:lineRule="auto"/>
        <w:jc w:val="both"/>
        <w:rPr>
          <w:rFonts w:ascii="Times New Roman" w:hAnsi="Times New Roman" w:cs="Times New Roman"/>
          <w:sz w:val="24"/>
          <w:szCs w:val="24"/>
        </w:rPr>
      </w:pPr>
      <w:r w:rsidRPr="007C1EB3">
        <w:rPr>
          <w:rFonts w:ascii="Times New Roman" w:hAnsi="Times New Roman" w:cs="Times New Roman"/>
          <w:sz w:val="24"/>
          <w:szCs w:val="24"/>
        </w:rPr>
        <w:t>moyens logiciels afin de mieux répondre aux besoins des utilisateurs.</w:t>
      </w:r>
    </w:p>
    <w:p w14:paraId="36121186" w14:textId="77777777" w:rsidR="00FF79E3" w:rsidRDefault="00E34586" w:rsidP="00FF79E3">
      <w:pPr>
        <w:pStyle w:val="Para2"/>
      </w:pPr>
      <w:r w:rsidRPr="00953B1A">
        <w:t>Moyens Matériels</w:t>
      </w:r>
    </w:p>
    <w:p w14:paraId="6E3722EF" w14:textId="77777777" w:rsidR="00FF79E3" w:rsidRPr="0096746F" w:rsidRDefault="0096746F" w:rsidP="0096746F">
      <w:pPr>
        <w:pStyle w:val="Lgende"/>
        <w:rPr>
          <w:color w:val="auto"/>
          <w:sz w:val="24"/>
          <w:szCs w:val="24"/>
        </w:rPr>
      </w:pPr>
      <w:bookmarkStart w:id="140" w:name="_Toc506977620"/>
      <w:r w:rsidRPr="0096746F">
        <w:rPr>
          <w:color w:val="auto"/>
          <w:sz w:val="24"/>
          <w:szCs w:val="24"/>
        </w:rPr>
        <w:t xml:space="preserve">Tableau </w:t>
      </w:r>
      <w:r w:rsidRPr="0096746F">
        <w:rPr>
          <w:color w:val="auto"/>
          <w:sz w:val="24"/>
          <w:szCs w:val="24"/>
        </w:rPr>
        <w:fldChar w:fldCharType="begin"/>
      </w:r>
      <w:r w:rsidRPr="0096746F">
        <w:rPr>
          <w:color w:val="auto"/>
          <w:sz w:val="24"/>
          <w:szCs w:val="24"/>
        </w:rPr>
        <w:instrText xml:space="preserve"> SEQ Tableau \* ARABIC </w:instrText>
      </w:r>
      <w:r w:rsidRPr="0096746F">
        <w:rPr>
          <w:color w:val="auto"/>
          <w:sz w:val="24"/>
          <w:szCs w:val="24"/>
        </w:rPr>
        <w:fldChar w:fldCharType="separate"/>
      </w:r>
      <w:r w:rsidR="00B96CF5">
        <w:rPr>
          <w:noProof/>
          <w:color w:val="auto"/>
          <w:sz w:val="24"/>
          <w:szCs w:val="24"/>
        </w:rPr>
        <w:t>5</w:t>
      </w:r>
      <w:r w:rsidRPr="0096746F">
        <w:rPr>
          <w:color w:val="auto"/>
          <w:sz w:val="24"/>
          <w:szCs w:val="24"/>
        </w:rPr>
        <w:fldChar w:fldCharType="end"/>
      </w:r>
      <w:r w:rsidRPr="0096746F">
        <w:rPr>
          <w:color w:val="auto"/>
          <w:sz w:val="24"/>
          <w:szCs w:val="24"/>
        </w:rPr>
        <w:t>: caractéristiques de l’ordinateur.</w:t>
      </w:r>
      <w:bookmarkEnd w:id="140"/>
    </w:p>
    <w:tbl>
      <w:tblPr>
        <w:tblStyle w:val="Grilledutableau"/>
        <w:tblW w:w="9776" w:type="dxa"/>
        <w:tblLook w:val="04A0" w:firstRow="1" w:lastRow="0" w:firstColumn="1" w:lastColumn="0" w:noHBand="0" w:noVBand="1"/>
      </w:tblPr>
      <w:tblGrid>
        <w:gridCol w:w="1925"/>
        <w:gridCol w:w="1449"/>
        <w:gridCol w:w="2737"/>
        <w:gridCol w:w="3665"/>
      </w:tblGrid>
      <w:tr w:rsidR="00E34586" w:rsidRPr="00953B1A" w14:paraId="5AD44B13" w14:textId="77777777" w:rsidTr="00AA5E5B">
        <w:trPr>
          <w:trHeight w:val="503"/>
        </w:trPr>
        <w:tc>
          <w:tcPr>
            <w:tcW w:w="1925" w:type="dxa"/>
            <w:vAlign w:val="center"/>
          </w:tcPr>
          <w:p w14:paraId="5444222F"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Désignation</w:t>
            </w:r>
          </w:p>
        </w:tc>
        <w:tc>
          <w:tcPr>
            <w:tcW w:w="1449" w:type="dxa"/>
            <w:vAlign w:val="center"/>
          </w:tcPr>
          <w:p w14:paraId="54E04C8D"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Nombre</w:t>
            </w:r>
          </w:p>
        </w:tc>
        <w:tc>
          <w:tcPr>
            <w:tcW w:w="2737" w:type="dxa"/>
          </w:tcPr>
          <w:p w14:paraId="3BE59125"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Caractéristique</w:t>
            </w:r>
          </w:p>
        </w:tc>
        <w:tc>
          <w:tcPr>
            <w:tcW w:w="3665" w:type="dxa"/>
          </w:tcPr>
          <w:p w14:paraId="70FDFCB3"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Système d’exploitation</w:t>
            </w:r>
          </w:p>
        </w:tc>
      </w:tr>
      <w:tr w:rsidR="00E34586" w:rsidRPr="00953B1A" w14:paraId="49E8CC32" w14:textId="77777777" w:rsidTr="00AA5E5B">
        <w:trPr>
          <w:trHeight w:val="550"/>
        </w:trPr>
        <w:tc>
          <w:tcPr>
            <w:tcW w:w="1925" w:type="dxa"/>
            <w:vAlign w:val="center"/>
          </w:tcPr>
          <w:p w14:paraId="1D50EF0C"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Ordinateur portable</w:t>
            </w:r>
          </w:p>
        </w:tc>
        <w:tc>
          <w:tcPr>
            <w:tcW w:w="1449" w:type="dxa"/>
            <w:vAlign w:val="center"/>
          </w:tcPr>
          <w:p w14:paraId="44EF5C5A"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1</w:t>
            </w:r>
          </w:p>
        </w:tc>
        <w:tc>
          <w:tcPr>
            <w:tcW w:w="2737" w:type="dxa"/>
          </w:tcPr>
          <w:p w14:paraId="2DB6BCFE"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HP ProBook 4520s</w:t>
            </w:r>
          </w:p>
          <w:p w14:paraId="567D1D03"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Intel(R) CoreTM i3 CPU</w:t>
            </w:r>
          </w:p>
          <w:p w14:paraId="18CED389"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HDD 320 Go</w:t>
            </w:r>
          </w:p>
          <w:p w14:paraId="5195E145"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RAM 4Go</w:t>
            </w:r>
          </w:p>
          <w:p w14:paraId="7DEFFE3D" w14:textId="77777777" w:rsidR="00E34586" w:rsidRPr="00953B1A" w:rsidRDefault="00E34586" w:rsidP="00AA5E5B">
            <w:pPr>
              <w:spacing w:line="360" w:lineRule="auto"/>
              <w:jc w:val="both"/>
              <w:rPr>
                <w:rFonts w:ascii="Times New Roman" w:hAnsi="Times New Roman" w:cs="Times New Roman"/>
                <w:sz w:val="24"/>
                <w:szCs w:val="24"/>
              </w:rPr>
            </w:pPr>
          </w:p>
        </w:tc>
        <w:tc>
          <w:tcPr>
            <w:tcW w:w="3665" w:type="dxa"/>
          </w:tcPr>
          <w:p w14:paraId="7AF952C2"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Windows10 64bits</w:t>
            </w:r>
          </w:p>
        </w:tc>
      </w:tr>
    </w:tbl>
    <w:p w14:paraId="02EE6D6A" w14:textId="77777777" w:rsidR="0096746F" w:rsidRDefault="0096746F" w:rsidP="00E34586">
      <w:pPr>
        <w:spacing w:after="240" w:line="360" w:lineRule="auto"/>
        <w:ind w:firstLine="709"/>
        <w:jc w:val="both"/>
        <w:rPr>
          <w:rFonts w:ascii="Times New Roman" w:hAnsi="Times New Roman" w:cs="Times New Roman"/>
          <w:sz w:val="24"/>
          <w:szCs w:val="24"/>
        </w:rPr>
      </w:pPr>
    </w:p>
    <w:p w14:paraId="0FE8276B" w14:textId="77777777" w:rsidR="007C1EB3" w:rsidRDefault="007C1EB3" w:rsidP="00E34586">
      <w:pPr>
        <w:spacing w:after="240" w:line="360" w:lineRule="auto"/>
        <w:ind w:firstLine="709"/>
        <w:jc w:val="both"/>
        <w:rPr>
          <w:rFonts w:ascii="Times New Roman" w:hAnsi="Times New Roman" w:cs="Times New Roman"/>
          <w:sz w:val="24"/>
          <w:szCs w:val="24"/>
        </w:rPr>
      </w:pPr>
    </w:p>
    <w:p w14:paraId="583CF848" w14:textId="77777777" w:rsidR="007C1EB3" w:rsidRPr="00953B1A" w:rsidRDefault="007C1EB3" w:rsidP="00E34586">
      <w:pPr>
        <w:spacing w:after="240" w:line="360" w:lineRule="auto"/>
        <w:ind w:firstLine="709"/>
        <w:jc w:val="both"/>
        <w:rPr>
          <w:rFonts w:ascii="Times New Roman" w:hAnsi="Times New Roman" w:cs="Times New Roman"/>
          <w:sz w:val="24"/>
          <w:szCs w:val="24"/>
        </w:rPr>
      </w:pPr>
    </w:p>
    <w:p w14:paraId="360DCCC8" w14:textId="77777777" w:rsidR="007C1EB3" w:rsidRDefault="001D6596" w:rsidP="007C1EB3">
      <w:pPr>
        <w:pStyle w:val="Para2"/>
      </w:pPr>
      <w:r>
        <w:t>Moyens Humains</w:t>
      </w:r>
    </w:p>
    <w:p w14:paraId="4A75DA57" w14:textId="77777777" w:rsidR="007C1EB3" w:rsidRPr="007C1EB3" w:rsidRDefault="007C1EB3" w:rsidP="007C1EB3">
      <w:r w:rsidRPr="002D2E56">
        <w:rPr>
          <w:rFonts w:ascii="Times New Roman" w:hAnsi="Times New Roman" w:cs="Times New Roman"/>
          <w:sz w:val="24"/>
          <w:szCs w:val="24"/>
        </w:rPr>
        <w:t>Pour la gestion et la conduite du projet, nous devons disposer les moyens humains suivants</w:t>
      </w:r>
    </w:p>
    <w:p w14:paraId="26461299" w14:textId="77777777" w:rsidR="005366AE" w:rsidRPr="0096746F" w:rsidRDefault="0096746F" w:rsidP="0096746F">
      <w:pPr>
        <w:pStyle w:val="Lgende"/>
        <w:rPr>
          <w:color w:val="auto"/>
          <w:sz w:val="24"/>
          <w:szCs w:val="24"/>
        </w:rPr>
      </w:pPr>
      <w:bookmarkStart w:id="141" w:name="_Toc506977621"/>
      <w:r w:rsidRPr="0096746F">
        <w:rPr>
          <w:color w:val="auto"/>
          <w:sz w:val="24"/>
          <w:szCs w:val="24"/>
        </w:rPr>
        <w:t xml:space="preserve">Tableau </w:t>
      </w:r>
      <w:r w:rsidRPr="0096746F">
        <w:rPr>
          <w:color w:val="auto"/>
          <w:sz w:val="24"/>
          <w:szCs w:val="24"/>
        </w:rPr>
        <w:fldChar w:fldCharType="begin"/>
      </w:r>
      <w:r w:rsidRPr="0096746F">
        <w:rPr>
          <w:color w:val="auto"/>
          <w:sz w:val="24"/>
          <w:szCs w:val="24"/>
        </w:rPr>
        <w:instrText xml:space="preserve"> SEQ Tableau \* ARABIC </w:instrText>
      </w:r>
      <w:r w:rsidRPr="0096746F">
        <w:rPr>
          <w:color w:val="auto"/>
          <w:sz w:val="24"/>
          <w:szCs w:val="24"/>
        </w:rPr>
        <w:fldChar w:fldCharType="separate"/>
      </w:r>
      <w:r w:rsidR="00B96CF5">
        <w:rPr>
          <w:noProof/>
          <w:color w:val="auto"/>
          <w:sz w:val="24"/>
          <w:szCs w:val="24"/>
        </w:rPr>
        <w:t>6</w:t>
      </w:r>
      <w:r w:rsidRPr="0096746F">
        <w:rPr>
          <w:color w:val="auto"/>
          <w:sz w:val="24"/>
          <w:szCs w:val="24"/>
        </w:rPr>
        <w:fldChar w:fldCharType="end"/>
      </w:r>
      <w:r w:rsidRPr="0096746F">
        <w:rPr>
          <w:color w:val="auto"/>
          <w:sz w:val="24"/>
          <w:szCs w:val="24"/>
        </w:rPr>
        <w:t>: Moyens humains</w:t>
      </w:r>
      <w:bookmarkEnd w:id="141"/>
    </w:p>
    <w:tbl>
      <w:tblPr>
        <w:tblW w:w="76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4536"/>
      </w:tblGrid>
      <w:tr w:rsidR="00133E54" w:rsidRPr="00953B1A" w14:paraId="5DEECF1F" w14:textId="77777777" w:rsidTr="00133E54">
        <w:tc>
          <w:tcPr>
            <w:tcW w:w="3114" w:type="dxa"/>
            <w:tcBorders>
              <w:top w:val="single" w:sz="4" w:space="0" w:color="auto"/>
              <w:left w:val="single" w:sz="4" w:space="0" w:color="auto"/>
              <w:bottom w:val="single" w:sz="4" w:space="0" w:color="auto"/>
              <w:right w:val="single" w:sz="4" w:space="0" w:color="auto"/>
            </w:tcBorders>
            <w:hideMark/>
          </w:tcPr>
          <w:p w14:paraId="69444D00" w14:textId="77777777" w:rsidR="00133E54" w:rsidRPr="00953B1A" w:rsidRDefault="00133E54"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Fonction</w:t>
            </w:r>
          </w:p>
        </w:tc>
        <w:tc>
          <w:tcPr>
            <w:tcW w:w="4536" w:type="dxa"/>
            <w:tcBorders>
              <w:top w:val="single" w:sz="4" w:space="0" w:color="auto"/>
              <w:left w:val="single" w:sz="4" w:space="0" w:color="auto"/>
              <w:bottom w:val="single" w:sz="4" w:space="0" w:color="auto"/>
              <w:right w:val="single" w:sz="4" w:space="0" w:color="auto"/>
            </w:tcBorders>
            <w:hideMark/>
          </w:tcPr>
          <w:p w14:paraId="7C4AD588" w14:textId="77777777" w:rsidR="00133E54" w:rsidRPr="00953B1A" w:rsidRDefault="00133E54"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Commentaire</w:t>
            </w:r>
          </w:p>
        </w:tc>
      </w:tr>
      <w:tr w:rsidR="00133E54" w:rsidRPr="00953B1A" w14:paraId="6DCA0E4A" w14:textId="77777777" w:rsidTr="00133E54">
        <w:tc>
          <w:tcPr>
            <w:tcW w:w="3114" w:type="dxa"/>
            <w:tcBorders>
              <w:top w:val="single" w:sz="4" w:space="0" w:color="auto"/>
              <w:left w:val="single" w:sz="4" w:space="0" w:color="auto"/>
              <w:bottom w:val="single" w:sz="4" w:space="0" w:color="auto"/>
              <w:right w:val="single" w:sz="4" w:space="0" w:color="auto"/>
            </w:tcBorders>
            <w:hideMark/>
          </w:tcPr>
          <w:p w14:paraId="2D8CB6E6" w14:textId="77777777" w:rsidR="00133E54" w:rsidRPr="00953B1A" w:rsidRDefault="00133E54"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Chef de Service Informatique</w:t>
            </w:r>
          </w:p>
        </w:tc>
        <w:tc>
          <w:tcPr>
            <w:tcW w:w="4536" w:type="dxa"/>
            <w:tcBorders>
              <w:top w:val="single" w:sz="4" w:space="0" w:color="auto"/>
              <w:left w:val="single" w:sz="4" w:space="0" w:color="auto"/>
              <w:bottom w:val="single" w:sz="4" w:space="0" w:color="auto"/>
              <w:right w:val="single" w:sz="4" w:space="0" w:color="auto"/>
            </w:tcBorders>
            <w:hideMark/>
          </w:tcPr>
          <w:p w14:paraId="0A5158D8" w14:textId="77777777" w:rsidR="00133E54" w:rsidRPr="00953B1A" w:rsidRDefault="00133E54" w:rsidP="00AA5E5B">
            <w:pPr>
              <w:spacing w:line="360" w:lineRule="auto"/>
              <w:jc w:val="both"/>
              <w:rPr>
                <w:rFonts w:ascii="Times New Roman" w:hAnsi="Times New Roman" w:cs="Times New Roman"/>
                <w:sz w:val="24"/>
                <w:szCs w:val="24"/>
              </w:rPr>
            </w:pPr>
            <w:r>
              <w:rPr>
                <w:rFonts w:ascii="Times New Roman" w:hAnsi="Times New Roman" w:cs="Times New Roman"/>
                <w:sz w:val="24"/>
                <w:szCs w:val="24"/>
              </w:rPr>
              <w:t>Encadreur professionnel</w:t>
            </w:r>
          </w:p>
        </w:tc>
      </w:tr>
      <w:tr w:rsidR="00133E54" w:rsidRPr="00953B1A" w14:paraId="1CA4A92A" w14:textId="77777777" w:rsidTr="00133E54">
        <w:tc>
          <w:tcPr>
            <w:tcW w:w="3114" w:type="dxa"/>
            <w:tcBorders>
              <w:top w:val="single" w:sz="4" w:space="0" w:color="auto"/>
              <w:left w:val="single" w:sz="4" w:space="0" w:color="auto"/>
              <w:bottom w:val="single" w:sz="4" w:space="0" w:color="auto"/>
              <w:right w:val="single" w:sz="4" w:space="0" w:color="auto"/>
            </w:tcBorders>
            <w:hideMark/>
          </w:tcPr>
          <w:p w14:paraId="7B931315" w14:textId="77777777" w:rsidR="00133E54" w:rsidRPr="00953B1A" w:rsidRDefault="00133E54"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Stagiaire de niveau L3</w:t>
            </w:r>
          </w:p>
        </w:tc>
        <w:tc>
          <w:tcPr>
            <w:tcW w:w="4536" w:type="dxa"/>
            <w:tcBorders>
              <w:top w:val="single" w:sz="4" w:space="0" w:color="auto"/>
              <w:left w:val="single" w:sz="4" w:space="0" w:color="auto"/>
              <w:bottom w:val="single" w:sz="4" w:space="0" w:color="auto"/>
              <w:right w:val="single" w:sz="4" w:space="0" w:color="auto"/>
            </w:tcBorders>
            <w:hideMark/>
          </w:tcPr>
          <w:p w14:paraId="5450038A" w14:textId="77777777" w:rsidR="00133E54" w:rsidRPr="00953B1A" w:rsidRDefault="00133E54"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Etudiant en informatique de niveau L3 à l’ENI</w:t>
            </w:r>
          </w:p>
        </w:tc>
      </w:tr>
    </w:tbl>
    <w:p w14:paraId="73FA768A" w14:textId="77777777" w:rsidR="00E34586" w:rsidRPr="00953B1A" w:rsidRDefault="00E34586" w:rsidP="00E34586">
      <w:pPr>
        <w:spacing w:after="240" w:line="360" w:lineRule="auto"/>
        <w:ind w:firstLine="709"/>
        <w:jc w:val="both"/>
        <w:rPr>
          <w:rFonts w:ascii="Times New Roman" w:hAnsi="Times New Roman" w:cs="Times New Roman"/>
          <w:sz w:val="24"/>
          <w:szCs w:val="24"/>
        </w:rPr>
      </w:pPr>
    </w:p>
    <w:p w14:paraId="6AA27481" w14:textId="77777777" w:rsidR="00133E54" w:rsidRDefault="00E34586" w:rsidP="00133E54">
      <w:pPr>
        <w:pStyle w:val="Para2"/>
      </w:pPr>
      <w:r w:rsidRPr="00953B1A">
        <w:t>Moyens Logiciels</w:t>
      </w:r>
    </w:p>
    <w:p w14:paraId="755C7A1D" w14:textId="77777777" w:rsidR="00133E54" w:rsidRDefault="00133E54" w:rsidP="00133E54">
      <w:pPr>
        <w:pStyle w:val="Paragraphedeliste"/>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133E54">
        <w:rPr>
          <w:rFonts w:ascii="Times New Roman" w:hAnsi="Times New Roman" w:cs="Times New Roman"/>
          <w:sz w:val="24"/>
          <w:szCs w:val="24"/>
        </w:rPr>
        <w:t>Nous avons besoin des moyens logiciels pour réaliser no</w:t>
      </w:r>
      <w:r>
        <w:rPr>
          <w:rFonts w:ascii="Times New Roman" w:hAnsi="Times New Roman" w:cs="Times New Roman"/>
          <w:sz w:val="24"/>
          <w:szCs w:val="24"/>
        </w:rPr>
        <w:t xml:space="preserve">tre projet, dont on peut citer </w:t>
      </w:r>
    </w:p>
    <w:p w14:paraId="77C59109" w14:textId="77777777" w:rsidR="00133E54" w:rsidRPr="00133E54" w:rsidRDefault="00133E54" w:rsidP="00133E54">
      <w:pPr>
        <w:pStyle w:val="Paragraphedeliste"/>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dans le tableau 7.</w:t>
      </w:r>
    </w:p>
    <w:p w14:paraId="7159F2B0" w14:textId="77777777" w:rsidR="0019026F" w:rsidRPr="0096746F" w:rsidRDefault="0019026F" w:rsidP="0096746F">
      <w:pPr>
        <w:pStyle w:val="Lgende"/>
        <w:rPr>
          <w:color w:val="auto"/>
          <w:sz w:val="24"/>
          <w:szCs w:val="24"/>
        </w:rPr>
      </w:pPr>
      <w:r>
        <w:t xml:space="preserve"> </w:t>
      </w:r>
      <w:bookmarkStart w:id="142" w:name="_Toc506977622"/>
      <w:r w:rsidR="0096746F" w:rsidRPr="0096746F">
        <w:rPr>
          <w:color w:val="auto"/>
          <w:sz w:val="24"/>
          <w:szCs w:val="24"/>
        </w:rPr>
        <w:t xml:space="preserve">Tableau </w:t>
      </w:r>
      <w:r w:rsidR="0096746F" w:rsidRPr="0096746F">
        <w:rPr>
          <w:color w:val="auto"/>
          <w:sz w:val="24"/>
          <w:szCs w:val="24"/>
        </w:rPr>
        <w:fldChar w:fldCharType="begin"/>
      </w:r>
      <w:r w:rsidR="0096746F" w:rsidRPr="0096746F">
        <w:rPr>
          <w:color w:val="auto"/>
          <w:sz w:val="24"/>
          <w:szCs w:val="24"/>
        </w:rPr>
        <w:instrText xml:space="preserve"> SEQ Tableau \* ARABIC </w:instrText>
      </w:r>
      <w:r w:rsidR="0096746F" w:rsidRPr="0096746F">
        <w:rPr>
          <w:color w:val="auto"/>
          <w:sz w:val="24"/>
          <w:szCs w:val="24"/>
        </w:rPr>
        <w:fldChar w:fldCharType="separate"/>
      </w:r>
      <w:r w:rsidR="00B96CF5">
        <w:rPr>
          <w:noProof/>
          <w:color w:val="auto"/>
          <w:sz w:val="24"/>
          <w:szCs w:val="24"/>
        </w:rPr>
        <w:t>7</w:t>
      </w:r>
      <w:r w:rsidR="0096746F" w:rsidRPr="0096746F">
        <w:rPr>
          <w:color w:val="auto"/>
          <w:sz w:val="24"/>
          <w:szCs w:val="24"/>
        </w:rPr>
        <w:fldChar w:fldCharType="end"/>
      </w:r>
      <w:r w:rsidR="0096746F">
        <w:rPr>
          <w:color w:val="auto"/>
          <w:sz w:val="24"/>
          <w:szCs w:val="24"/>
        </w:rPr>
        <w:t xml:space="preserve"> : </w:t>
      </w:r>
      <w:r w:rsidR="0096746F" w:rsidRPr="0096746F">
        <w:rPr>
          <w:color w:val="auto"/>
          <w:sz w:val="24"/>
          <w:szCs w:val="24"/>
        </w:rPr>
        <w:t>Logiciels existant</w:t>
      </w:r>
      <w:bookmarkEnd w:id="142"/>
    </w:p>
    <w:p w14:paraId="22C043D9" w14:textId="77777777" w:rsidR="0019026F" w:rsidRPr="0019026F" w:rsidRDefault="0019026F" w:rsidP="0019026F">
      <w:pPr>
        <w:rPr>
          <w:lang w:eastAsia="fr-FR"/>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9"/>
        <w:gridCol w:w="1058"/>
        <w:gridCol w:w="5699"/>
      </w:tblGrid>
      <w:tr w:rsidR="00E34586" w:rsidRPr="00953B1A" w14:paraId="6A2AF75E" w14:textId="77777777" w:rsidTr="00002605">
        <w:tc>
          <w:tcPr>
            <w:tcW w:w="3019" w:type="dxa"/>
            <w:tcBorders>
              <w:top w:val="single" w:sz="4" w:space="0" w:color="auto"/>
              <w:left w:val="single" w:sz="4" w:space="0" w:color="auto"/>
              <w:bottom w:val="single" w:sz="4" w:space="0" w:color="auto"/>
              <w:right w:val="single" w:sz="4" w:space="0" w:color="auto"/>
            </w:tcBorders>
            <w:hideMark/>
          </w:tcPr>
          <w:p w14:paraId="44F7A3B0"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Désignation</w:t>
            </w:r>
          </w:p>
        </w:tc>
        <w:tc>
          <w:tcPr>
            <w:tcW w:w="1058" w:type="dxa"/>
            <w:tcBorders>
              <w:top w:val="single" w:sz="4" w:space="0" w:color="auto"/>
              <w:left w:val="single" w:sz="4" w:space="0" w:color="auto"/>
              <w:bottom w:val="single" w:sz="4" w:space="0" w:color="auto"/>
              <w:right w:val="single" w:sz="4" w:space="0" w:color="auto"/>
            </w:tcBorders>
            <w:hideMark/>
          </w:tcPr>
          <w:p w14:paraId="6B4F7831"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Version</w:t>
            </w:r>
          </w:p>
        </w:tc>
        <w:tc>
          <w:tcPr>
            <w:tcW w:w="5699" w:type="dxa"/>
            <w:tcBorders>
              <w:top w:val="single" w:sz="4" w:space="0" w:color="auto"/>
              <w:left w:val="single" w:sz="4" w:space="0" w:color="auto"/>
              <w:bottom w:val="single" w:sz="4" w:space="0" w:color="auto"/>
              <w:right w:val="single" w:sz="4" w:space="0" w:color="auto"/>
            </w:tcBorders>
            <w:hideMark/>
          </w:tcPr>
          <w:p w14:paraId="62C2E729"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Fonction</w:t>
            </w:r>
          </w:p>
        </w:tc>
      </w:tr>
      <w:tr w:rsidR="00E34586" w:rsidRPr="00953B1A" w14:paraId="7D40E256" w14:textId="77777777" w:rsidTr="00002605">
        <w:tc>
          <w:tcPr>
            <w:tcW w:w="3019" w:type="dxa"/>
            <w:tcBorders>
              <w:top w:val="single" w:sz="4" w:space="0" w:color="auto"/>
              <w:left w:val="single" w:sz="4" w:space="0" w:color="auto"/>
              <w:bottom w:val="single" w:sz="4" w:space="0" w:color="auto"/>
              <w:right w:val="single" w:sz="4" w:space="0" w:color="auto"/>
            </w:tcBorders>
            <w:hideMark/>
          </w:tcPr>
          <w:p w14:paraId="0D60CB6F"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WampServer</w:t>
            </w:r>
          </w:p>
        </w:tc>
        <w:tc>
          <w:tcPr>
            <w:tcW w:w="1058" w:type="dxa"/>
            <w:tcBorders>
              <w:top w:val="single" w:sz="4" w:space="0" w:color="auto"/>
              <w:left w:val="single" w:sz="4" w:space="0" w:color="auto"/>
              <w:bottom w:val="single" w:sz="4" w:space="0" w:color="auto"/>
              <w:right w:val="single" w:sz="4" w:space="0" w:color="auto"/>
            </w:tcBorders>
            <w:hideMark/>
          </w:tcPr>
          <w:p w14:paraId="55692595"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2.5</w:t>
            </w:r>
          </w:p>
        </w:tc>
        <w:tc>
          <w:tcPr>
            <w:tcW w:w="5699" w:type="dxa"/>
            <w:tcBorders>
              <w:top w:val="single" w:sz="4" w:space="0" w:color="auto"/>
              <w:left w:val="single" w:sz="4" w:space="0" w:color="auto"/>
              <w:bottom w:val="single" w:sz="4" w:space="0" w:color="auto"/>
              <w:right w:val="single" w:sz="4" w:space="0" w:color="auto"/>
            </w:tcBorders>
            <w:hideMark/>
          </w:tcPr>
          <w:p w14:paraId="3DD3B12D"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Plateforme de développement web, Apache, MySQL, interpréteur PHP, phpMyAdmin</w:t>
            </w:r>
          </w:p>
        </w:tc>
      </w:tr>
      <w:tr w:rsidR="00E34586" w:rsidRPr="00953B1A" w14:paraId="40A5C2DD" w14:textId="77777777" w:rsidTr="00002605">
        <w:tc>
          <w:tcPr>
            <w:tcW w:w="3019" w:type="dxa"/>
            <w:tcBorders>
              <w:top w:val="single" w:sz="4" w:space="0" w:color="auto"/>
              <w:left w:val="single" w:sz="4" w:space="0" w:color="auto"/>
              <w:bottom w:val="single" w:sz="4" w:space="0" w:color="auto"/>
              <w:right w:val="single" w:sz="4" w:space="0" w:color="auto"/>
            </w:tcBorders>
            <w:hideMark/>
          </w:tcPr>
          <w:p w14:paraId="3D37F906"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NetBeans IDE</w:t>
            </w:r>
          </w:p>
        </w:tc>
        <w:tc>
          <w:tcPr>
            <w:tcW w:w="1058" w:type="dxa"/>
            <w:tcBorders>
              <w:top w:val="single" w:sz="4" w:space="0" w:color="auto"/>
              <w:left w:val="single" w:sz="4" w:space="0" w:color="auto"/>
              <w:bottom w:val="single" w:sz="4" w:space="0" w:color="auto"/>
              <w:right w:val="single" w:sz="4" w:space="0" w:color="auto"/>
            </w:tcBorders>
            <w:hideMark/>
          </w:tcPr>
          <w:p w14:paraId="275937B8"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8.1</w:t>
            </w:r>
          </w:p>
        </w:tc>
        <w:tc>
          <w:tcPr>
            <w:tcW w:w="5699" w:type="dxa"/>
            <w:tcBorders>
              <w:top w:val="single" w:sz="4" w:space="0" w:color="auto"/>
              <w:left w:val="single" w:sz="4" w:space="0" w:color="auto"/>
              <w:bottom w:val="single" w:sz="4" w:space="0" w:color="auto"/>
              <w:right w:val="single" w:sz="4" w:space="0" w:color="auto"/>
            </w:tcBorders>
            <w:hideMark/>
          </w:tcPr>
          <w:p w14:paraId="24BB4DD6"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Editeur de texte </w:t>
            </w:r>
          </w:p>
        </w:tc>
      </w:tr>
      <w:tr w:rsidR="00E34586" w:rsidRPr="00953B1A" w14:paraId="55214B4B" w14:textId="77777777" w:rsidTr="00002605">
        <w:tc>
          <w:tcPr>
            <w:tcW w:w="3019" w:type="dxa"/>
            <w:tcBorders>
              <w:top w:val="single" w:sz="4" w:space="0" w:color="auto"/>
              <w:left w:val="single" w:sz="4" w:space="0" w:color="auto"/>
              <w:bottom w:val="single" w:sz="4" w:space="0" w:color="auto"/>
              <w:right w:val="single" w:sz="4" w:space="0" w:color="auto"/>
            </w:tcBorders>
            <w:hideMark/>
          </w:tcPr>
          <w:p w14:paraId="32317400"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Navigateur Web</w:t>
            </w:r>
          </w:p>
        </w:tc>
        <w:tc>
          <w:tcPr>
            <w:tcW w:w="1058" w:type="dxa"/>
            <w:tcBorders>
              <w:top w:val="single" w:sz="4" w:space="0" w:color="auto"/>
              <w:left w:val="single" w:sz="4" w:space="0" w:color="auto"/>
              <w:bottom w:val="single" w:sz="4" w:space="0" w:color="auto"/>
              <w:right w:val="single" w:sz="4" w:space="0" w:color="auto"/>
            </w:tcBorders>
          </w:tcPr>
          <w:p w14:paraId="2E3BE411" w14:textId="77777777" w:rsidR="00E34586" w:rsidRPr="00953B1A" w:rsidRDefault="00E34586" w:rsidP="00AA5E5B">
            <w:pPr>
              <w:spacing w:line="360" w:lineRule="auto"/>
              <w:jc w:val="both"/>
              <w:rPr>
                <w:rFonts w:ascii="Times New Roman" w:hAnsi="Times New Roman" w:cs="Times New Roman"/>
                <w:sz w:val="24"/>
                <w:szCs w:val="24"/>
              </w:rPr>
            </w:pPr>
          </w:p>
        </w:tc>
        <w:tc>
          <w:tcPr>
            <w:tcW w:w="5699" w:type="dxa"/>
            <w:tcBorders>
              <w:top w:val="single" w:sz="4" w:space="0" w:color="auto"/>
              <w:left w:val="single" w:sz="4" w:space="0" w:color="auto"/>
              <w:bottom w:val="single" w:sz="4" w:space="0" w:color="auto"/>
              <w:right w:val="single" w:sz="4" w:space="0" w:color="auto"/>
            </w:tcBorders>
            <w:hideMark/>
          </w:tcPr>
          <w:p w14:paraId="4AA91F44"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Interprétation des codes sources du côté utilisateur</w:t>
            </w:r>
          </w:p>
        </w:tc>
      </w:tr>
      <w:tr w:rsidR="00E34586" w:rsidRPr="00953B1A" w14:paraId="3EC12CFB" w14:textId="77777777" w:rsidTr="00002605">
        <w:tc>
          <w:tcPr>
            <w:tcW w:w="3019" w:type="dxa"/>
            <w:tcBorders>
              <w:top w:val="single" w:sz="4" w:space="0" w:color="auto"/>
              <w:left w:val="single" w:sz="4" w:space="0" w:color="auto"/>
              <w:bottom w:val="single" w:sz="4" w:space="0" w:color="auto"/>
              <w:right w:val="single" w:sz="4" w:space="0" w:color="auto"/>
            </w:tcBorders>
            <w:hideMark/>
          </w:tcPr>
          <w:p w14:paraId="7952630B" w14:textId="77777777" w:rsidR="00E34586" w:rsidRPr="00953B1A" w:rsidRDefault="00E34586" w:rsidP="00AA5E5B">
            <w:pPr>
              <w:spacing w:line="360" w:lineRule="auto"/>
              <w:jc w:val="both"/>
              <w:rPr>
                <w:rFonts w:ascii="Times New Roman" w:hAnsi="Times New Roman" w:cs="Times New Roman"/>
                <w:sz w:val="24"/>
                <w:szCs w:val="24"/>
              </w:rPr>
            </w:pPr>
            <w:bookmarkStart w:id="143" w:name="OLE_LINK2"/>
            <w:r w:rsidRPr="00953B1A">
              <w:rPr>
                <w:rFonts w:ascii="Times New Roman" w:hAnsi="Times New Roman" w:cs="Times New Roman"/>
                <w:sz w:val="24"/>
                <w:szCs w:val="24"/>
              </w:rPr>
              <w:t>Visual paradigm</w:t>
            </w:r>
            <w:bookmarkEnd w:id="143"/>
          </w:p>
        </w:tc>
        <w:tc>
          <w:tcPr>
            <w:tcW w:w="1058" w:type="dxa"/>
            <w:tcBorders>
              <w:top w:val="single" w:sz="4" w:space="0" w:color="auto"/>
              <w:left w:val="single" w:sz="4" w:space="0" w:color="auto"/>
              <w:bottom w:val="single" w:sz="4" w:space="0" w:color="auto"/>
              <w:right w:val="single" w:sz="4" w:space="0" w:color="auto"/>
            </w:tcBorders>
            <w:hideMark/>
          </w:tcPr>
          <w:p w14:paraId="68AEA54A"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8.0</w:t>
            </w:r>
          </w:p>
        </w:tc>
        <w:tc>
          <w:tcPr>
            <w:tcW w:w="5699" w:type="dxa"/>
            <w:tcBorders>
              <w:top w:val="single" w:sz="4" w:space="0" w:color="auto"/>
              <w:left w:val="single" w:sz="4" w:space="0" w:color="auto"/>
              <w:bottom w:val="single" w:sz="4" w:space="0" w:color="auto"/>
              <w:right w:val="single" w:sz="4" w:space="0" w:color="auto"/>
            </w:tcBorders>
            <w:hideMark/>
          </w:tcPr>
          <w:p w14:paraId="0F07F14F"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Modélisation</w:t>
            </w:r>
          </w:p>
        </w:tc>
      </w:tr>
    </w:tbl>
    <w:p w14:paraId="13E76564" w14:textId="77777777" w:rsidR="005366AE" w:rsidRDefault="005366AE" w:rsidP="00E34586">
      <w:pPr>
        <w:spacing w:after="240" w:line="360" w:lineRule="auto"/>
        <w:ind w:firstLine="709"/>
        <w:jc w:val="both"/>
        <w:rPr>
          <w:rFonts w:ascii="Times New Roman" w:hAnsi="Times New Roman" w:cs="Times New Roman"/>
          <w:sz w:val="24"/>
          <w:szCs w:val="24"/>
        </w:rPr>
      </w:pPr>
    </w:p>
    <w:p w14:paraId="2F295664" w14:textId="77777777" w:rsidR="00E34586" w:rsidRPr="002520BC" w:rsidRDefault="002520BC" w:rsidP="00E34586">
      <w:pPr>
        <w:pStyle w:val="Para1"/>
        <w:rPr>
          <w:color w:val="000000" w:themeColor="text1"/>
        </w:rPr>
      </w:pPr>
      <w:bookmarkStart w:id="144" w:name="_Toc505626235"/>
      <w:bookmarkStart w:id="145" w:name="_Toc505664407"/>
      <w:bookmarkStart w:id="146" w:name="_Toc506976656"/>
      <w:bookmarkStart w:id="147" w:name="_Toc506977477"/>
      <w:r w:rsidRPr="002520BC">
        <w:rPr>
          <w:color w:val="000000" w:themeColor="text1"/>
        </w:rPr>
        <w:t>Résultats attendus</w:t>
      </w:r>
      <w:bookmarkEnd w:id="144"/>
      <w:bookmarkEnd w:id="145"/>
      <w:bookmarkEnd w:id="146"/>
      <w:bookmarkEnd w:id="147"/>
    </w:p>
    <w:p w14:paraId="5FE4027C" w14:textId="77777777" w:rsidR="00E34586" w:rsidRPr="00953B1A" w:rsidRDefault="00E34586" w:rsidP="00E34586">
      <w:pPr>
        <w:tabs>
          <w:tab w:val="right" w:pos="9072"/>
        </w:tabs>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Concernant les résultats qu’on exige du projet, on doit s’attendre à ce que :</w:t>
      </w:r>
    </w:p>
    <w:p w14:paraId="494025D0" w14:textId="77777777" w:rsidR="00E34586" w:rsidRPr="00953B1A" w:rsidRDefault="00E34586" w:rsidP="009712AE">
      <w:pPr>
        <w:pStyle w:val="Paragraphedeliste"/>
        <w:numPr>
          <w:ilvl w:val="0"/>
          <w:numId w:val="1"/>
        </w:numPr>
        <w:tabs>
          <w:tab w:val="right" w:pos="9072"/>
        </w:tabs>
        <w:suppressAutoHyphens/>
        <w:autoSpaceDN w:val="0"/>
        <w:spacing w:after="0" w:line="360" w:lineRule="auto"/>
        <w:ind w:left="720"/>
        <w:jc w:val="both"/>
        <w:textAlignment w:val="baseline"/>
        <w:rPr>
          <w:rFonts w:ascii="Times New Roman" w:hAnsi="Times New Roman" w:cs="Times New Roman"/>
          <w:sz w:val="24"/>
          <w:szCs w:val="24"/>
        </w:rPr>
      </w:pPr>
      <w:r w:rsidRPr="00953B1A">
        <w:rPr>
          <w:rFonts w:ascii="Times New Roman" w:hAnsi="Times New Roman" w:cs="Times New Roman"/>
          <w:sz w:val="24"/>
          <w:szCs w:val="24"/>
        </w:rPr>
        <w:t>Le logiciel soit facile à manipuler.</w:t>
      </w:r>
    </w:p>
    <w:p w14:paraId="3CF78371" w14:textId="77777777" w:rsidR="00E34586" w:rsidRPr="00953B1A" w:rsidRDefault="00E34586" w:rsidP="009712AE">
      <w:pPr>
        <w:pStyle w:val="Paragraphedeliste"/>
        <w:numPr>
          <w:ilvl w:val="0"/>
          <w:numId w:val="1"/>
        </w:numPr>
        <w:tabs>
          <w:tab w:val="right" w:pos="9072"/>
        </w:tabs>
        <w:suppressAutoHyphens/>
        <w:autoSpaceDN w:val="0"/>
        <w:spacing w:after="160" w:line="360" w:lineRule="auto"/>
        <w:ind w:left="720"/>
        <w:jc w:val="both"/>
        <w:textAlignment w:val="baseline"/>
        <w:rPr>
          <w:rFonts w:ascii="Times New Roman" w:hAnsi="Times New Roman" w:cs="Times New Roman"/>
          <w:sz w:val="24"/>
          <w:szCs w:val="24"/>
        </w:rPr>
      </w:pPr>
      <w:r w:rsidRPr="00953B1A">
        <w:rPr>
          <w:rFonts w:ascii="Times New Roman" w:hAnsi="Times New Roman" w:cs="Times New Roman"/>
          <w:sz w:val="24"/>
          <w:szCs w:val="24"/>
        </w:rPr>
        <w:t xml:space="preserve">Le temps de suivi des absences et des congés soit minimisé grâce à l’application. </w:t>
      </w:r>
    </w:p>
    <w:p w14:paraId="7E7A4895" w14:textId="77777777" w:rsidR="00E34586" w:rsidRPr="00953B1A" w:rsidRDefault="00E34586" w:rsidP="009712AE">
      <w:pPr>
        <w:pStyle w:val="Paragraphedeliste"/>
        <w:numPr>
          <w:ilvl w:val="0"/>
          <w:numId w:val="1"/>
        </w:numPr>
        <w:tabs>
          <w:tab w:val="right" w:pos="9072"/>
        </w:tabs>
        <w:suppressAutoHyphens/>
        <w:autoSpaceDN w:val="0"/>
        <w:spacing w:after="160" w:line="360" w:lineRule="auto"/>
        <w:ind w:left="720"/>
        <w:jc w:val="both"/>
        <w:textAlignment w:val="baseline"/>
        <w:rPr>
          <w:rFonts w:ascii="Times New Roman" w:hAnsi="Times New Roman" w:cs="Times New Roman"/>
          <w:sz w:val="24"/>
          <w:szCs w:val="24"/>
        </w:rPr>
      </w:pPr>
      <w:r w:rsidRPr="00953B1A">
        <w:rPr>
          <w:rFonts w:ascii="Times New Roman" w:hAnsi="Times New Roman" w:cs="Times New Roman"/>
          <w:sz w:val="24"/>
          <w:szCs w:val="24"/>
        </w:rPr>
        <w:lastRenderedPageBreak/>
        <w:t>Les calculs des soldes soient automatiques.</w:t>
      </w:r>
    </w:p>
    <w:p w14:paraId="343F87B9" w14:textId="77777777" w:rsidR="00E34586" w:rsidRPr="00953B1A" w:rsidRDefault="00E34586" w:rsidP="009712AE">
      <w:pPr>
        <w:pStyle w:val="Paragraphedeliste"/>
        <w:numPr>
          <w:ilvl w:val="0"/>
          <w:numId w:val="1"/>
        </w:numPr>
        <w:tabs>
          <w:tab w:val="right" w:pos="9072"/>
        </w:tabs>
        <w:suppressAutoHyphens/>
        <w:autoSpaceDN w:val="0"/>
        <w:spacing w:after="160" w:line="360" w:lineRule="auto"/>
        <w:ind w:left="720"/>
        <w:jc w:val="both"/>
        <w:textAlignment w:val="baseline"/>
        <w:rPr>
          <w:rFonts w:ascii="Times New Roman" w:hAnsi="Times New Roman" w:cs="Times New Roman"/>
          <w:sz w:val="24"/>
          <w:szCs w:val="24"/>
        </w:rPr>
      </w:pPr>
      <w:r w:rsidRPr="00953B1A">
        <w:rPr>
          <w:rFonts w:ascii="Times New Roman" w:hAnsi="Times New Roman" w:cs="Times New Roman"/>
          <w:sz w:val="24"/>
          <w:szCs w:val="24"/>
        </w:rPr>
        <w:t xml:space="preserve">Les données soient faciles d’accessibilité, en </w:t>
      </w:r>
      <w:r w:rsidR="001D6596">
        <w:rPr>
          <w:rFonts w:ascii="Times New Roman" w:hAnsi="Times New Roman" w:cs="Times New Roman"/>
          <w:sz w:val="24"/>
          <w:szCs w:val="24"/>
        </w:rPr>
        <w:t>ayant la possibilité de générer</w:t>
      </w:r>
      <w:r w:rsidRPr="00953B1A">
        <w:rPr>
          <w:rFonts w:ascii="Times New Roman" w:hAnsi="Times New Roman" w:cs="Times New Roman"/>
          <w:sz w:val="24"/>
          <w:szCs w:val="24"/>
        </w:rPr>
        <w:t xml:space="preserve"> diverses informations.</w:t>
      </w:r>
    </w:p>
    <w:p w14:paraId="044686F9" w14:textId="77777777" w:rsidR="00436181" w:rsidRPr="00953B1A" w:rsidRDefault="00E34586" w:rsidP="009712AE">
      <w:pPr>
        <w:pStyle w:val="Paragraphedeliste"/>
        <w:numPr>
          <w:ilvl w:val="0"/>
          <w:numId w:val="1"/>
        </w:numPr>
        <w:tabs>
          <w:tab w:val="right" w:pos="9072"/>
        </w:tabs>
        <w:suppressAutoHyphens/>
        <w:autoSpaceDN w:val="0"/>
        <w:spacing w:after="160" w:line="360" w:lineRule="auto"/>
        <w:ind w:left="720"/>
        <w:jc w:val="both"/>
        <w:textAlignment w:val="baseline"/>
        <w:rPr>
          <w:rFonts w:ascii="Times New Roman" w:hAnsi="Times New Roman" w:cs="Times New Roman"/>
          <w:sz w:val="24"/>
          <w:szCs w:val="24"/>
        </w:rPr>
      </w:pPr>
      <w:r w:rsidRPr="00953B1A">
        <w:rPr>
          <w:rFonts w:ascii="Times New Roman" w:hAnsi="Times New Roman" w:cs="Times New Roman"/>
          <w:sz w:val="24"/>
          <w:szCs w:val="24"/>
        </w:rPr>
        <w:t>Le logiciel envoie un rappel qui informe tous les employés (</w:t>
      </w:r>
      <w:r w:rsidR="001D6596">
        <w:rPr>
          <w:rFonts w:ascii="Times New Roman" w:hAnsi="Times New Roman" w:cs="Times New Roman"/>
          <w:sz w:val="24"/>
          <w:szCs w:val="24"/>
        </w:rPr>
        <w:t>toutes les fins d’année</w:t>
      </w:r>
      <w:r w:rsidRPr="00953B1A">
        <w:rPr>
          <w:rFonts w:ascii="Times New Roman" w:hAnsi="Times New Roman" w:cs="Times New Roman"/>
          <w:sz w:val="24"/>
          <w:szCs w:val="24"/>
        </w:rPr>
        <w:t>) qui n’ont pas pris ou consommé leurs soldes durant cette année.</w:t>
      </w:r>
    </w:p>
    <w:p w14:paraId="20B4ABDE" w14:textId="77777777" w:rsidR="00436181" w:rsidRDefault="00436181" w:rsidP="00E34586">
      <w:pPr>
        <w:tabs>
          <w:tab w:val="right" w:pos="9072"/>
        </w:tabs>
        <w:spacing w:line="360" w:lineRule="auto"/>
        <w:jc w:val="both"/>
        <w:rPr>
          <w:rFonts w:ascii="Times New Roman" w:hAnsi="Times New Roman" w:cs="Times New Roman"/>
          <w:sz w:val="24"/>
          <w:szCs w:val="24"/>
        </w:rPr>
      </w:pPr>
    </w:p>
    <w:p w14:paraId="4E3219F9" w14:textId="77777777" w:rsidR="002520BC" w:rsidRDefault="002520BC" w:rsidP="00E34586">
      <w:pPr>
        <w:tabs>
          <w:tab w:val="right" w:pos="9072"/>
        </w:tabs>
        <w:spacing w:line="360" w:lineRule="auto"/>
        <w:jc w:val="both"/>
        <w:rPr>
          <w:rFonts w:ascii="Times New Roman" w:hAnsi="Times New Roman" w:cs="Times New Roman"/>
          <w:sz w:val="24"/>
          <w:szCs w:val="24"/>
        </w:rPr>
      </w:pPr>
    </w:p>
    <w:p w14:paraId="731B3361" w14:textId="77777777" w:rsidR="002520BC" w:rsidRDefault="002520BC" w:rsidP="00E34586">
      <w:pPr>
        <w:tabs>
          <w:tab w:val="right" w:pos="9072"/>
        </w:tabs>
        <w:spacing w:line="360" w:lineRule="auto"/>
        <w:jc w:val="both"/>
        <w:rPr>
          <w:rFonts w:ascii="Times New Roman" w:hAnsi="Times New Roman" w:cs="Times New Roman"/>
          <w:sz w:val="24"/>
          <w:szCs w:val="24"/>
        </w:rPr>
      </w:pPr>
    </w:p>
    <w:p w14:paraId="758F0CD7" w14:textId="77777777" w:rsidR="002520BC" w:rsidRDefault="002520BC" w:rsidP="00E34586">
      <w:pPr>
        <w:tabs>
          <w:tab w:val="right" w:pos="9072"/>
        </w:tabs>
        <w:spacing w:line="360" w:lineRule="auto"/>
        <w:jc w:val="both"/>
        <w:rPr>
          <w:rFonts w:ascii="Times New Roman" w:hAnsi="Times New Roman" w:cs="Times New Roman"/>
          <w:sz w:val="24"/>
          <w:szCs w:val="24"/>
        </w:rPr>
      </w:pPr>
    </w:p>
    <w:p w14:paraId="0BEC9702" w14:textId="77777777" w:rsidR="002520BC" w:rsidRPr="00953B1A" w:rsidRDefault="002520BC" w:rsidP="00E34586">
      <w:pPr>
        <w:tabs>
          <w:tab w:val="right" w:pos="9072"/>
        </w:tabs>
        <w:spacing w:line="360" w:lineRule="auto"/>
        <w:jc w:val="both"/>
        <w:rPr>
          <w:rFonts w:ascii="Times New Roman" w:hAnsi="Times New Roman" w:cs="Times New Roman"/>
          <w:sz w:val="24"/>
          <w:szCs w:val="24"/>
        </w:rPr>
      </w:pPr>
    </w:p>
    <w:p w14:paraId="0E69E7CB" w14:textId="77777777" w:rsidR="00AB7486" w:rsidRDefault="00E34586" w:rsidP="00E34586">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ab/>
      </w:r>
    </w:p>
    <w:p w14:paraId="0FEE15D7" w14:textId="77777777" w:rsidR="0019026F" w:rsidRDefault="0019026F" w:rsidP="00E34586">
      <w:pPr>
        <w:spacing w:line="360" w:lineRule="auto"/>
        <w:jc w:val="both"/>
        <w:rPr>
          <w:rFonts w:ascii="Times New Roman" w:hAnsi="Times New Roman" w:cs="Times New Roman"/>
          <w:sz w:val="24"/>
          <w:szCs w:val="24"/>
        </w:rPr>
      </w:pPr>
    </w:p>
    <w:p w14:paraId="3BC88A55" w14:textId="77777777" w:rsidR="00701997" w:rsidRDefault="00701997" w:rsidP="00E34586">
      <w:pPr>
        <w:spacing w:line="360" w:lineRule="auto"/>
        <w:jc w:val="both"/>
        <w:rPr>
          <w:rFonts w:ascii="Times New Roman" w:hAnsi="Times New Roman" w:cs="Times New Roman"/>
          <w:sz w:val="24"/>
          <w:szCs w:val="24"/>
        </w:rPr>
      </w:pPr>
    </w:p>
    <w:p w14:paraId="176FC5AF" w14:textId="77777777" w:rsidR="0019026F" w:rsidRDefault="0019026F" w:rsidP="00E34586">
      <w:pPr>
        <w:spacing w:line="360" w:lineRule="auto"/>
        <w:jc w:val="both"/>
        <w:rPr>
          <w:rFonts w:ascii="Times New Roman" w:hAnsi="Times New Roman" w:cs="Times New Roman"/>
          <w:sz w:val="24"/>
          <w:szCs w:val="24"/>
        </w:rPr>
      </w:pPr>
    </w:p>
    <w:p w14:paraId="35FF8625" w14:textId="77777777" w:rsidR="00AB7486" w:rsidRPr="004E6A59" w:rsidRDefault="00AB7486" w:rsidP="004E6A59">
      <w:pPr>
        <w:pStyle w:val="Titre1"/>
        <w:numPr>
          <w:ilvl w:val="0"/>
          <w:numId w:val="0"/>
        </w:numPr>
        <w:ind w:left="432"/>
        <w:jc w:val="center"/>
        <w:rPr>
          <w:rFonts w:ascii="Times New Roman" w:hAnsi="Times New Roman" w:cs="Times New Roman"/>
          <w:b w:val="0"/>
          <w:color w:val="auto"/>
          <w:sz w:val="72"/>
          <w:szCs w:val="72"/>
        </w:rPr>
      </w:pPr>
      <w:bookmarkStart w:id="148" w:name="_Toc506976657"/>
      <w:bookmarkStart w:id="149" w:name="_Toc506977478"/>
      <w:r w:rsidRPr="004E6A59">
        <w:rPr>
          <w:rFonts w:ascii="Times New Roman" w:hAnsi="Times New Roman" w:cs="Times New Roman"/>
          <w:b w:val="0"/>
          <w:color w:val="auto"/>
          <w:sz w:val="72"/>
          <w:szCs w:val="72"/>
        </w:rPr>
        <w:t>PARTIE II : ANALYSE ET CONCEPTION</w:t>
      </w:r>
      <w:bookmarkEnd w:id="148"/>
      <w:bookmarkEnd w:id="149"/>
    </w:p>
    <w:p w14:paraId="26C9FC6E" w14:textId="77777777" w:rsidR="00AB7486" w:rsidRDefault="00AB7486">
      <w:pPr>
        <w:rPr>
          <w:rFonts w:ascii="Times New Roman" w:hAnsi="Times New Roman" w:cs="Times New Roman"/>
          <w:sz w:val="24"/>
          <w:szCs w:val="24"/>
        </w:rPr>
      </w:pPr>
      <w:r>
        <w:rPr>
          <w:rFonts w:ascii="Times New Roman" w:hAnsi="Times New Roman" w:cs="Times New Roman"/>
          <w:sz w:val="24"/>
          <w:szCs w:val="24"/>
        </w:rPr>
        <w:br w:type="page"/>
      </w:r>
    </w:p>
    <w:p w14:paraId="2DE5CA46" w14:textId="77777777" w:rsidR="00AB7486" w:rsidRPr="005366AE" w:rsidRDefault="00AB7486" w:rsidP="00AB7486">
      <w:pPr>
        <w:pStyle w:val="Sapitra"/>
        <w:rPr>
          <w:rFonts w:ascii="Times New Roman" w:hAnsi="Times New Roman" w:cs="Times New Roman"/>
          <w:color w:val="auto"/>
        </w:rPr>
      </w:pPr>
      <w:bookmarkStart w:id="150" w:name="_Toc506976658"/>
      <w:bookmarkStart w:id="151" w:name="_Toc506977479"/>
      <w:r w:rsidRPr="005366AE">
        <w:rPr>
          <w:rFonts w:ascii="Times New Roman" w:hAnsi="Times New Roman" w:cs="Times New Roman"/>
          <w:color w:val="auto"/>
        </w:rPr>
        <w:lastRenderedPageBreak/>
        <w:t>Analyse préalable</w:t>
      </w:r>
      <w:bookmarkEnd w:id="150"/>
      <w:bookmarkEnd w:id="151"/>
      <w:r w:rsidR="00E34586" w:rsidRPr="005366AE">
        <w:rPr>
          <w:rFonts w:ascii="Times New Roman" w:hAnsi="Times New Roman" w:cs="Times New Roman"/>
          <w:color w:val="auto"/>
        </w:rPr>
        <w:tab/>
      </w:r>
    </w:p>
    <w:p w14:paraId="638DAFC0" w14:textId="77777777" w:rsidR="00AB7486" w:rsidRPr="00AB7486" w:rsidRDefault="00AB7486" w:rsidP="00AB7486">
      <w:pPr>
        <w:autoSpaceDE w:val="0"/>
        <w:autoSpaceDN w:val="0"/>
        <w:adjustRightInd w:val="0"/>
        <w:spacing w:after="0" w:line="360" w:lineRule="auto"/>
        <w:jc w:val="both"/>
        <w:rPr>
          <w:rFonts w:ascii="Times New Roman" w:hAnsi="Times New Roman" w:cs="Times New Roman"/>
          <w:sz w:val="24"/>
          <w:szCs w:val="24"/>
        </w:rPr>
      </w:pPr>
      <w:r>
        <w:tab/>
      </w:r>
      <w:r w:rsidRPr="002D2E56">
        <w:rPr>
          <w:rFonts w:ascii="Times New Roman" w:hAnsi="Times New Roman" w:cs="Times New Roman"/>
          <w:sz w:val="24"/>
          <w:szCs w:val="24"/>
        </w:rPr>
        <w:t>La phase d'analyse et de spécification est la première étape du processus de développement que nous avons adopté. En effet, elle formalise et détaille ce qui a été ébauché au cours de l'étude préliminaire, et permet de dégager l'étude fonctionnelle du système. Elle permet ainsi d'obtenir une idée sur ce que va réaliser le système en termes de métier (comportement du système).</w:t>
      </w:r>
    </w:p>
    <w:p w14:paraId="4D9C4E2A" w14:textId="77777777" w:rsidR="00AB7486" w:rsidRPr="00EA74F7" w:rsidRDefault="00AB7486" w:rsidP="00AB7486">
      <w:pPr>
        <w:pStyle w:val="Para1"/>
        <w:rPr>
          <w:color w:val="auto"/>
        </w:rPr>
      </w:pPr>
      <w:bookmarkStart w:id="152" w:name="_Toc505626237"/>
      <w:bookmarkStart w:id="153" w:name="_Toc505664410"/>
      <w:bookmarkStart w:id="154" w:name="_Toc506976659"/>
      <w:bookmarkStart w:id="155" w:name="_Toc506977480"/>
      <w:r w:rsidRPr="00EA74F7">
        <w:rPr>
          <w:color w:val="auto"/>
        </w:rPr>
        <w:t>Analyse de l’existant</w:t>
      </w:r>
      <w:bookmarkEnd w:id="152"/>
      <w:bookmarkEnd w:id="153"/>
      <w:bookmarkEnd w:id="154"/>
      <w:bookmarkEnd w:id="155"/>
    </w:p>
    <w:p w14:paraId="006F6CF1" w14:textId="77777777" w:rsidR="00AB7486" w:rsidRDefault="00E34586" w:rsidP="00AB7486">
      <w:pPr>
        <w:pStyle w:val="Para2"/>
      </w:pPr>
      <w:r w:rsidRPr="00953B1A">
        <w:tab/>
      </w:r>
      <w:r w:rsidR="00AB7486">
        <w:t>Organisation actuelle</w:t>
      </w:r>
    </w:p>
    <w:p w14:paraId="4DB2F832" w14:textId="77777777" w:rsidR="00AB7486" w:rsidRDefault="00E34586" w:rsidP="00AB7486">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ab/>
        <w:t>Notre stage a commencé par une interview auprès du personnel au sein du Service Informatique de la société Auxiliaire et Maritime de Madagascar. Cette interview a rendu possible la définition des différentes actions effect</w:t>
      </w:r>
      <w:r w:rsidR="001D6596">
        <w:rPr>
          <w:rFonts w:ascii="Times New Roman" w:hAnsi="Times New Roman" w:cs="Times New Roman"/>
          <w:sz w:val="24"/>
          <w:szCs w:val="24"/>
        </w:rPr>
        <w:t>uées par le personnel lors de la</w:t>
      </w:r>
      <w:r w:rsidR="00F41128">
        <w:rPr>
          <w:rFonts w:ascii="Times New Roman" w:hAnsi="Times New Roman" w:cs="Times New Roman"/>
          <w:sz w:val="24"/>
          <w:szCs w:val="24"/>
        </w:rPr>
        <w:t> :</w:t>
      </w:r>
    </w:p>
    <w:p w14:paraId="65E87B2B" w14:textId="77777777" w:rsidR="00E34586" w:rsidRPr="00AB7486" w:rsidRDefault="00E34586" w:rsidP="00AB7486">
      <w:pPr>
        <w:spacing w:line="360" w:lineRule="auto"/>
        <w:jc w:val="both"/>
        <w:rPr>
          <w:rFonts w:ascii="Times New Roman" w:hAnsi="Times New Roman" w:cs="Times New Roman"/>
          <w:b/>
          <w:sz w:val="24"/>
          <w:szCs w:val="24"/>
        </w:rPr>
      </w:pPr>
      <w:r w:rsidRPr="00AB7486">
        <w:rPr>
          <w:rFonts w:ascii="Times New Roman" w:hAnsi="Times New Roman" w:cs="Times New Roman"/>
          <w:b/>
          <w:sz w:val="24"/>
          <w:szCs w:val="24"/>
        </w:rPr>
        <w:t>Demande d’absence</w:t>
      </w:r>
      <w:r w:rsidR="00AB7486">
        <w:rPr>
          <w:rFonts w:ascii="Times New Roman" w:hAnsi="Times New Roman" w:cs="Times New Roman"/>
          <w:b/>
          <w:sz w:val="24"/>
          <w:szCs w:val="24"/>
        </w:rPr>
        <w:t> :</w:t>
      </w:r>
    </w:p>
    <w:p w14:paraId="22CA003B" w14:textId="77777777" w:rsidR="002A0562" w:rsidRDefault="00E34586" w:rsidP="00E34586">
      <w:pPr>
        <w:spacing w:line="360" w:lineRule="auto"/>
        <w:jc w:val="both"/>
        <w:rPr>
          <w:rFonts w:ascii="Times New Roman" w:hAnsi="Times New Roman" w:cs="Times New Roman"/>
          <w:sz w:val="24"/>
          <w:szCs w:val="24"/>
        </w:rPr>
      </w:pPr>
      <w:r w:rsidRPr="00953B1A">
        <w:rPr>
          <w:rFonts w:ascii="Times New Roman" w:hAnsi="Times New Roman" w:cs="Times New Roman"/>
          <w:color w:val="000000"/>
          <w:sz w:val="24"/>
          <w:szCs w:val="24"/>
        </w:rPr>
        <w:t xml:space="preserve">Un </w:t>
      </w:r>
      <w:r w:rsidRPr="00953B1A">
        <w:rPr>
          <w:rFonts w:ascii="Times New Roman" w:hAnsi="Times New Roman" w:cs="Times New Roman"/>
          <w:sz w:val="24"/>
          <w:szCs w:val="24"/>
        </w:rPr>
        <w:t xml:space="preserve">employé </w:t>
      </w:r>
      <w:r w:rsidRPr="00953B1A">
        <w:rPr>
          <w:rFonts w:ascii="Times New Roman" w:hAnsi="Times New Roman" w:cs="Times New Roman"/>
          <w:color w:val="000000"/>
          <w:sz w:val="24"/>
          <w:szCs w:val="24"/>
        </w:rPr>
        <w:t xml:space="preserve">demande au service </w:t>
      </w:r>
      <w:r w:rsidRPr="00953B1A">
        <w:rPr>
          <w:rFonts w:ascii="Times New Roman" w:hAnsi="Times New Roman" w:cs="Times New Roman"/>
          <w:sz w:val="24"/>
          <w:szCs w:val="24"/>
        </w:rPr>
        <w:t xml:space="preserve">s’il veut </w:t>
      </w:r>
      <w:r w:rsidR="001D6596">
        <w:rPr>
          <w:rFonts w:ascii="Times New Roman" w:hAnsi="Times New Roman" w:cs="Times New Roman"/>
          <w:sz w:val="24"/>
          <w:szCs w:val="24"/>
        </w:rPr>
        <w:t>s’absenter</w:t>
      </w:r>
      <w:r w:rsidRPr="00953B1A">
        <w:rPr>
          <w:rFonts w:ascii="Times New Roman" w:hAnsi="Times New Roman" w:cs="Times New Roman"/>
          <w:sz w:val="24"/>
          <w:szCs w:val="24"/>
        </w:rPr>
        <w:t xml:space="preserve">. Dans ce cas, le personnel responsable de la ressource humaine et représentant du service contrôle leur demande ainsi que leur motif. Au cours de ce contrôle, si la demande est non confirmée, elle est annulée. Si la demande est confirmée alors </w:t>
      </w:r>
      <w:r w:rsidR="00AB7486">
        <w:rPr>
          <w:rFonts w:ascii="Times New Roman" w:hAnsi="Times New Roman" w:cs="Times New Roman"/>
          <w:sz w:val="24"/>
          <w:szCs w:val="24"/>
        </w:rPr>
        <w:t>le service accepte son absence.</w:t>
      </w:r>
    </w:p>
    <w:p w14:paraId="3A77A895" w14:textId="77777777" w:rsidR="002A0562" w:rsidRPr="00AB7486" w:rsidRDefault="00AB7486" w:rsidP="00E34586">
      <w:pPr>
        <w:pStyle w:val="Para2"/>
      </w:pPr>
      <w:r>
        <w:t>Inventaire des moyens matériels et logiciels</w:t>
      </w:r>
    </w:p>
    <w:p w14:paraId="1B8B2B1B" w14:textId="77777777" w:rsidR="00E34586" w:rsidRPr="00953B1A" w:rsidRDefault="00E34586" w:rsidP="00AB7486">
      <w:pPr>
        <w:pStyle w:val="Para3"/>
      </w:pPr>
      <w:r w:rsidRPr="00953B1A">
        <w:tab/>
        <w:t>Moyen</w:t>
      </w:r>
      <w:r w:rsidR="004D761B">
        <w:t>s</w:t>
      </w:r>
      <w:r w:rsidRPr="00953B1A">
        <w:t xml:space="preserve"> Matériel</w:t>
      </w:r>
      <w:r w:rsidR="004D761B">
        <w:t>s</w:t>
      </w:r>
      <w:r w:rsidR="002A0562" w:rsidRPr="00953B1A">
        <w:t> :</w:t>
      </w:r>
    </w:p>
    <w:p w14:paraId="45016F85" w14:textId="77777777" w:rsidR="00436181" w:rsidRDefault="002A0562" w:rsidP="00AB7486">
      <w:pPr>
        <w:tabs>
          <w:tab w:val="right" w:pos="9072"/>
        </w:tabs>
        <w:spacing w:line="360" w:lineRule="auto"/>
        <w:ind w:firstLine="709"/>
        <w:jc w:val="both"/>
        <w:rPr>
          <w:rFonts w:ascii="Times New Roman" w:hAnsi="Times New Roman" w:cs="Times New Roman"/>
          <w:sz w:val="24"/>
          <w:szCs w:val="24"/>
        </w:rPr>
      </w:pPr>
      <w:r w:rsidRPr="00953B1A">
        <w:rPr>
          <w:rFonts w:ascii="Times New Roman" w:hAnsi="Times New Roman" w:cs="Times New Roman"/>
          <w:sz w:val="24"/>
          <w:szCs w:val="24"/>
        </w:rPr>
        <w:t>L’Enterprise dispose déjà des ordinateurs qui ont leurs caractéristiques spécifiques</w:t>
      </w:r>
      <w:r w:rsidR="006832EF">
        <w:rPr>
          <w:rFonts w:ascii="Times New Roman" w:hAnsi="Times New Roman" w:cs="Times New Roman"/>
          <w:sz w:val="24"/>
          <w:szCs w:val="24"/>
        </w:rPr>
        <w:t xml:space="preserve">. Le tableau </w:t>
      </w:r>
      <w:r w:rsidR="004D761B">
        <w:rPr>
          <w:rFonts w:ascii="Times New Roman" w:hAnsi="Times New Roman" w:cs="Times New Roman"/>
          <w:sz w:val="24"/>
          <w:szCs w:val="24"/>
        </w:rPr>
        <w:t>8</w:t>
      </w:r>
      <w:r w:rsidR="00B05C32" w:rsidRPr="00953B1A">
        <w:rPr>
          <w:rFonts w:ascii="Times New Roman" w:hAnsi="Times New Roman" w:cs="Times New Roman"/>
          <w:sz w:val="24"/>
          <w:szCs w:val="24"/>
        </w:rPr>
        <w:t xml:space="preserve"> illustre les c</w:t>
      </w:r>
      <w:r w:rsidR="006832EF">
        <w:rPr>
          <w:rFonts w:ascii="Times New Roman" w:hAnsi="Times New Roman" w:cs="Times New Roman"/>
          <w:sz w:val="24"/>
          <w:szCs w:val="24"/>
        </w:rPr>
        <w:t>aractéristiques des ordinateu</w:t>
      </w:r>
      <w:r w:rsidR="009E0452">
        <w:rPr>
          <w:rFonts w:ascii="Times New Roman" w:hAnsi="Times New Roman" w:cs="Times New Roman"/>
          <w:sz w:val="24"/>
          <w:szCs w:val="24"/>
        </w:rPr>
        <w:t>rs utilisés par certain</w:t>
      </w:r>
      <w:r w:rsidR="00AC0468">
        <w:rPr>
          <w:rFonts w:ascii="Times New Roman" w:hAnsi="Times New Roman" w:cs="Times New Roman"/>
          <w:sz w:val="24"/>
          <w:szCs w:val="24"/>
        </w:rPr>
        <w:t>s</w:t>
      </w:r>
      <w:r w:rsidR="009E0452">
        <w:rPr>
          <w:rFonts w:ascii="Times New Roman" w:hAnsi="Times New Roman" w:cs="Times New Roman"/>
          <w:sz w:val="24"/>
          <w:szCs w:val="24"/>
        </w:rPr>
        <w:t xml:space="preserve"> </w:t>
      </w:r>
      <w:r w:rsidR="004D761B">
        <w:rPr>
          <w:rFonts w:ascii="Times New Roman" w:hAnsi="Times New Roman" w:cs="Times New Roman"/>
          <w:sz w:val="24"/>
          <w:szCs w:val="24"/>
        </w:rPr>
        <w:t>responsables du service des ressources humaines</w:t>
      </w:r>
      <w:r w:rsidR="007233D5">
        <w:rPr>
          <w:rFonts w:ascii="Times New Roman" w:hAnsi="Times New Roman" w:cs="Times New Roman"/>
          <w:sz w:val="24"/>
          <w:szCs w:val="24"/>
        </w:rPr>
        <w:t>.</w:t>
      </w:r>
    </w:p>
    <w:p w14:paraId="63200A72" w14:textId="77777777" w:rsidR="0019026F" w:rsidRPr="0096746F" w:rsidRDefault="0096746F" w:rsidP="0096746F">
      <w:pPr>
        <w:pStyle w:val="Lgende"/>
        <w:rPr>
          <w:color w:val="auto"/>
          <w:sz w:val="24"/>
          <w:szCs w:val="24"/>
        </w:rPr>
      </w:pPr>
      <w:bookmarkStart w:id="156" w:name="_Toc506977623"/>
      <w:r w:rsidRPr="0096746F">
        <w:rPr>
          <w:color w:val="auto"/>
          <w:sz w:val="24"/>
          <w:szCs w:val="24"/>
        </w:rPr>
        <w:t xml:space="preserve">Tableau </w:t>
      </w:r>
      <w:r w:rsidRPr="0096746F">
        <w:rPr>
          <w:color w:val="auto"/>
          <w:sz w:val="24"/>
          <w:szCs w:val="24"/>
        </w:rPr>
        <w:fldChar w:fldCharType="begin"/>
      </w:r>
      <w:r w:rsidRPr="0096746F">
        <w:rPr>
          <w:color w:val="auto"/>
          <w:sz w:val="24"/>
          <w:szCs w:val="24"/>
        </w:rPr>
        <w:instrText xml:space="preserve"> SEQ Tableau \* ARABIC </w:instrText>
      </w:r>
      <w:r w:rsidRPr="0096746F">
        <w:rPr>
          <w:color w:val="auto"/>
          <w:sz w:val="24"/>
          <w:szCs w:val="24"/>
        </w:rPr>
        <w:fldChar w:fldCharType="separate"/>
      </w:r>
      <w:r w:rsidR="00B96CF5">
        <w:rPr>
          <w:noProof/>
          <w:color w:val="auto"/>
          <w:sz w:val="24"/>
          <w:szCs w:val="24"/>
        </w:rPr>
        <w:t>8</w:t>
      </w:r>
      <w:r w:rsidRPr="0096746F">
        <w:rPr>
          <w:color w:val="auto"/>
          <w:sz w:val="24"/>
          <w:szCs w:val="24"/>
        </w:rPr>
        <w:fldChar w:fldCharType="end"/>
      </w:r>
      <w:r w:rsidRPr="0096746F">
        <w:rPr>
          <w:color w:val="auto"/>
          <w:sz w:val="24"/>
          <w:szCs w:val="24"/>
        </w:rPr>
        <w:t>: Matériels existants</w:t>
      </w:r>
      <w:bookmarkEnd w:id="156"/>
    </w:p>
    <w:tbl>
      <w:tblPr>
        <w:tblStyle w:val="Grilledutableau"/>
        <w:tblW w:w="9889" w:type="dxa"/>
        <w:tblLook w:val="04A0" w:firstRow="1" w:lastRow="0" w:firstColumn="1" w:lastColumn="0" w:noHBand="0" w:noVBand="1"/>
      </w:tblPr>
      <w:tblGrid>
        <w:gridCol w:w="2303"/>
        <w:gridCol w:w="1066"/>
        <w:gridCol w:w="3540"/>
        <w:gridCol w:w="2980"/>
      </w:tblGrid>
      <w:tr w:rsidR="00436181" w:rsidRPr="00953B1A" w14:paraId="422230E6" w14:textId="77777777" w:rsidTr="00F55BEB">
        <w:tc>
          <w:tcPr>
            <w:tcW w:w="2303" w:type="dxa"/>
          </w:tcPr>
          <w:p w14:paraId="5F3D9C0B" w14:textId="77777777" w:rsidR="00436181" w:rsidRPr="00953B1A" w:rsidRDefault="00436181" w:rsidP="00E34586">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Désignation</w:t>
            </w:r>
          </w:p>
        </w:tc>
        <w:tc>
          <w:tcPr>
            <w:tcW w:w="1066" w:type="dxa"/>
          </w:tcPr>
          <w:p w14:paraId="599829A9" w14:textId="77777777" w:rsidR="00436181" w:rsidRPr="00953B1A" w:rsidRDefault="00436181" w:rsidP="00E34586">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Nombre</w:t>
            </w:r>
          </w:p>
        </w:tc>
        <w:tc>
          <w:tcPr>
            <w:tcW w:w="3540" w:type="dxa"/>
          </w:tcPr>
          <w:p w14:paraId="3D83262A" w14:textId="77777777" w:rsidR="00436181" w:rsidRPr="00953B1A" w:rsidRDefault="00436181" w:rsidP="00E34586">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Caractéristique</w:t>
            </w:r>
          </w:p>
        </w:tc>
        <w:tc>
          <w:tcPr>
            <w:tcW w:w="2980" w:type="dxa"/>
          </w:tcPr>
          <w:p w14:paraId="6B5BF711" w14:textId="77777777" w:rsidR="00436181" w:rsidRPr="00953B1A" w:rsidRDefault="00436181" w:rsidP="00E34586">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Système d’exploitation</w:t>
            </w:r>
          </w:p>
        </w:tc>
      </w:tr>
      <w:tr w:rsidR="00436181" w:rsidRPr="00953B1A" w14:paraId="465FB95F" w14:textId="77777777" w:rsidTr="00F55BEB">
        <w:tc>
          <w:tcPr>
            <w:tcW w:w="2303" w:type="dxa"/>
          </w:tcPr>
          <w:p w14:paraId="34BACCC9" w14:textId="77777777" w:rsidR="00436181" w:rsidRPr="00953B1A" w:rsidRDefault="00152A30" w:rsidP="00E34586">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 xml:space="preserve">Ordinateur </w:t>
            </w:r>
          </w:p>
        </w:tc>
        <w:tc>
          <w:tcPr>
            <w:tcW w:w="1066" w:type="dxa"/>
          </w:tcPr>
          <w:p w14:paraId="7D4EFDB4" w14:textId="77777777" w:rsidR="00436181" w:rsidRPr="00953B1A" w:rsidRDefault="00F55BEB" w:rsidP="00E34586">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1</w:t>
            </w:r>
          </w:p>
        </w:tc>
        <w:tc>
          <w:tcPr>
            <w:tcW w:w="3540" w:type="dxa"/>
          </w:tcPr>
          <w:p w14:paraId="5A67D58E" w14:textId="77777777" w:rsidR="00436181" w:rsidRPr="00953B1A" w:rsidRDefault="00F55BEB" w:rsidP="00E34586">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 xml:space="preserve">PROLINK </w:t>
            </w:r>
            <w:r w:rsidR="004D761B" w:rsidRPr="00953B1A">
              <w:rPr>
                <w:rFonts w:ascii="Times New Roman" w:hAnsi="Times New Roman" w:cs="Times New Roman"/>
                <w:color w:val="000000"/>
                <w:sz w:val="24"/>
                <w:szCs w:val="24"/>
              </w:rPr>
              <w:t>18,5</w:t>
            </w:r>
            <w:r w:rsidR="004D761B">
              <w:rPr>
                <w:rFonts w:ascii="Times New Roman" w:hAnsi="Times New Roman" w:cs="Times New Roman"/>
                <w:color w:val="000000"/>
                <w:sz w:val="24"/>
                <w:szCs w:val="24"/>
              </w:rPr>
              <w:t xml:space="preserve"> RAM : 1Go</w:t>
            </w:r>
          </w:p>
          <w:p w14:paraId="5C788978" w14:textId="77777777" w:rsidR="00F55BEB" w:rsidRPr="00953B1A" w:rsidRDefault="00F55BEB" w:rsidP="00E34586">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CPU P IV</w:t>
            </w:r>
          </w:p>
          <w:p w14:paraId="173E951E" w14:textId="77777777" w:rsidR="00F55BEB" w:rsidRPr="00953B1A" w:rsidRDefault="00F55BEB" w:rsidP="00E34586">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HDD : 160 Go</w:t>
            </w:r>
          </w:p>
        </w:tc>
        <w:tc>
          <w:tcPr>
            <w:tcW w:w="2980" w:type="dxa"/>
          </w:tcPr>
          <w:p w14:paraId="56EB4F2D" w14:textId="77777777" w:rsidR="00436181" w:rsidRPr="00953B1A" w:rsidRDefault="00F55BEB" w:rsidP="00E34586">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 xml:space="preserve">WINDOWS XP_SP3 </w:t>
            </w:r>
          </w:p>
          <w:p w14:paraId="1C4962CB" w14:textId="77777777" w:rsidR="00F55BEB" w:rsidRPr="00953B1A" w:rsidRDefault="00F55BEB" w:rsidP="00E34586">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Version : 2002</w:t>
            </w:r>
          </w:p>
        </w:tc>
      </w:tr>
      <w:tr w:rsidR="00436181" w:rsidRPr="00953B1A" w14:paraId="4A8CBC45" w14:textId="77777777" w:rsidTr="00F55BEB">
        <w:tc>
          <w:tcPr>
            <w:tcW w:w="2303" w:type="dxa"/>
          </w:tcPr>
          <w:p w14:paraId="6157511E" w14:textId="77777777" w:rsidR="00436181" w:rsidRPr="00953B1A" w:rsidRDefault="00F55BEB" w:rsidP="00E34586">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Ordinateur</w:t>
            </w:r>
          </w:p>
        </w:tc>
        <w:tc>
          <w:tcPr>
            <w:tcW w:w="1066" w:type="dxa"/>
          </w:tcPr>
          <w:p w14:paraId="6DCFE368" w14:textId="77777777" w:rsidR="00436181" w:rsidRPr="00953B1A" w:rsidRDefault="00F55BEB" w:rsidP="00E34586">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1</w:t>
            </w:r>
          </w:p>
        </w:tc>
        <w:tc>
          <w:tcPr>
            <w:tcW w:w="3540" w:type="dxa"/>
          </w:tcPr>
          <w:p w14:paraId="5B54021E" w14:textId="77777777" w:rsidR="00F55BEB" w:rsidRPr="00953B1A" w:rsidRDefault="00F55BEB" w:rsidP="00E34586">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LG LED 49</w:t>
            </w:r>
          </w:p>
          <w:p w14:paraId="40E2241F" w14:textId="77777777" w:rsidR="00F55BEB" w:rsidRPr="00953B1A" w:rsidRDefault="00F55BEB" w:rsidP="00E34586">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 xml:space="preserve">CPU Core 2 Duo E4500-2,20 </w:t>
            </w:r>
            <w:r w:rsidR="00EE5C0E" w:rsidRPr="00953B1A">
              <w:rPr>
                <w:rFonts w:ascii="Times New Roman" w:hAnsi="Times New Roman" w:cs="Times New Roman"/>
                <w:color w:val="000000"/>
                <w:sz w:val="24"/>
                <w:szCs w:val="24"/>
              </w:rPr>
              <w:lastRenderedPageBreak/>
              <w:t>GHz</w:t>
            </w:r>
          </w:p>
          <w:p w14:paraId="3E909054" w14:textId="77777777" w:rsidR="00F55BEB" w:rsidRPr="00953B1A" w:rsidRDefault="00F55BEB" w:rsidP="00E34586">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RAM : 2 Go</w:t>
            </w:r>
          </w:p>
          <w:p w14:paraId="4AFDC2E7" w14:textId="77777777" w:rsidR="00F55BEB" w:rsidRPr="00953B1A" w:rsidRDefault="00F55BEB" w:rsidP="00E34586">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HDD : 160 Go</w:t>
            </w:r>
          </w:p>
        </w:tc>
        <w:tc>
          <w:tcPr>
            <w:tcW w:w="2980" w:type="dxa"/>
          </w:tcPr>
          <w:p w14:paraId="042AF056" w14:textId="77777777" w:rsidR="00F55BEB" w:rsidRPr="00953B1A" w:rsidRDefault="00F55BEB" w:rsidP="00F55BEB">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lastRenderedPageBreak/>
              <w:t xml:space="preserve">WINDOWS XP_SP3 </w:t>
            </w:r>
          </w:p>
          <w:p w14:paraId="7E52D39A" w14:textId="77777777" w:rsidR="00436181" w:rsidRPr="00953B1A" w:rsidRDefault="00F55BEB" w:rsidP="00F55BEB">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Version : 2002</w:t>
            </w:r>
          </w:p>
        </w:tc>
      </w:tr>
      <w:tr w:rsidR="00B5698E" w:rsidRPr="00953B1A" w14:paraId="6028B984" w14:textId="77777777" w:rsidTr="00F55BEB">
        <w:tc>
          <w:tcPr>
            <w:tcW w:w="2303" w:type="dxa"/>
          </w:tcPr>
          <w:p w14:paraId="141F90B1" w14:textId="77777777" w:rsidR="00B5698E" w:rsidRPr="00953B1A" w:rsidRDefault="00B5698E" w:rsidP="00E34586">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Onduleur</w:t>
            </w:r>
          </w:p>
        </w:tc>
        <w:tc>
          <w:tcPr>
            <w:tcW w:w="1066" w:type="dxa"/>
          </w:tcPr>
          <w:p w14:paraId="19FE7FD0" w14:textId="77777777" w:rsidR="00B5698E" w:rsidRPr="00953B1A" w:rsidRDefault="00B5698E" w:rsidP="00E34586">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2</w:t>
            </w:r>
          </w:p>
        </w:tc>
        <w:tc>
          <w:tcPr>
            <w:tcW w:w="3540" w:type="dxa"/>
          </w:tcPr>
          <w:p w14:paraId="537A1A2A" w14:textId="77777777" w:rsidR="00B5698E" w:rsidRPr="00953B1A" w:rsidRDefault="00B5698E" w:rsidP="00E34586">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PROLINK 650 VA</w:t>
            </w:r>
          </w:p>
        </w:tc>
        <w:tc>
          <w:tcPr>
            <w:tcW w:w="2980" w:type="dxa"/>
          </w:tcPr>
          <w:p w14:paraId="0E4AA1AA" w14:textId="77777777" w:rsidR="00B5698E" w:rsidRPr="00953B1A" w:rsidRDefault="00B5698E" w:rsidP="00F55BEB">
            <w:pPr>
              <w:spacing w:line="360" w:lineRule="auto"/>
              <w:jc w:val="both"/>
              <w:rPr>
                <w:rFonts w:ascii="Times New Roman" w:hAnsi="Times New Roman" w:cs="Times New Roman"/>
                <w:color w:val="000000"/>
                <w:sz w:val="24"/>
                <w:szCs w:val="24"/>
              </w:rPr>
            </w:pPr>
          </w:p>
        </w:tc>
      </w:tr>
    </w:tbl>
    <w:p w14:paraId="1561F717" w14:textId="77777777" w:rsidR="00436181" w:rsidRPr="00953B1A" w:rsidRDefault="00436181" w:rsidP="00E34586">
      <w:pPr>
        <w:spacing w:line="360" w:lineRule="auto"/>
        <w:jc w:val="both"/>
        <w:rPr>
          <w:rFonts w:ascii="Times New Roman" w:hAnsi="Times New Roman" w:cs="Times New Roman"/>
          <w:color w:val="000000"/>
          <w:sz w:val="24"/>
          <w:szCs w:val="24"/>
        </w:rPr>
      </w:pPr>
    </w:p>
    <w:p w14:paraId="6A50E3AD" w14:textId="77777777" w:rsidR="00B05C32" w:rsidRPr="00953B1A" w:rsidRDefault="00B05C32" w:rsidP="00AB7486">
      <w:pPr>
        <w:pStyle w:val="Para3"/>
      </w:pPr>
      <w:r w:rsidRPr="00953B1A">
        <w:t>Moyen</w:t>
      </w:r>
      <w:r w:rsidR="00AC0468">
        <w:t>s</w:t>
      </w:r>
      <w:r w:rsidR="004D761B">
        <w:t xml:space="preserve"> logiciels</w:t>
      </w:r>
    </w:p>
    <w:p w14:paraId="3C3B5823" w14:textId="77777777" w:rsidR="00B05C32" w:rsidRPr="00953B1A" w:rsidRDefault="00B05C32" w:rsidP="00B05C32">
      <w:pPr>
        <w:tabs>
          <w:tab w:val="right" w:pos="9072"/>
        </w:tabs>
        <w:spacing w:line="360" w:lineRule="auto"/>
        <w:ind w:firstLine="1058"/>
        <w:jc w:val="both"/>
        <w:rPr>
          <w:rFonts w:ascii="Times New Roman" w:hAnsi="Times New Roman" w:cs="Times New Roman"/>
          <w:sz w:val="24"/>
          <w:szCs w:val="24"/>
        </w:rPr>
      </w:pPr>
      <w:r w:rsidRPr="00953B1A">
        <w:rPr>
          <w:rFonts w:ascii="Times New Roman" w:hAnsi="Times New Roman" w:cs="Times New Roman"/>
          <w:sz w:val="24"/>
          <w:szCs w:val="24"/>
        </w:rPr>
        <w:t>Les ordinateurs mentionnés dans le paragraphe ci-dessus sont munis de programmes d’applications tels que :</w:t>
      </w:r>
    </w:p>
    <w:p w14:paraId="4BB10CF5" w14:textId="77777777" w:rsidR="00B05C32" w:rsidRPr="00953B1A" w:rsidRDefault="00B05C32" w:rsidP="009712AE">
      <w:pPr>
        <w:pStyle w:val="Paragraphedeliste"/>
        <w:numPr>
          <w:ilvl w:val="0"/>
          <w:numId w:val="34"/>
        </w:numPr>
        <w:tabs>
          <w:tab w:val="right" w:pos="9072"/>
        </w:tabs>
        <w:spacing w:after="0" w:line="360" w:lineRule="auto"/>
        <w:ind w:left="1843" w:hanging="425"/>
        <w:jc w:val="both"/>
        <w:rPr>
          <w:rFonts w:ascii="Times New Roman" w:hAnsi="Times New Roman" w:cs="Times New Roman"/>
          <w:sz w:val="24"/>
          <w:szCs w:val="24"/>
        </w:rPr>
      </w:pPr>
      <w:r w:rsidRPr="00953B1A">
        <w:rPr>
          <w:rFonts w:ascii="Times New Roman" w:hAnsi="Times New Roman" w:cs="Times New Roman"/>
          <w:sz w:val="24"/>
          <w:szCs w:val="24"/>
        </w:rPr>
        <w:t>Microsoft Access,</w:t>
      </w:r>
      <w:r w:rsidR="007233D5">
        <w:rPr>
          <w:rFonts w:ascii="Times New Roman" w:hAnsi="Times New Roman" w:cs="Times New Roman"/>
          <w:sz w:val="24"/>
          <w:szCs w:val="24"/>
        </w:rPr>
        <w:t xml:space="preserve"> </w:t>
      </w:r>
      <w:r w:rsidRPr="00953B1A">
        <w:rPr>
          <w:rFonts w:ascii="Times New Roman" w:hAnsi="Times New Roman" w:cs="Times New Roman"/>
          <w:sz w:val="24"/>
          <w:szCs w:val="24"/>
        </w:rPr>
        <w:t>Word, Excel ;</w:t>
      </w:r>
    </w:p>
    <w:p w14:paraId="624AEF77" w14:textId="77777777" w:rsidR="00B05C32" w:rsidRPr="00953B1A" w:rsidRDefault="00B05C32" w:rsidP="009712AE">
      <w:pPr>
        <w:pStyle w:val="Paragraphedeliste"/>
        <w:numPr>
          <w:ilvl w:val="0"/>
          <w:numId w:val="33"/>
        </w:numPr>
        <w:tabs>
          <w:tab w:val="right" w:pos="9072"/>
        </w:tabs>
        <w:spacing w:after="0" w:line="360" w:lineRule="auto"/>
        <w:jc w:val="both"/>
        <w:rPr>
          <w:rFonts w:ascii="Times New Roman" w:hAnsi="Times New Roman" w:cs="Times New Roman"/>
          <w:sz w:val="24"/>
          <w:szCs w:val="24"/>
          <w:lang w:val="en-US"/>
        </w:rPr>
      </w:pPr>
      <w:r w:rsidRPr="00953B1A">
        <w:rPr>
          <w:rFonts w:ascii="Times New Roman" w:hAnsi="Times New Roman" w:cs="Times New Roman"/>
          <w:sz w:val="24"/>
          <w:szCs w:val="24"/>
          <w:lang w:val="en-US"/>
        </w:rPr>
        <w:t>Navigateur web (Firefox, Google chrome).</w:t>
      </w:r>
    </w:p>
    <w:p w14:paraId="6FD1879D" w14:textId="77777777" w:rsidR="002A0562" w:rsidRPr="00953B1A" w:rsidRDefault="00B05C32" w:rsidP="009712AE">
      <w:pPr>
        <w:pStyle w:val="Paragraphedeliste"/>
        <w:numPr>
          <w:ilvl w:val="0"/>
          <w:numId w:val="33"/>
        </w:numPr>
        <w:tabs>
          <w:tab w:val="right" w:pos="9072"/>
        </w:tabs>
        <w:spacing w:after="0" w:line="360" w:lineRule="auto"/>
        <w:jc w:val="both"/>
        <w:rPr>
          <w:rFonts w:ascii="Times New Roman" w:hAnsi="Times New Roman" w:cs="Times New Roman"/>
          <w:sz w:val="24"/>
          <w:szCs w:val="24"/>
        </w:rPr>
      </w:pPr>
      <w:r w:rsidRPr="00953B1A">
        <w:rPr>
          <w:rFonts w:ascii="Times New Roman" w:hAnsi="Times New Roman" w:cs="Times New Roman"/>
          <w:sz w:val="24"/>
          <w:szCs w:val="24"/>
        </w:rPr>
        <w:t>Système de Gestion de Base de données MySQL.</w:t>
      </w:r>
    </w:p>
    <w:p w14:paraId="544C74A4" w14:textId="77777777" w:rsidR="00615542" w:rsidRPr="00953B1A" w:rsidRDefault="00615542" w:rsidP="00E34586">
      <w:pPr>
        <w:spacing w:line="360" w:lineRule="auto"/>
        <w:jc w:val="both"/>
        <w:rPr>
          <w:rFonts w:ascii="Times New Roman" w:hAnsi="Times New Roman" w:cs="Times New Roman"/>
          <w:color w:val="000000"/>
          <w:sz w:val="24"/>
          <w:szCs w:val="24"/>
        </w:rPr>
      </w:pPr>
    </w:p>
    <w:p w14:paraId="142392EB" w14:textId="77777777" w:rsidR="00E34586" w:rsidRPr="00EA74F7" w:rsidRDefault="00E34586" w:rsidP="00AB7486">
      <w:pPr>
        <w:pStyle w:val="Para1"/>
        <w:rPr>
          <w:color w:val="auto"/>
        </w:rPr>
      </w:pPr>
      <w:r w:rsidRPr="00EA74F7">
        <w:rPr>
          <w:color w:val="auto"/>
        </w:rPr>
        <w:tab/>
      </w:r>
      <w:bookmarkStart w:id="157" w:name="_Toc505626238"/>
      <w:bookmarkStart w:id="158" w:name="_Toc505664411"/>
      <w:bookmarkStart w:id="159" w:name="_Toc506976660"/>
      <w:bookmarkStart w:id="160" w:name="_Toc506977481"/>
      <w:r w:rsidRPr="00EA74F7">
        <w:rPr>
          <w:color w:val="auto"/>
        </w:rPr>
        <w:t>Critique de</w:t>
      </w:r>
      <w:r w:rsidR="00AC0468">
        <w:rPr>
          <w:color w:val="auto"/>
        </w:rPr>
        <w:t xml:space="preserve"> l’exista</w:t>
      </w:r>
      <w:r w:rsidRPr="00EA74F7">
        <w:rPr>
          <w:color w:val="auto"/>
        </w:rPr>
        <w:t>nt</w:t>
      </w:r>
      <w:bookmarkEnd w:id="157"/>
      <w:bookmarkEnd w:id="158"/>
      <w:bookmarkEnd w:id="159"/>
      <w:bookmarkEnd w:id="160"/>
    </w:p>
    <w:p w14:paraId="33C804F5" w14:textId="77777777" w:rsidR="007D6E42" w:rsidRDefault="00E34586" w:rsidP="008C1066">
      <w:pPr>
        <w:spacing w:line="360" w:lineRule="auto"/>
        <w:jc w:val="both"/>
        <w:rPr>
          <w:rFonts w:ascii="Times New Roman" w:hAnsi="Times New Roman" w:cs="Times New Roman"/>
          <w:sz w:val="24"/>
          <w:szCs w:val="24"/>
        </w:rPr>
      </w:pPr>
      <w:r w:rsidRPr="00953B1A">
        <w:rPr>
          <w:rFonts w:ascii="Times New Roman" w:hAnsi="Times New Roman" w:cs="Times New Roman"/>
          <w:color w:val="000000"/>
          <w:sz w:val="24"/>
          <w:szCs w:val="24"/>
        </w:rPr>
        <w:tab/>
        <w:t xml:space="preserve">La société </w:t>
      </w:r>
      <w:r w:rsidR="004D761B">
        <w:rPr>
          <w:rFonts w:ascii="Times New Roman" w:hAnsi="Times New Roman" w:cs="Times New Roman"/>
          <w:color w:val="000000"/>
          <w:sz w:val="24"/>
          <w:szCs w:val="24"/>
        </w:rPr>
        <w:t xml:space="preserve">AUXIMAD gère leur gestion des </w:t>
      </w:r>
      <w:r w:rsidRPr="00953B1A">
        <w:rPr>
          <w:rFonts w:ascii="Times New Roman" w:hAnsi="Times New Roman" w:cs="Times New Roman"/>
          <w:color w:val="000000"/>
          <w:sz w:val="24"/>
          <w:szCs w:val="24"/>
        </w:rPr>
        <w:t xml:space="preserve">absences des </w:t>
      </w:r>
      <w:r w:rsidR="00AC0468">
        <w:rPr>
          <w:rFonts w:ascii="Times New Roman" w:hAnsi="Times New Roman" w:cs="Times New Roman"/>
          <w:color w:val="000000"/>
          <w:sz w:val="24"/>
          <w:szCs w:val="24"/>
        </w:rPr>
        <w:t>employés par traitement manuel</w:t>
      </w:r>
      <w:r w:rsidRPr="00953B1A">
        <w:rPr>
          <w:rFonts w:ascii="Times New Roman" w:hAnsi="Times New Roman" w:cs="Times New Roman"/>
          <w:color w:val="000000"/>
          <w:sz w:val="24"/>
          <w:szCs w:val="24"/>
        </w:rPr>
        <w:t>.</w:t>
      </w:r>
      <w:r w:rsidRPr="00953B1A">
        <w:rPr>
          <w:rFonts w:ascii="Times New Roman" w:hAnsi="Times New Roman" w:cs="Times New Roman"/>
          <w:sz w:val="24"/>
          <w:szCs w:val="24"/>
        </w:rPr>
        <w:t xml:space="preserve"> </w:t>
      </w:r>
      <w:r w:rsidRPr="00953B1A">
        <w:rPr>
          <w:rFonts w:ascii="Times New Roman" w:hAnsi="Times New Roman" w:cs="Times New Roman"/>
          <w:color w:val="000000"/>
          <w:sz w:val="24"/>
          <w:szCs w:val="24"/>
        </w:rPr>
        <w:t xml:space="preserve">Cela devient de plus en plus compliqué à gérer. De plus, cette technique demande énormément de temps </w:t>
      </w:r>
      <w:r w:rsidR="00AC0468">
        <w:rPr>
          <w:rFonts w:ascii="Times New Roman" w:hAnsi="Times New Roman" w:cs="Times New Roman"/>
          <w:color w:val="000000"/>
          <w:sz w:val="24"/>
          <w:szCs w:val="24"/>
        </w:rPr>
        <w:t>et génère beaucoup d’erreurs. Elle</w:t>
      </w:r>
      <w:r w:rsidRPr="00953B1A">
        <w:rPr>
          <w:rFonts w:ascii="Times New Roman" w:hAnsi="Times New Roman" w:cs="Times New Roman"/>
          <w:color w:val="000000"/>
          <w:sz w:val="24"/>
          <w:szCs w:val="24"/>
        </w:rPr>
        <w:t xml:space="preserve"> utilise WORD et EXCEL pour les traitements des données des congés et des absences.</w:t>
      </w:r>
      <w:r w:rsidRPr="00953B1A">
        <w:rPr>
          <w:rFonts w:ascii="Times New Roman" w:hAnsi="Times New Roman" w:cs="Times New Roman"/>
          <w:sz w:val="24"/>
          <w:szCs w:val="24"/>
        </w:rPr>
        <w:t xml:space="preserve"> </w:t>
      </w:r>
    </w:p>
    <w:p w14:paraId="1B72FEB4" w14:textId="77777777" w:rsidR="007D6E42" w:rsidRDefault="007D6E42" w:rsidP="008C106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34586" w:rsidRPr="00953B1A">
        <w:rPr>
          <w:rFonts w:ascii="Times New Roman" w:hAnsi="Times New Roman" w:cs="Times New Roman"/>
          <w:color w:val="000000"/>
          <w:sz w:val="24"/>
          <w:szCs w:val="24"/>
        </w:rPr>
        <w:t xml:space="preserve">Ce logiciel comporte quelques avantages dont on peut citer : accès rapide aux informations, </w:t>
      </w:r>
      <w:r w:rsidR="00AC0468">
        <w:rPr>
          <w:rFonts w:ascii="Times New Roman" w:hAnsi="Times New Roman" w:cs="Times New Roman"/>
          <w:color w:val="000000"/>
          <w:sz w:val="24"/>
          <w:szCs w:val="24"/>
        </w:rPr>
        <w:t>facilité de saisie et de comptabilisation</w:t>
      </w:r>
      <w:r>
        <w:rPr>
          <w:rFonts w:ascii="Times New Roman" w:hAnsi="Times New Roman" w:cs="Times New Roman"/>
          <w:color w:val="000000"/>
          <w:sz w:val="24"/>
          <w:szCs w:val="24"/>
        </w:rPr>
        <w:t>,</w:t>
      </w:r>
      <w:r w:rsidRPr="007D6E42">
        <w:rPr>
          <w:rFonts w:ascii="Arial" w:hAnsi="Arial" w:cs="Arial"/>
          <w:sz w:val="24"/>
          <w:szCs w:val="24"/>
        </w:rPr>
        <w:t xml:space="preserve"> </w:t>
      </w:r>
      <w:r w:rsidRPr="007D6E42">
        <w:rPr>
          <w:rFonts w:ascii="Times New Roman" w:hAnsi="Times New Roman" w:cs="Times New Roman"/>
          <w:sz w:val="24"/>
          <w:szCs w:val="24"/>
        </w:rPr>
        <w:t>contrôle assuré des données</w:t>
      </w:r>
      <w:r>
        <w:rPr>
          <w:rFonts w:ascii="Times New Roman" w:hAnsi="Times New Roman" w:cs="Times New Roman"/>
          <w:sz w:val="24"/>
          <w:szCs w:val="24"/>
        </w:rPr>
        <w:t>.</w:t>
      </w:r>
    </w:p>
    <w:p w14:paraId="25A1EEBF" w14:textId="77777777" w:rsidR="008C1066" w:rsidRDefault="007D6E42" w:rsidP="008C1066">
      <w:pPr>
        <w:spacing w:line="360" w:lineRule="auto"/>
        <w:jc w:val="both"/>
        <w:rPr>
          <w:rFonts w:ascii="Times New Roman" w:hAnsi="Times New Roman" w:cs="Times New Roman"/>
          <w:color w:val="000000"/>
          <w:sz w:val="24"/>
          <w:szCs w:val="24"/>
        </w:rPr>
      </w:pPr>
      <w:r>
        <w:rPr>
          <w:rFonts w:ascii="Times New Roman" w:hAnsi="Times New Roman" w:cs="Times New Roman"/>
          <w:sz w:val="24"/>
          <w:szCs w:val="24"/>
        </w:rPr>
        <w:tab/>
      </w:r>
      <w:r w:rsidR="00E34586" w:rsidRPr="00953B1A">
        <w:rPr>
          <w:rFonts w:ascii="Times New Roman" w:hAnsi="Times New Roman" w:cs="Times New Roman"/>
          <w:color w:val="000000"/>
          <w:sz w:val="24"/>
          <w:szCs w:val="24"/>
        </w:rPr>
        <w:t xml:space="preserve">Même si "Excel" dispose </w:t>
      </w:r>
      <w:r w:rsidR="00AC0468">
        <w:rPr>
          <w:rFonts w:ascii="Times New Roman" w:hAnsi="Times New Roman" w:cs="Times New Roman"/>
          <w:color w:val="000000"/>
          <w:sz w:val="24"/>
          <w:szCs w:val="24"/>
        </w:rPr>
        <w:t xml:space="preserve">de </w:t>
      </w:r>
      <w:r w:rsidR="00E34586" w:rsidRPr="00953B1A">
        <w:rPr>
          <w:rFonts w:ascii="Times New Roman" w:hAnsi="Times New Roman" w:cs="Times New Roman"/>
          <w:color w:val="000000"/>
          <w:sz w:val="24"/>
          <w:szCs w:val="24"/>
        </w:rPr>
        <w:t>ces avantages, ce logiciel ne répond pas parfaitement aux besoins des utilisateurs pour plusieurs raisons : non seulement, les traitements des données sont difficiles, mais aussi insuffisant</w:t>
      </w:r>
      <w:r w:rsidR="00AC0468">
        <w:rPr>
          <w:rFonts w:ascii="Times New Roman" w:hAnsi="Times New Roman" w:cs="Times New Roman"/>
          <w:color w:val="000000"/>
          <w:sz w:val="24"/>
          <w:szCs w:val="24"/>
        </w:rPr>
        <w:t>s</w:t>
      </w:r>
      <w:r w:rsidR="00E34586" w:rsidRPr="00953B1A">
        <w:rPr>
          <w:rFonts w:ascii="Times New Roman" w:hAnsi="Times New Roman" w:cs="Times New Roman"/>
          <w:color w:val="000000"/>
          <w:sz w:val="24"/>
          <w:szCs w:val="24"/>
        </w:rPr>
        <w:t xml:space="preserve"> pour gérer des mouvements des données </w:t>
      </w:r>
      <w:r w:rsidR="00AC0468">
        <w:rPr>
          <w:rFonts w:ascii="Times New Roman" w:hAnsi="Times New Roman" w:cs="Times New Roman"/>
          <w:color w:val="000000"/>
          <w:sz w:val="24"/>
          <w:szCs w:val="24"/>
        </w:rPr>
        <w:t xml:space="preserve">non </w:t>
      </w:r>
      <w:r w:rsidR="00E34586" w:rsidRPr="00953B1A">
        <w:rPr>
          <w:rFonts w:ascii="Times New Roman" w:hAnsi="Times New Roman" w:cs="Times New Roman"/>
          <w:color w:val="000000"/>
          <w:sz w:val="24"/>
          <w:szCs w:val="24"/>
        </w:rPr>
        <w:t>sécurisées. En outre, le calcul des soldes de</w:t>
      </w:r>
      <w:r w:rsidR="00AC0468">
        <w:rPr>
          <w:rFonts w:ascii="Times New Roman" w:hAnsi="Times New Roman" w:cs="Times New Roman"/>
          <w:color w:val="000000"/>
          <w:sz w:val="24"/>
          <w:szCs w:val="24"/>
        </w:rPr>
        <w:t>s congés et des permissions n’es</w:t>
      </w:r>
      <w:r w:rsidR="00E34586" w:rsidRPr="00953B1A">
        <w:rPr>
          <w:rFonts w:ascii="Times New Roman" w:hAnsi="Times New Roman" w:cs="Times New Roman"/>
          <w:color w:val="000000"/>
          <w:sz w:val="24"/>
          <w:szCs w:val="24"/>
        </w:rPr>
        <w:t xml:space="preserve">t pas </w:t>
      </w:r>
      <w:r w:rsidR="00AC0468" w:rsidRPr="00953B1A">
        <w:rPr>
          <w:rFonts w:ascii="Times New Roman" w:hAnsi="Times New Roman" w:cs="Times New Roman"/>
          <w:color w:val="000000"/>
          <w:sz w:val="24"/>
          <w:szCs w:val="24"/>
        </w:rPr>
        <w:t>automatique</w:t>
      </w:r>
      <w:r w:rsidR="00E34586" w:rsidRPr="00953B1A">
        <w:rPr>
          <w:rFonts w:ascii="Times New Roman" w:hAnsi="Times New Roman" w:cs="Times New Roman"/>
          <w:color w:val="000000"/>
          <w:sz w:val="24"/>
          <w:szCs w:val="24"/>
        </w:rPr>
        <w:t xml:space="preserve">. </w:t>
      </w:r>
      <w:r w:rsidR="00AC0468">
        <w:rPr>
          <w:rFonts w:ascii="Times New Roman" w:hAnsi="Times New Roman" w:cs="Times New Roman"/>
          <w:color w:val="000000"/>
          <w:sz w:val="24"/>
          <w:szCs w:val="24"/>
        </w:rPr>
        <w:t xml:space="preserve">Enfin </w:t>
      </w:r>
      <w:r w:rsidR="00AC0468" w:rsidRPr="00953B1A">
        <w:rPr>
          <w:rFonts w:ascii="Times New Roman" w:hAnsi="Times New Roman" w:cs="Times New Roman"/>
          <w:color w:val="000000"/>
          <w:sz w:val="24"/>
          <w:szCs w:val="24"/>
        </w:rPr>
        <w:t>une fois que les données sont entrées, on peut encore les falsifier. Par ailleurs, à chaque</w:t>
      </w:r>
      <w:r w:rsidR="00AC0468">
        <w:rPr>
          <w:rFonts w:ascii="Times New Roman" w:hAnsi="Times New Roman" w:cs="Times New Roman"/>
          <w:color w:val="000000"/>
          <w:sz w:val="24"/>
          <w:szCs w:val="24"/>
        </w:rPr>
        <w:t xml:space="preserve"> rapport on doit insérer une nouvelle feuille de calcul, d’où la redondance des informations. De plus</w:t>
      </w:r>
      <w:r w:rsidR="008C1066">
        <w:rPr>
          <w:rFonts w:ascii="Times New Roman" w:hAnsi="Times New Roman" w:cs="Times New Roman"/>
          <w:color w:val="000000"/>
          <w:sz w:val="24"/>
          <w:szCs w:val="24"/>
        </w:rPr>
        <w:t xml:space="preserve"> </w:t>
      </w:r>
      <w:r w:rsidR="008C1066" w:rsidRPr="00953B1A">
        <w:rPr>
          <w:rFonts w:ascii="Times New Roman" w:hAnsi="Times New Roman" w:cs="Times New Roman"/>
          <w:color w:val="000000"/>
          <w:sz w:val="24"/>
          <w:szCs w:val="24"/>
        </w:rPr>
        <w:t>la structure de cette base est assez rigide puisque</w:t>
      </w:r>
      <w:r w:rsidR="008C1066">
        <w:rPr>
          <w:rFonts w:ascii="Times New Roman" w:hAnsi="Times New Roman" w:cs="Times New Roman"/>
          <w:color w:val="000000"/>
          <w:sz w:val="24"/>
          <w:szCs w:val="24"/>
        </w:rPr>
        <w:t xml:space="preserve"> l’ajout d’un champ indicateur implique celui d’une colonne entière et l’adoption d’une nouvelle entité, une nouvelle ligne. A</w:t>
      </w:r>
      <w:r w:rsidR="008C1066" w:rsidRPr="00953B1A">
        <w:rPr>
          <w:rFonts w:ascii="Times New Roman" w:hAnsi="Times New Roman" w:cs="Times New Roman"/>
          <w:color w:val="000000"/>
          <w:sz w:val="24"/>
          <w:szCs w:val="24"/>
        </w:rPr>
        <w:t>près il n’y a pas d’historiques disponibles. Ce qui rend difficile la gestion des absences.</w:t>
      </w:r>
    </w:p>
    <w:p w14:paraId="5050E76F" w14:textId="77777777" w:rsidR="008C1066" w:rsidRDefault="008C1066" w:rsidP="00E34586">
      <w:pPr>
        <w:spacing w:line="360" w:lineRule="auto"/>
        <w:jc w:val="both"/>
        <w:rPr>
          <w:rFonts w:ascii="Times New Roman" w:hAnsi="Times New Roman" w:cs="Times New Roman"/>
          <w:color w:val="000000"/>
          <w:sz w:val="24"/>
          <w:szCs w:val="24"/>
        </w:rPr>
      </w:pPr>
    </w:p>
    <w:p w14:paraId="4ACB6331" w14:textId="77777777" w:rsidR="008C0376" w:rsidRPr="00BA3DE0" w:rsidRDefault="00B05C32" w:rsidP="008C0376">
      <w:pPr>
        <w:pStyle w:val="Para1"/>
        <w:jc w:val="left"/>
        <w:rPr>
          <w:color w:val="auto"/>
        </w:rPr>
      </w:pPr>
      <w:bookmarkStart w:id="161" w:name="_Toc505626239"/>
      <w:bookmarkStart w:id="162" w:name="_Toc505664412"/>
      <w:bookmarkStart w:id="163" w:name="_Toc506976661"/>
      <w:bookmarkStart w:id="164" w:name="_Toc506977482"/>
      <w:r w:rsidRPr="00EA74F7">
        <w:rPr>
          <w:color w:val="auto"/>
        </w:rPr>
        <w:lastRenderedPageBreak/>
        <w:t>Conception avant-projet</w:t>
      </w:r>
      <w:del w:id="165" w:author="RALAIVAO" w:date="2018-02-21T20:49:00Z">
        <w:r w:rsidRPr="00EA74F7" w:rsidDel="0095730F">
          <w:rPr>
            <w:color w:val="auto"/>
          </w:rPr>
          <w:delText> :</w:delText>
        </w:r>
      </w:del>
      <w:bookmarkEnd w:id="161"/>
      <w:bookmarkEnd w:id="162"/>
      <w:bookmarkEnd w:id="163"/>
      <w:bookmarkEnd w:id="164"/>
    </w:p>
    <w:p w14:paraId="77A92EC8" w14:textId="77777777" w:rsidR="00AB7486" w:rsidRDefault="00AB7486" w:rsidP="00AB7486">
      <w:pPr>
        <w:pStyle w:val="Para2"/>
      </w:pPr>
      <w:r w:rsidRPr="00AB7486">
        <w:t>Proposition de</w:t>
      </w:r>
      <w:del w:id="166" w:author="RALAIVAO" w:date="2018-02-21T20:49:00Z">
        <w:r w:rsidRPr="00AB7486" w:rsidDel="0095730F">
          <w:delText>s</w:delText>
        </w:r>
      </w:del>
      <w:r w:rsidRPr="00AB7486">
        <w:t xml:space="preserve"> solutions</w:t>
      </w:r>
    </w:p>
    <w:p w14:paraId="3074A2A6" w14:textId="77777777" w:rsidR="00E34586" w:rsidRPr="00953B1A" w:rsidRDefault="00E34586" w:rsidP="00E34586">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La solution que nous proposons pour pallier aux problèmes de gestion des absences consiste en la mise en place d’un système informatique d’où l’informatis</w:t>
      </w:r>
      <w:r w:rsidR="00615542" w:rsidRPr="00953B1A">
        <w:rPr>
          <w:rFonts w:ascii="Times New Roman" w:hAnsi="Times New Roman" w:cs="Times New Roman"/>
          <w:color w:val="000000"/>
          <w:sz w:val="24"/>
          <w:szCs w:val="24"/>
        </w:rPr>
        <w:t xml:space="preserve">ation permettant d’améliorer et </w:t>
      </w:r>
      <w:r w:rsidRPr="00953B1A">
        <w:rPr>
          <w:rFonts w:ascii="Times New Roman" w:hAnsi="Times New Roman" w:cs="Times New Roman"/>
          <w:color w:val="000000"/>
          <w:sz w:val="24"/>
          <w:szCs w:val="24"/>
        </w:rPr>
        <w:t>d’automatiser les différentes tâches tel</w:t>
      </w:r>
      <w:ins w:id="167" w:author="RALAIVAO" w:date="2018-02-21T20:49:00Z">
        <w:r w:rsidR="0095730F">
          <w:rPr>
            <w:rFonts w:ascii="Times New Roman" w:hAnsi="Times New Roman" w:cs="Times New Roman"/>
            <w:color w:val="000000"/>
            <w:sz w:val="24"/>
            <w:szCs w:val="24"/>
          </w:rPr>
          <w:t>le</w:t>
        </w:r>
      </w:ins>
      <w:r w:rsidRPr="00953B1A">
        <w:rPr>
          <w:rFonts w:ascii="Times New Roman" w:hAnsi="Times New Roman" w:cs="Times New Roman"/>
          <w:color w:val="000000"/>
          <w:sz w:val="24"/>
          <w:szCs w:val="24"/>
        </w:rPr>
        <w:t>s que :</w:t>
      </w:r>
    </w:p>
    <w:p w14:paraId="059074AD" w14:textId="77777777" w:rsidR="00E34586" w:rsidRPr="00953B1A" w:rsidRDefault="0095730F" w:rsidP="00E34586">
      <w:pPr>
        <w:spacing w:line="360" w:lineRule="auto"/>
        <w:jc w:val="both"/>
        <w:rPr>
          <w:rFonts w:ascii="Times New Roman" w:hAnsi="Times New Roman" w:cs="Times New Roman"/>
          <w:color w:val="000000"/>
          <w:sz w:val="24"/>
          <w:szCs w:val="24"/>
        </w:rPr>
      </w:pPr>
      <w:ins w:id="168" w:author="RALAIVAO" w:date="2018-02-21T20:49:00Z">
        <w:r>
          <w:rPr>
            <w:rFonts w:ascii="Times New Roman" w:hAnsi="Times New Roman" w:cs="Times New Roman"/>
            <w:color w:val="000000"/>
            <w:sz w:val="24"/>
            <w:szCs w:val="24"/>
          </w:rPr>
          <w:t>-</w:t>
        </w:r>
      </w:ins>
      <w:r w:rsidR="00E34586" w:rsidRPr="00953B1A">
        <w:rPr>
          <w:rFonts w:ascii="Times New Roman" w:hAnsi="Times New Roman" w:cs="Times New Roman"/>
          <w:color w:val="000000"/>
          <w:sz w:val="24"/>
          <w:szCs w:val="24"/>
        </w:rPr>
        <w:tab/>
        <w:t>Le calcul du solde des congés sont automatiques.</w:t>
      </w:r>
    </w:p>
    <w:p w14:paraId="11D8D76F" w14:textId="77777777" w:rsidR="00E34586" w:rsidRPr="00953B1A" w:rsidRDefault="0095730F" w:rsidP="00E34586">
      <w:pPr>
        <w:spacing w:line="360" w:lineRule="auto"/>
        <w:jc w:val="both"/>
        <w:rPr>
          <w:rFonts w:ascii="Times New Roman" w:hAnsi="Times New Roman" w:cs="Times New Roman"/>
          <w:color w:val="000000"/>
          <w:sz w:val="24"/>
          <w:szCs w:val="24"/>
        </w:rPr>
      </w:pPr>
      <w:ins w:id="169" w:author="RALAIVAO" w:date="2018-02-21T20:50:00Z">
        <w:r>
          <w:rPr>
            <w:rFonts w:ascii="Times New Roman" w:hAnsi="Times New Roman" w:cs="Times New Roman"/>
            <w:color w:val="000000"/>
            <w:sz w:val="24"/>
            <w:szCs w:val="24"/>
          </w:rPr>
          <w:t>-</w:t>
        </w:r>
      </w:ins>
      <w:r w:rsidR="00E34586" w:rsidRPr="00953B1A">
        <w:rPr>
          <w:rFonts w:ascii="Times New Roman" w:hAnsi="Times New Roman" w:cs="Times New Roman"/>
          <w:color w:val="000000"/>
          <w:sz w:val="24"/>
          <w:szCs w:val="24"/>
        </w:rPr>
        <w:tab/>
        <w:t>La mise à jour</w:t>
      </w:r>
      <w:r w:rsidR="007F1F5E">
        <w:rPr>
          <w:rFonts w:ascii="Times New Roman" w:hAnsi="Times New Roman" w:cs="Times New Roman"/>
          <w:color w:val="000000"/>
          <w:sz w:val="24"/>
          <w:szCs w:val="24"/>
        </w:rPr>
        <w:t xml:space="preserve"> des données </w:t>
      </w:r>
      <w:r w:rsidR="00CA21EA">
        <w:rPr>
          <w:rFonts w:ascii="Times New Roman" w:hAnsi="Times New Roman" w:cs="Times New Roman"/>
          <w:color w:val="000000"/>
          <w:sz w:val="24"/>
          <w:szCs w:val="24"/>
        </w:rPr>
        <w:t>est</w:t>
      </w:r>
      <w:r w:rsidR="007F1F5E">
        <w:rPr>
          <w:rFonts w:ascii="Times New Roman" w:hAnsi="Times New Roman" w:cs="Times New Roman"/>
          <w:color w:val="000000"/>
          <w:sz w:val="24"/>
          <w:szCs w:val="24"/>
        </w:rPr>
        <w:t xml:space="preserve"> instantané</w:t>
      </w:r>
      <w:r w:rsidR="00CA21EA">
        <w:rPr>
          <w:rFonts w:ascii="Times New Roman" w:hAnsi="Times New Roman" w:cs="Times New Roman"/>
          <w:color w:val="000000"/>
          <w:sz w:val="24"/>
          <w:szCs w:val="24"/>
        </w:rPr>
        <w:t>e</w:t>
      </w:r>
      <w:r w:rsidR="00E34586" w:rsidRPr="00953B1A">
        <w:rPr>
          <w:rFonts w:ascii="Times New Roman" w:hAnsi="Times New Roman" w:cs="Times New Roman"/>
          <w:color w:val="000000"/>
          <w:sz w:val="24"/>
          <w:szCs w:val="24"/>
        </w:rPr>
        <w:t>.</w:t>
      </w:r>
    </w:p>
    <w:p w14:paraId="46CD74D9" w14:textId="77777777" w:rsidR="000A5C5D" w:rsidRDefault="0095730F" w:rsidP="00E34586">
      <w:pPr>
        <w:spacing w:line="360" w:lineRule="auto"/>
        <w:jc w:val="both"/>
        <w:rPr>
          <w:rFonts w:ascii="Times New Roman" w:hAnsi="Times New Roman" w:cs="Times New Roman"/>
          <w:color w:val="000000"/>
          <w:sz w:val="24"/>
          <w:szCs w:val="24"/>
        </w:rPr>
      </w:pPr>
      <w:ins w:id="170" w:author="RALAIVAO" w:date="2018-02-21T20:50:00Z">
        <w:r>
          <w:rPr>
            <w:rFonts w:ascii="Times New Roman" w:hAnsi="Times New Roman" w:cs="Times New Roman"/>
            <w:color w:val="000000"/>
            <w:sz w:val="24"/>
            <w:szCs w:val="24"/>
          </w:rPr>
          <w:t>-</w:t>
        </w:r>
      </w:ins>
      <w:r w:rsidR="00E34586" w:rsidRPr="00953B1A">
        <w:rPr>
          <w:rFonts w:ascii="Times New Roman" w:hAnsi="Times New Roman" w:cs="Times New Roman"/>
          <w:color w:val="000000"/>
          <w:sz w:val="24"/>
          <w:szCs w:val="24"/>
        </w:rPr>
        <w:tab/>
      </w:r>
      <w:r w:rsidR="00FA3025">
        <w:rPr>
          <w:rFonts w:ascii="Times New Roman" w:hAnsi="Times New Roman" w:cs="Times New Roman"/>
          <w:color w:val="000000"/>
          <w:sz w:val="24"/>
          <w:szCs w:val="24"/>
        </w:rPr>
        <w:t>La sé</w:t>
      </w:r>
      <w:r w:rsidR="00E34586" w:rsidRPr="00953B1A">
        <w:rPr>
          <w:rFonts w:ascii="Times New Roman" w:hAnsi="Times New Roman" w:cs="Times New Roman"/>
          <w:color w:val="000000"/>
          <w:sz w:val="24"/>
          <w:szCs w:val="24"/>
        </w:rPr>
        <w:t>curisation</w:t>
      </w:r>
      <w:r w:rsidR="00FA3025">
        <w:rPr>
          <w:rFonts w:ascii="Times New Roman" w:hAnsi="Times New Roman" w:cs="Times New Roman"/>
          <w:color w:val="000000"/>
          <w:sz w:val="24"/>
          <w:szCs w:val="24"/>
        </w:rPr>
        <w:t xml:space="preserve"> des données</w:t>
      </w:r>
      <w:r w:rsidR="00E34586" w:rsidRPr="00953B1A">
        <w:rPr>
          <w:rFonts w:ascii="Times New Roman" w:hAnsi="Times New Roman" w:cs="Times New Roman"/>
          <w:color w:val="000000"/>
          <w:sz w:val="24"/>
          <w:szCs w:val="24"/>
        </w:rPr>
        <w:t xml:space="preserve"> </w:t>
      </w:r>
      <w:r w:rsidR="0022669D">
        <w:rPr>
          <w:rFonts w:ascii="Times New Roman" w:hAnsi="Times New Roman" w:cs="Times New Roman"/>
          <w:color w:val="000000"/>
          <w:sz w:val="24"/>
          <w:szCs w:val="24"/>
        </w:rPr>
        <w:t xml:space="preserve">soient </w:t>
      </w:r>
      <w:r w:rsidR="00E34586" w:rsidRPr="00953B1A">
        <w:rPr>
          <w:rFonts w:ascii="Times New Roman" w:hAnsi="Times New Roman" w:cs="Times New Roman"/>
          <w:color w:val="000000"/>
          <w:sz w:val="24"/>
          <w:szCs w:val="24"/>
        </w:rPr>
        <w:t>bien assuré</w:t>
      </w:r>
      <w:r w:rsidR="007F1F5E">
        <w:rPr>
          <w:rFonts w:ascii="Times New Roman" w:hAnsi="Times New Roman" w:cs="Times New Roman"/>
          <w:color w:val="000000"/>
          <w:sz w:val="24"/>
          <w:szCs w:val="24"/>
        </w:rPr>
        <w:t>e</w:t>
      </w:r>
      <w:r w:rsidR="008C1066">
        <w:rPr>
          <w:rFonts w:ascii="Times New Roman" w:hAnsi="Times New Roman" w:cs="Times New Roman"/>
          <w:color w:val="000000"/>
          <w:sz w:val="24"/>
          <w:szCs w:val="24"/>
        </w:rPr>
        <w:t>s</w:t>
      </w:r>
      <w:r w:rsidR="00E34586" w:rsidRPr="00953B1A">
        <w:rPr>
          <w:rFonts w:ascii="Times New Roman" w:hAnsi="Times New Roman" w:cs="Times New Roman"/>
          <w:color w:val="000000"/>
          <w:sz w:val="24"/>
          <w:szCs w:val="24"/>
        </w:rPr>
        <w:t>.</w:t>
      </w:r>
    </w:p>
    <w:p w14:paraId="53087329" w14:textId="77777777" w:rsidR="008C0376" w:rsidRPr="00953B1A" w:rsidRDefault="008C0376" w:rsidP="00E34586">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Ainsi</w:t>
      </w:r>
      <w:r w:rsidR="00FA3025">
        <w:rPr>
          <w:rFonts w:ascii="Times New Roman" w:hAnsi="Times New Roman" w:cs="Times New Roman"/>
          <w:color w:val="000000"/>
          <w:sz w:val="24"/>
          <w:szCs w:val="24"/>
        </w:rPr>
        <w:t>,</w:t>
      </w:r>
      <w:r>
        <w:rPr>
          <w:rFonts w:ascii="Times New Roman" w:hAnsi="Times New Roman" w:cs="Times New Roman"/>
          <w:color w:val="000000"/>
          <w:sz w:val="24"/>
          <w:szCs w:val="24"/>
        </w:rPr>
        <w:t xml:space="preserve"> nous proposons 3 solutions :</w:t>
      </w:r>
    </w:p>
    <w:p w14:paraId="0636CCEE" w14:textId="77777777" w:rsidR="00E34586" w:rsidRPr="00953B1A" w:rsidRDefault="0095730F" w:rsidP="009712AE">
      <w:pPr>
        <w:pStyle w:val="Paragraphedeliste"/>
        <w:numPr>
          <w:ilvl w:val="0"/>
          <w:numId w:val="7"/>
        </w:numPr>
        <w:suppressAutoHyphens/>
        <w:autoSpaceDN w:val="0"/>
        <w:spacing w:after="160" w:line="360" w:lineRule="auto"/>
        <w:jc w:val="both"/>
        <w:textAlignment w:val="baseline"/>
        <w:rPr>
          <w:rFonts w:ascii="Times New Roman" w:hAnsi="Times New Roman" w:cs="Times New Roman"/>
          <w:color w:val="000000"/>
          <w:sz w:val="24"/>
          <w:szCs w:val="24"/>
        </w:rPr>
      </w:pPr>
      <w:ins w:id="171" w:author="RALAIVAO" w:date="2018-02-21T20:50:00Z">
        <w:r>
          <w:rPr>
            <w:rFonts w:ascii="Times New Roman" w:hAnsi="Times New Roman" w:cs="Times New Roman"/>
            <w:color w:val="000000"/>
            <w:sz w:val="24"/>
            <w:szCs w:val="24"/>
          </w:rPr>
          <w:t xml:space="preserve">Solution 1 : </w:t>
        </w:r>
      </w:ins>
      <w:r w:rsidR="00E34586" w:rsidRPr="00953B1A">
        <w:rPr>
          <w:rFonts w:ascii="Times New Roman" w:hAnsi="Times New Roman" w:cs="Times New Roman"/>
          <w:color w:val="000000"/>
          <w:sz w:val="24"/>
          <w:szCs w:val="24"/>
        </w:rPr>
        <w:t xml:space="preserve">Achat d’un </w:t>
      </w:r>
      <w:r w:rsidR="008C1066">
        <w:rPr>
          <w:rFonts w:ascii="Times New Roman" w:hAnsi="Times New Roman" w:cs="Times New Roman"/>
          <w:color w:val="000000"/>
          <w:sz w:val="24"/>
          <w:szCs w:val="24"/>
        </w:rPr>
        <w:t>nouveau</w:t>
      </w:r>
      <w:r w:rsidR="00E34586" w:rsidRPr="00953B1A">
        <w:rPr>
          <w:rFonts w:ascii="Times New Roman" w:hAnsi="Times New Roman" w:cs="Times New Roman"/>
          <w:color w:val="000000"/>
          <w:sz w:val="24"/>
          <w:szCs w:val="24"/>
        </w:rPr>
        <w:t xml:space="preserve"> logiciel de gestion des absences :</w:t>
      </w:r>
    </w:p>
    <w:p w14:paraId="7F60828D" w14:textId="77777777" w:rsidR="00E34586" w:rsidRPr="00953B1A" w:rsidRDefault="00E34586" w:rsidP="009712AE">
      <w:pPr>
        <w:pStyle w:val="Paragraphedeliste"/>
        <w:numPr>
          <w:ilvl w:val="0"/>
          <w:numId w:val="22"/>
        </w:num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Avantage</w:t>
      </w:r>
      <w:r w:rsidR="0022669D">
        <w:rPr>
          <w:rFonts w:ascii="Times New Roman" w:hAnsi="Times New Roman" w:cs="Times New Roman"/>
          <w:color w:val="000000"/>
          <w:sz w:val="24"/>
          <w:szCs w:val="24"/>
        </w:rPr>
        <w:t>s</w:t>
      </w:r>
      <w:r w:rsidRPr="00953B1A">
        <w:rPr>
          <w:rFonts w:ascii="Times New Roman" w:hAnsi="Times New Roman" w:cs="Times New Roman"/>
          <w:color w:val="000000"/>
          <w:sz w:val="24"/>
          <w:szCs w:val="24"/>
        </w:rPr>
        <w:t> :</w:t>
      </w:r>
    </w:p>
    <w:p w14:paraId="347D4EFD" w14:textId="77777777" w:rsidR="00615542" w:rsidRPr="00953B1A" w:rsidRDefault="00E34586" w:rsidP="00E34586">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Il permet d’économiser le temps. En effet, un logiciel déjà fonctionnel peut être utilisé</w:t>
      </w:r>
      <w:r w:rsidRPr="00953B1A">
        <w:rPr>
          <w:rFonts w:ascii="Times New Roman" w:hAnsi="Times New Roman" w:cs="Times New Roman"/>
          <w:color w:val="000000"/>
          <w:sz w:val="24"/>
          <w:szCs w:val="24"/>
        </w:rPr>
        <w:br/>
        <w:t>immédiatement.</w:t>
      </w:r>
    </w:p>
    <w:p w14:paraId="464C0BD0" w14:textId="77777777" w:rsidR="00E34586" w:rsidRPr="00953B1A" w:rsidRDefault="00E34586" w:rsidP="009712AE">
      <w:pPr>
        <w:pStyle w:val="Paragraphedeliste"/>
        <w:numPr>
          <w:ilvl w:val="0"/>
          <w:numId w:val="22"/>
        </w:num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Inconvénients :</w:t>
      </w:r>
    </w:p>
    <w:p w14:paraId="6E6E0479" w14:textId="77777777" w:rsidR="00761B24" w:rsidRPr="00953B1A" w:rsidRDefault="00E34586" w:rsidP="00E34586">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Un logi</w:t>
      </w:r>
      <w:r w:rsidR="008C1066">
        <w:rPr>
          <w:rFonts w:ascii="Times New Roman" w:hAnsi="Times New Roman" w:cs="Times New Roman"/>
          <w:color w:val="000000"/>
          <w:sz w:val="24"/>
          <w:szCs w:val="24"/>
        </w:rPr>
        <w:t>ciel de gestion des absences coû</w:t>
      </w:r>
      <w:r w:rsidRPr="00953B1A">
        <w:rPr>
          <w:rFonts w:ascii="Times New Roman" w:hAnsi="Times New Roman" w:cs="Times New Roman"/>
          <w:color w:val="000000"/>
          <w:sz w:val="24"/>
          <w:szCs w:val="24"/>
        </w:rPr>
        <w:t>te cher. D</w:t>
      </w:r>
      <w:r w:rsidR="008C1066">
        <w:rPr>
          <w:rFonts w:ascii="Times New Roman" w:hAnsi="Times New Roman" w:cs="Times New Roman"/>
          <w:color w:val="000000"/>
          <w:sz w:val="24"/>
          <w:szCs w:val="24"/>
        </w:rPr>
        <w:t>e</w:t>
      </w:r>
      <w:r w:rsidRPr="00953B1A">
        <w:rPr>
          <w:rFonts w:ascii="Times New Roman" w:hAnsi="Times New Roman" w:cs="Times New Roman"/>
          <w:color w:val="000000"/>
          <w:sz w:val="24"/>
          <w:szCs w:val="24"/>
        </w:rPr>
        <w:t xml:space="preserve"> plus, la fonctionnalité du logiciel ne peut pas être adaptée aux besoins du service. En outre, il sera impossible d’améliorer ou d’adapter le logiciel selon les besoins dans le cas où le code source n’est accessible.</w:t>
      </w:r>
    </w:p>
    <w:p w14:paraId="0DAE94F7" w14:textId="77777777" w:rsidR="00615542" w:rsidRPr="00953B1A" w:rsidRDefault="0095730F" w:rsidP="009712AE">
      <w:pPr>
        <w:pStyle w:val="Paragraphedeliste"/>
        <w:numPr>
          <w:ilvl w:val="0"/>
          <w:numId w:val="7"/>
        </w:numPr>
        <w:suppressAutoHyphens/>
        <w:autoSpaceDN w:val="0"/>
        <w:spacing w:after="160" w:line="360" w:lineRule="auto"/>
        <w:jc w:val="both"/>
        <w:textAlignment w:val="baseline"/>
        <w:rPr>
          <w:rFonts w:ascii="Times New Roman" w:hAnsi="Times New Roman" w:cs="Times New Roman"/>
          <w:color w:val="000000"/>
          <w:sz w:val="24"/>
          <w:szCs w:val="24"/>
        </w:rPr>
      </w:pPr>
      <w:ins w:id="172" w:author="RALAIVAO" w:date="2018-02-21T20:51:00Z">
        <w:r>
          <w:rPr>
            <w:rFonts w:ascii="Times New Roman" w:hAnsi="Times New Roman" w:cs="Times New Roman"/>
            <w:color w:val="000000"/>
            <w:sz w:val="24"/>
            <w:szCs w:val="24"/>
          </w:rPr>
          <w:t xml:space="preserve">Solution 2 : </w:t>
        </w:r>
      </w:ins>
      <w:r w:rsidR="008C0376">
        <w:rPr>
          <w:rFonts w:ascii="Times New Roman" w:hAnsi="Times New Roman" w:cs="Times New Roman"/>
          <w:color w:val="000000"/>
          <w:sz w:val="24"/>
          <w:szCs w:val="24"/>
        </w:rPr>
        <w:t>Téléchargement d’un</w:t>
      </w:r>
      <w:r w:rsidR="00E34586" w:rsidRPr="00953B1A">
        <w:rPr>
          <w:rFonts w:ascii="Times New Roman" w:hAnsi="Times New Roman" w:cs="Times New Roman"/>
          <w:color w:val="000000"/>
          <w:sz w:val="24"/>
          <w:szCs w:val="24"/>
        </w:rPr>
        <w:t xml:space="preserve"> logiciel open source :</w:t>
      </w:r>
    </w:p>
    <w:p w14:paraId="7D9576B5" w14:textId="77777777" w:rsidR="00E34586" w:rsidRPr="00953B1A" w:rsidRDefault="00E34586" w:rsidP="009712AE">
      <w:pPr>
        <w:pStyle w:val="Paragraphedeliste"/>
        <w:numPr>
          <w:ilvl w:val="0"/>
          <w:numId w:val="22"/>
        </w:numPr>
        <w:suppressAutoHyphens/>
        <w:autoSpaceDN w:val="0"/>
        <w:spacing w:after="160" w:line="360" w:lineRule="auto"/>
        <w:jc w:val="both"/>
        <w:textAlignment w:val="baseline"/>
        <w:rPr>
          <w:rFonts w:ascii="Times New Roman" w:hAnsi="Times New Roman" w:cs="Times New Roman"/>
          <w:color w:val="000000"/>
          <w:sz w:val="24"/>
          <w:szCs w:val="24"/>
        </w:rPr>
      </w:pPr>
      <w:r w:rsidRPr="00953B1A">
        <w:rPr>
          <w:rFonts w:ascii="Times New Roman" w:hAnsi="Times New Roman" w:cs="Times New Roman"/>
          <w:color w:val="000000"/>
          <w:sz w:val="24"/>
          <w:szCs w:val="24"/>
        </w:rPr>
        <w:t>Avantage</w:t>
      </w:r>
      <w:r w:rsidR="0022669D">
        <w:rPr>
          <w:rFonts w:ascii="Times New Roman" w:hAnsi="Times New Roman" w:cs="Times New Roman"/>
          <w:color w:val="000000"/>
          <w:sz w:val="24"/>
          <w:szCs w:val="24"/>
        </w:rPr>
        <w:t>s</w:t>
      </w:r>
      <w:r w:rsidRPr="00953B1A">
        <w:rPr>
          <w:rFonts w:ascii="Times New Roman" w:hAnsi="Times New Roman" w:cs="Times New Roman"/>
          <w:color w:val="000000"/>
          <w:sz w:val="24"/>
          <w:szCs w:val="24"/>
        </w:rPr>
        <w:t> :</w:t>
      </w:r>
    </w:p>
    <w:p w14:paraId="69F7F9AF" w14:textId="77777777" w:rsidR="000305FD" w:rsidRPr="00953B1A" w:rsidRDefault="00E34586" w:rsidP="00E34586">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 xml:space="preserve">Le téléchargement via internet, il est gratuit. On peut accéder </w:t>
      </w:r>
      <w:r w:rsidR="008C1066">
        <w:rPr>
          <w:rFonts w:ascii="Times New Roman" w:hAnsi="Times New Roman" w:cs="Times New Roman"/>
          <w:color w:val="000000"/>
          <w:sz w:val="24"/>
          <w:szCs w:val="24"/>
        </w:rPr>
        <w:t>au</w:t>
      </w:r>
      <w:r w:rsidRPr="00953B1A">
        <w:rPr>
          <w:rFonts w:ascii="Times New Roman" w:hAnsi="Times New Roman" w:cs="Times New Roman"/>
          <w:color w:val="000000"/>
          <w:sz w:val="24"/>
          <w:szCs w:val="24"/>
        </w:rPr>
        <w:t xml:space="preserve"> code source, il y a aussi la possibilité d’améliorer les fonctionnalités en réutilisant les codes sources et en ajoutant de fonctionnalités désirées.</w:t>
      </w:r>
    </w:p>
    <w:p w14:paraId="69329932" w14:textId="77777777" w:rsidR="00E34586" w:rsidRPr="00953B1A" w:rsidRDefault="00E34586" w:rsidP="009712AE">
      <w:pPr>
        <w:pStyle w:val="Paragraphedeliste"/>
        <w:numPr>
          <w:ilvl w:val="0"/>
          <w:numId w:val="22"/>
        </w:num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Inconvénients :</w:t>
      </w:r>
    </w:p>
    <w:p w14:paraId="552BFF36" w14:textId="77777777" w:rsidR="00AB7486" w:rsidRPr="00953B1A" w:rsidRDefault="00E34586" w:rsidP="00E34586">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Le nombre de version d’un logiciel demeure élevé et la disponibilité du code source est considérée comme une faiblesse en matière de sécurité.</w:t>
      </w:r>
    </w:p>
    <w:p w14:paraId="13EA919D" w14:textId="77777777" w:rsidR="00E34586" w:rsidRPr="00953B1A" w:rsidRDefault="0095730F" w:rsidP="009712AE">
      <w:pPr>
        <w:pStyle w:val="Paragraphedeliste"/>
        <w:numPr>
          <w:ilvl w:val="0"/>
          <w:numId w:val="7"/>
        </w:numPr>
        <w:suppressAutoHyphens/>
        <w:autoSpaceDN w:val="0"/>
        <w:spacing w:after="160" w:line="360" w:lineRule="auto"/>
        <w:jc w:val="both"/>
        <w:textAlignment w:val="baseline"/>
        <w:rPr>
          <w:rFonts w:ascii="Times New Roman" w:hAnsi="Times New Roman" w:cs="Times New Roman"/>
          <w:color w:val="000000"/>
          <w:sz w:val="24"/>
          <w:szCs w:val="24"/>
        </w:rPr>
      </w:pPr>
      <w:ins w:id="173" w:author="RALAIVAO" w:date="2018-02-21T20:51:00Z">
        <w:r>
          <w:rPr>
            <w:rFonts w:ascii="Times New Roman" w:hAnsi="Times New Roman" w:cs="Times New Roman"/>
            <w:color w:val="000000"/>
            <w:sz w:val="24"/>
            <w:szCs w:val="24"/>
          </w:rPr>
          <w:t xml:space="preserve">Solution 3 : </w:t>
        </w:r>
      </w:ins>
      <w:r w:rsidR="00CA21EA">
        <w:rPr>
          <w:rFonts w:ascii="Times New Roman" w:hAnsi="Times New Roman" w:cs="Times New Roman"/>
          <w:color w:val="000000"/>
          <w:sz w:val="24"/>
          <w:szCs w:val="24"/>
        </w:rPr>
        <w:t>Conception et réalisation</w:t>
      </w:r>
      <w:r w:rsidR="00E34586" w:rsidRPr="00953B1A">
        <w:rPr>
          <w:rFonts w:ascii="Times New Roman" w:hAnsi="Times New Roman" w:cs="Times New Roman"/>
          <w:color w:val="000000"/>
          <w:sz w:val="24"/>
          <w:szCs w:val="24"/>
        </w:rPr>
        <w:t xml:space="preserve"> d’un logiciel de gestion des absences :</w:t>
      </w:r>
    </w:p>
    <w:p w14:paraId="28E0E318" w14:textId="77777777" w:rsidR="00E34586" w:rsidRPr="00953B1A" w:rsidRDefault="00E34586" w:rsidP="009712AE">
      <w:pPr>
        <w:pStyle w:val="Paragraphedeliste"/>
        <w:numPr>
          <w:ilvl w:val="0"/>
          <w:numId w:val="22"/>
        </w:num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Avantage</w:t>
      </w:r>
      <w:r w:rsidR="0022669D">
        <w:rPr>
          <w:rFonts w:ascii="Times New Roman" w:hAnsi="Times New Roman" w:cs="Times New Roman"/>
          <w:color w:val="000000"/>
          <w:sz w:val="24"/>
          <w:szCs w:val="24"/>
        </w:rPr>
        <w:t>s</w:t>
      </w:r>
      <w:r w:rsidRPr="00953B1A">
        <w:rPr>
          <w:rFonts w:ascii="Times New Roman" w:hAnsi="Times New Roman" w:cs="Times New Roman"/>
          <w:color w:val="000000"/>
          <w:sz w:val="24"/>
          <w:szCs w:val="24"/>
        </w:rPr>
        <w:t> :</w:t>
      </w:r>
    </w:p>
    <w:p w14:paraId="5674C5E4" w14:textId="77777777" w:rsidR="00E34586" w:rsidRPr="00953B1A" w:rsidRDefault="00E34586" w:rsidP="00E34586">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lastRenderedPageBreak/>
        <w:t>Le logiciel développé sera plus adapté aux critères exigés par le service. De plus, elle n’a pas besoin de l’acheter puisqu’il est gratuit, et surtout, on peut améliorer sa fonctionnalité selon les besoins.</w:t>
      </w:r>
    </w:p>
    <w:p w14:paraId="58D8A22E" w14:textId="77777777" w:rsidR="00E34586" w:rsidRPr="00953B1A" w:rsidRDefault="00E34586" w:rsidP="009712AE">
      <w:pPr>
        <w:pStyle w:val="Paragraphedeliste"/>
        <w:numPr>
          <w:ilvl w:val="0"/>
          <w:numId w:val="22"/>
        </w:num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Inconvénients :</w:t>
      </w:r>
    </w:p>
    <w:p w14:paraId="09D29D33" w14:textId="77777777" w:rsidR="00695F8A" w:rsidRPr="00953B1A" w:rsidRDefault="00E34586" w:rsidP="00E34586">
      <w:pPr>
        <w:spacing w:line="360" w:lineRule="auto"/>
        <w:jc w:val="both"/>
        <w:rPr>
          <w:rFonts w:ascii="Times New Roman" w:hAnsi="Times New Roman" w:cs="Times New Roman"/>
          <w:sz w:val="24"/>
          <w:szCs w:val="24"/>
        </w:rPr>
      </w:pPr>
      <w:r w:rsidRPr="00953B1A">
        <w:rPr>
          <w:rFonts w:ascii="Times New Roman" w:hAnsi="Times New Roman" w:cs="Times New Roman"/>
          <w:color w:val="000000"/>
          <w:sz w:val="24"/>
          <w:szCs w:val="24"/>
        </w:rPr>
        <w:t xml:space="preserve">Le développement d’un logiciel demande beaucoup de temps. </w:t>
      </w:r>
      <w:r w:rsidRPr="00953B1A">
        <w:rPr>
          <w:rFonts w:ascii="Times New Roman" w:hAnsi="Times New Roman" w:cs="Times New Roman"/>
          <w:sz w:val="24"/>
          <w:szCs w:val="24"/>
        </w:rPr>
        <w:t>En plus, cela permet aux développeurs de redévelopper les parties déjà fonctionnelles de l'application.</w:t>
      </w:r>
    </w:p>
    <w:p w14:paraId="6FE562E0" w14:textId="77777777" w:rsidR="00615542" w:rsidRPr="00953B1A" w:rsidRDefault="00E34586" w:rsidP="00E34586">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Nous avons choisi </w:t>
      </w:r>
      <w:r w:rsidR="00695F8A">
        <w:rPr>
          <w:rFonts w:ascii="Times New Roman" w:hAnsi="Times New Roman" w:cs="Times New Roman"/>
          <w:sz w:val="24"/>
          <w:szCs w:val="24"/>
        </w:rPr>
        <w:t>la 3</w:t>
      </w:r>
      <w:r w:rsidR="00695F8A" w:rsidRPr="00695F8A">
        <w:rPr>
          <w:rFonts w:ascii="Times New Roman" w:hAnsi="Times New Roman" w:cs="Times New Roman"/>
          <w:sz w:val="24"/>
          <w:szCs w:val="24"/>
          <w:vertAlign w:val="superscript"/>
        </w:rPr>
        <w:t>eme</w:t>
      </w:r>
      <w:r w:rsidRPr="00953B1A">
        <w:rPr>
          <w:rFonts w:ascii="Times New Roman" w:hAnsi="Times New Roman" w:cs="Times New Roman"/>
          <w:sz w:val="24"/>
          <w:szCs w:val="24"/>
        </w:rPr>
        <w:t xml:space="preserve"> solution</w:t>
      </w:r>
      <w:r w:rsidR="00695F8A">
        <w:rPr>
          <w:rFonts w:ascii="Times New Roman" w:hAnsi="Times New Roman" w:cs="Times New Roman"/>
          <w:sz w:val="24"/>
          <w:szCs w:val="24"/>
        </w:rPr>
        <w:t>, c’est à dire</w:t>
      </w:r>
      <w:r w:rsidRPr="00953B1A">
        <w:rPr>
          <w:rFonts w:ascii="Times New Roman" w:hAnsi="Times New Roman" w:cs="Times New Roman"/>
          <w:sz w:val="24"/>
          <w:szCs w:val="24"/>
        </w:rPr>
        <w:t xml:space="preserve"> le développement d’une application </w:t>
      </w:r>
      <w:r w:rsidR="00695F8A">
        <w:rPr>
          <w:rFonts w:ascii="Times New Roman" w:hAnsi="Times New Roman" w:cs="Times New Roman"/>
          <w:sz w:val="24"/>
          <w:szCs w:val="24"/>
        </w:rPr>
        <w:t xml:space="preserve">Web </w:t>
      </w:r>
      <w:r w:rsidRPr="00953B1A">
        <w:rPr>
          <w:rFonts w:ascii="Times New Roman" w:hAnsi="Times New Roman" w:cs="Times New Roman"/>
          <w:sz w:val="24"/>
          <w:szCs w:val="24"/>
        </w:rPr>
        <w:t>de gestion des absences grâce aux avantages qu’il offre en avant.</w:t>
      </w:r>
    </w:p>
    <w:p w14:paraId="4E0F11CD" w14:textId="77777777" w:rsidR="00E34586" w:rsidRPr="00953B1A" w:rsidRDefault="008C1066" w:rsidP="00AB7486">
      <w:pPr>
        <w:pStyle w:val="Para2"/>
      </w:pPr>
      <w:r>
        <w:t>Technologie</w:t>
      </w:r>
      <w:ins w:id="174" w:author="RALAIVAO" w:date="2018-02-21T20:52:00Z">
        <w:r w:rsidR="0095730F">
          <w:t>s</w:t>
        </w:r>
      </w:ins>
      <w:r>
        <w:t xml:space="preserve"> utilisée</w:t>
      </w:r>
      <w:ins w:id="175" w:author="RALAIVAO" w:date="2018-02-21T20:52:00Z">
        <w:r w:rsidR="0095730F">
          <w:t>s</w:t>
        </w:r>
      </w:ins>
      <w:r w:rsidR="00E34586" w:rsidRPr="00953B1A">
        <w:t xml:space="preserve"> </w:t>
      </w:r>
    </w:p>
    <w:p w14:paraId="332ACB00" w14:textId="77777777" w:rsidR="002A74D7" w:rsidRDefault="00695F8A" w:rsidP="002A74D7">
      <w:pPr>
        <w:pStyle w:val="Para3"/>
      </w:pPr>
      <w:r>
        <w:tab/>
        <w:t>Méthodes de modélisation</w:t>
      </w:r>
    </w:p>
    <w:p w14:paraId="0BBA9D90" w14:textId="77777777" w:rsidR="00E34586" w:rsidRPr="00953B1A" w:rsidRDefault="00E34586" w:rsidP="00E34586">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Nous adoptons la méthode MERISE au niveau de la phase d’analyse et la conception des diagrammes statiques de l'application.</w:t>
      </w:r>
    </w:p>
    <w:p w14:paraId="113B59A2" w14:textId="77777777" w:rsidR="00E34586" w:rsidRPr="00953B1A" w:rsidRDefault="00E34586" w:rsidP="00E34586">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        MERISE est une méthode de conception, de développement et de réalisation des projets informatiques. Le but de cette méthode est d'arriver à concevoir un système d'information. La méthode MERISE est basée sur la séparation des données et des traitements à effectuer en plusieurs modèles conceptuels et physiques. La séparation des données et des traitements assure une longévité au modèle. En effet, l'agencement des données </w:t>
      </w:r>
      <w:r w:rsidR="008C1066">
        <w:rPr>
          <w:rFonts w:ascii="Times New Roman" w:hAnsi="Times New Roman" w:cs="Times New Roman"/>
          <w:sz w:val="24"/>
          <w:szCs w:val="24"/>
        </w:rPr>
        <w:t xml:space="preserve">n’est pas </w:t>
      </w:r>
      <w:r w:rsidRPr="00953B1A">
        <w:rPr>
          <w:rFonts w:ascii="Times New Roman" w:hAnsi="Times New Roman" w:cs="Times New Roman"/>
          <w:sz w:val="24"/>
          <w:szCs w:val="24"/>
        </w:rPr>
        <w:t>souvent remanié, tandis que les traitements le sont plus fréquemment. La méthode MERISE date de 1978-1979, et fait suite à une consultation nationale lancée en 1977 par le ministère français de l'Industrie dans le but de choisir des sociétés de conseil en informatique afin de définir une méthode de concepti</w:t>
      </w:r>
      <w:r w:rsidR="008C1066">
        <w:rPr>
          <w:rFonts w:ascii="Times New Roman" w:hAnsi="Times New Roman" w:cs="Times New Roman"/>
          <w:sz w:val="24"/>
          <w:szCs w:val="24"/>
        </w:rPr>
        <w:t>on de système</w:t>
      </w:r>
      <w:r w:rsidR="00337AB6" w:rsidRPr="00953B1A">
        <w:rPr>
          <w:rFonts w:ascii="Times New Roman" w:hAnsi="Times New Roman" w:cs="Times New Roman"/>
          <w:sz w:val="24"/>
          <w:szCs w:val="24"/>
        </w:rPr>
        <w:t xml:space="preserve"> d'information</w:t>
      </w:r>
      <w:r w:rsidRPr="00953B1A">
        <w:rPr>
          <w:rFonts w:ascii="Times New Roman" w:hAnsi="Times New Roman" w:cs="Times New Roman"/>
          <w:sz w:val="24"/>
          <w:szCs w:val="24"/>
        </w:rPr>
        <w:t>.</w:t>
      </w:r>
    </w:p>
    <w:p w14:paraId="2CEA57CC" w14:textId="77777777" w:rsidR="0022669D" w:rsidRPr="00953B1A" w:rsidRDefault="00E34586" w:rsidP="00E34586">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         La conception du système d'information se fait par étape, afin d'aboutir à un système d'information fonctionnel reflétant une réalité physique. Il s'agit donc de valider une à une chacune des étapes en prenant en compte les résultats de la</w:t>
      </w:r>
      <w:r w:rsidR="0022669D">
        <w:rPr>
          <w:rFonts w:ascii="Times New Roman" w:hAnsi="Times New Roman" w:cs="Times New Roman"/>
          <w:sz w:val="24"/>
          <w:szCs w:val="24"/>
        </w:rPr>
        <w:t xml:space="preserve"> phase précédente. Le tableau 9 </w:t>
      </w:r>
      <w:r w:rsidRPr="00953B1A">
        <w:rPr>
          <w:rFonts w:ascii="Times New Roman" w:hAnsi="Times New Roman" w:cs="Times New Roman"/>
          <w:sz w:val="24"/>
          <w:szCs w:val="24"/>
        </w:rPr>
        <w:t>résume les étapes de conception en MERISE :</w:t>
      </w:r>
    </w:p>
    <w:p w14:paraId="3536EC93" w14:textId="77777777" w:rsidR="0019026F" w:rsidRPr="0096746F" w:rsidRDefault="0096746F" w:rsidP="0096746F">
      <w:pPr>
        <w:pStyle w:val="Lgende"/>
        <w:rPr>
          <w:color w:val="auto"/>
          <w:sz w:val="24"/>
          <w:szCs w:val="24"/>
        </w:rPr>
      </w:pPr>
      <w:bookmarkStart w:id="176" w:name="_Toc506977624"/>
      <w:r w:rsidRPr="0096746F">
        <w:rPr>
          <w:color w:val="auto"/>
          <w:sz w:val="24"/>
          <w:szCs w:val="24"/>
        </w:rPr>
        <w:t xml:space="preserve">Tableau </w:t>
      </w:r>
      <w:r w:rsidRPr="0096746F">
        <w:rPr>
          <w:color w:val="auto"/>
          <w:sz w:val="24"/>
          <w:szCs w:val="24"/>
        </w:rPr>
        <w:fldChar w:fldCharType="begin"/>
      </w:r>
      <w:r w:rsidRPr="0096746F">
        <w:rPr>
          <w:color w:val="auto"/>
          <w:sz w:val="24"/>
          <w:szCs w:val="24"/>
        </w:rPr>
        <w:instrText xml:space="preserve"> SEQ Tableau \* ARABIC </w:instrText>
      </w:r>
      <w:r w:rsidRPr="0096746F">
        <w:rPr>
          <w:color w:val="auto"/>
          <w:sz w:val="24"/>
          <w:szCs w:val="24"/>
        </w:rPr>
        <w:fldChar w:fldCharType="separate"/>
      </w:r>
      <w:r w:rsidR="00B96CF5">
        <w:rPr>
          <w:noProof/>
          <w:color w:val="auto"/>
          <w:sz w:val="24"/>
          <w:szCs w:val="24"/>
        </w:rPr>
        <w:t>9</w:t>
      </w:r>
      <w:r w:rsidRPr="0096746F">
        <w:rPr>
          <w:color w:val="auto"/>
          <w:sz w:val="24"/>
          <w:szCs w:val="24"/>
        </w:rPr>
        <w:fldChar w:fldCharType="end"/>
      </w:r>
      <w:r w:rsidRPr="0096746F">
        <w:rPr>
          <w:color w:val="auto"/>
          <w:sz w:val="24"/>
          <w:szCs w:val="24"/>
        </w:rPr>
        <w:t>: Etape de conception MERISE.</w:t>
      </w:r>
      <w:bookmarkEnd w:id="176"/>
    </w:p>
    <w:tbl>
      <w:tblPr>
        <w:tblStyle w:val="Grilledutableau"/>
        <w:tblW w:w="0" w:type="auto"/>
        <w:jc w:val="center"/>
        <w:tblLook w:val="04A0" w:firstRow="1" w:lastRow="0" w:firstColumn="1" w:lastColumn="0" w:noHBand="0" w:noVBand="1"/>
      </w:tblPr>
      <w:tblGrid>
        <w:gridCol w:w="1101"/>
        <w:gridCol w:w="2088"/>
        <w:gridCol w:w="6023"/>
      </w:tblGrid>
      <w:tr w:rsidR="00E34586" w:rsidRPr="00953B1A" w14:paraId="38C49E33" w14:textId="77777777" w:rsidTr="008A2068">
        <w:trPr>
          <w:jc w:val="center"/>
        </w:trPr>
        <w:tc>
          <w:tcPr>
            <w:tcW w:w="1101" w:type="dxa"/>
          </w:tcPr>
          <w:p w14:paraId="171E977A"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Numéro</w:t>
            </w:r>
          </w:p>
        </w:tc>
        <w:tc>
          <w:tcPr>
            <w:tcW w:w="2088" w:type="dxa"/>
          </w:tcPr>
          <w:p w14:paraId="0BA5CF28"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Nom de l’étape</w:t>
            </w:r>
          </w:p>
        </w:tc>
        <w:tc>
          <w:tcPr>
            <w:tcW w:w="6023" w:type="dxa"/>
          </w:tcPr>
          <w:p w14:paraId="7308EEF8"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Description</w:t>
            </w:r>
          </w:p>
        </w:tc>
      </w:tr>
      <w:tr w:rsidR="00E34586" w:rsidRPr="00953B1A" w14:paraId="2E8E829E" w14:textId="77777777" w:rsidTr="008A2068">
        <w:trPr>
          <w:jc w:val="center"/>
        </w:trPr>
        <w:tc>
          <w:tcPr>
            <w:tcW w:w="1101" w:type="dxa"/>
          </w:tcPr>
          <w:p w14:paraId="69F5D8FA"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1</w:t>
            </w:r>
          </w:p>
        </w:tc>
        <w:tc>
          <w:tcPr>
            <w:tcW w:w="2088" w:type="dxa"/>
          </w:tcPr>
          <w:p w14:paraId="1791CF7B"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Schéma directeur</w:t>
            </w:r>
          </w:p>
        </w:tc>
        <w:tc>
          <w:tcPr>
            <w:tcW w:w="6023" w:type="dxa"/>
          </w:tcPr>
          <w:p w14:paraId="4FD1614C"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Approche globale du développement</w:t>
            </w:r>
          </w:p>
        </w:tc>
      </w:tr>
      <w:tr w:rsidR="00E34586" w:rsidRPr="00953B1A" w14:paraId="18463ECF" w14:textId="77777777" w:rsidTr="008A2068">
        <w:trPr>
          <w:jc w:val="center"/>
        </w:trPr>
        <w:tc>
          <w:tcPr>
            <w:tcW w:w="1101" w:type="dxa"/>
          </w:tcPr>
          <w:p w14:paraId="2C35B15B"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2</w:t>
            </w:r>
          </w:p>
        </w:tc>
        <w:tc>
          <w:tcPr>
            <w:tcW w:w="2088" w:type="dxa"/>
          </w:tcPr>
          <w:p w14:paraId="22E1AE40"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Etude préalable</w:t>
            </w:r>
          </w:p>
        </w:tc>
        <w:tc>
          <w:tcPr>
            <w:tcW w:w="6023" w:type="dxa"/>
          </w:tcPr>
          <w:p w14:paraId="46E69DF3"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Etude des différentes solutions possibles puis choix de la </w:t>
            </w:r>
            <w:r w:rsidRPr="00953B1A">
              <w:rPr>
                <w:rFonts w:ascii="Times New Roman" w:hAnsi="Times New Roman" w:cs="Times New Roman"/>
                <w:sz w:val="24"/>
                <w:szCs w:val="24"/>
              </w:rPr>
              <w:lastRenderedPageBreak/>
              <w:t>solution appropriée</w:t>
            </w:r>
          </w:p>
        </w:tc>
      </w:tr>
      <w:tr w:rsidR="00E34586" w:rsidRPr="00953B1A" w14:paraId="4B7FA6B6" w14:textId="77777777" w:rsidTr="008A2068">
        <w:trPr>
          <w:jc w:val="center"/>
        </w:trPr>
        <w:tc>
          <w:tcPr>
            <w:tcW w:w="1101" w:type="dxa"/>
          </w:tcPr>
          <w:p w14:paraId="59E44245"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lastRenderedPageBreak/>
              <w:t>3</w:t>
            </w:r>
          </w:p>
        </w:tc>
        <w:tc>
          <w:tcPr>
            <w:tcW w:w="2088" w:type="dxa"/>
          </w:tcPr>
          <w:p w14:paraId="24CF3E50"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Analyse détaillée</w:t>
            </w:r>
          </w:p>
        </w:tc>
        <w:tc>
          <w:tcPr>
            <w:tcW w:w="6023" w:type="dxa"/>
          </w:tcPr>
          <w:p w14:paraId="3D965675"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Complément des spécifications du domaine, étude détaillée</w:t>
            </w:r>
          </w:p>
        </w:tc>
      </w:tr>
      <w:tr w:rsidR="00E34586" w:rsidRPr="00953B1A" w14:paraId="4776E0A6" w14:textId="77777777" w:rsidTr="008A2068">
        <w:trPr>
          <w:jc w:val="center"/>
        </w:trPr>
        <w:tc>
          <w:tcPr>
            <w:tcW w:w="1101" w:type="dxa"/>
          </w:tcPr>
          <w:p w14:paraId="7B2B76A5"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4</w:t>
            </w:r>
          </w:p>
        </w:tc>
        <w:tc>
          <w:tcPr>
            <w:tcW w:w="2088" w:type="dxa"/>
          </w:tcPr>
          <w:p w14:paraId="4D7392AC"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Analyse technique</w:t>
            </w:r>
          </w:p>
        </w:tc>
        <w:tc>
          <w:tcPr>
            <w:tcW w:w="6023" w:type="dxa"/>
          </w:tcPr>
          <w:p w14:paraId="65CEBEB4"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Spécifications techniques complètes</w:t>
            </w:r>
          </w:p>
        </w:tc>
      </w:tr>
      <w:tr w:rsidR="00E34586" w:rsidRPr="00953B1A" w14:paraId="6E90445C" w14:textId="77777777" w:rsidTr="008A2068">
        <w:trPr>
          <w:jc w:val="center"/>
        </w:trPr>
        <w:tc>
          <w:tcPr>
            <w:tcW w:w="1101" w:type="dxa"/>
          </w:tcPr>
          <w:p w14:paraId="3695114E" w14:textId="77777777" w:rsidR="00E34586" w:rsidRPr="00953B1A" w:rsidRDefault="00E34586" w:rsidP="00AA5E5B">
            <w:pPr>
              <w:spacing w:line="360" w:lineRule="auto"/>
              <w:jc w:val="both"/>
              <w:rPr>
                <w:rFonts w:ascii="Times New Roman" w:hAnsi="Times New Roman" w:cs="Times New Roman"/>
                <w:sz w:val="24"/>
                <w:szCs w:val="24"/>
              </w:rPr>
            </w:pPr>
          </w:p>
          <w:p w14:paraId="0FC59E61"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5</w:t>
            </w:r>
          </w:p>
        </w:tc>
        <w:tc>
          <w:tcPr>
            <w:tcW w:w="2088" w:type="dxa"/>
          </w:tcPr>
          <w:p w14:paraId="2B5995D4"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Réalisation</w:t>
            </w:r>
          </w:p>
        </w:tc>
        <w:tc>
          <w:tcPr>
            <w:tcW w:w="6023" w:type="dxa"/>
          </w:tcPr>
          <w:p w14:paraId="26D5AE66"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Ecriture des programmes, tests, essais, formation utilisateur</w:t>
            </w:r>
          </w:p>
        </w:tc>
      </w:tr>
      <w:tr w:rsidR="00E34586" w:rsidRPr="00953B1A" w14:paraId="66EA81B3" w14:textId="77777777" w:rsidTr="008A2068">
        <w:trPr>
          <w:jc w:val="center"/>
        </w:trPr>
        <w:tc>
          <w:tcPr>
            <w:tcW w:w="1101" w:type="dxa"/>
          </w:tcPr>
          <w:p w14:paraId="2F9B7E4D"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6</w:t>
            </w:r>
          </w:p>
        </w:tc>
        <w:tc>
          <w:tcPr>
            <w:tcW w:w="2088" w:type="dxa"/>
          </w:tcPr>
          <w:p w14:paraId="7B4913A1"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Maintenance</w:t>
            </w:r>
          </w:p>
        </w:tc>
        <w:tc>
          <w:tcPr>
            <w:tcW w:w="6023" w:type="dxa"/>
          </w:tcPr>
          <w:p w14:paraId="3D830884" w14:textId="77777777" w:rsidR="00E34586" w:rsidRPr="00953B1A" w:rsidRDefault="00E34586" w:rsidP="00AA5E5B">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Corrections et adaptations du logiciel</w:t>
            </w:r>
          </w:p>
        </w:tc>
      </w:tr>
    </w:tbl>
    <w:p w14:paraId="4D7E9062" w14:textId="77777777" w:rsidR="00E34586" w:rsidRPr="00953B1A" w:rsidRDefault="00E34586" w:rsidP="00E34586">
      <w:pPr>
        <w:spacing w:line="360" w:lineRule="auto"/>
        <w:jc w:val="both"/>
        <w:rPr>
          <w:rFonts w:ascii="Times New Roman" w:hAnsi="Times New Roman" w:cs="Times New Roman"/>
          <w:sz w:val="24"/>
          <w:szCs w:val="24"/>
        </w:rPr>
      </w:pPr>
    </w:p>
    <w:p w14:paraId="0B75F013" w14:textId="77777777" w:rsidR="00E34586" w:rsidRPr="00953B1A" w:rsidRDefault="008A2068" w:rsidP="002A74D7">
      <w:pPr>
        <w:pStyle w:val="Para3"/>
      </w:pPr>
      <w:r>
        <w:t>Langage de modélisation</w:t>
      </w:r>
    </w:p>
    <w:p w14:paraId="4687AEAB" w14:textId="77777777" w:rsidR="00E34586" w:rsidRPr="00953B1A" w:rsidRDefault="00E34586" w:rsidP="00E34586">
      <w:pPr>
        <w:spacing w:line="360" w:lineRule="auto"/>
        <w:jc w:val="both"/>
        <w:rPr>
          <w:rFonts w:ascii="Times New Roman" w:hAnsi="Times New Roman" w:cs="Times New Roman"/>
          <w:bCs/>
          <w:sz w:val="24"/>
          <w:szCs w:val="24"/>
        </w:rPr>
      </w:pPr>
      <w:r w:rsidRPr="00953B1A">
        <w:rPr>
          <w:rFonts w:ascii="Times New Roman" w:hAnsi="Times New Roman" w:cs="Times New Roman"/>
          <w:sz w:val="24"/>
          <w:szCs w:val="24"/>
        </w:rPr>
        <w:t xml:space="preserve">Comme MERISE est une méthode séquentielle, nous n'utilisons pas le langage de cette méthode mais nous avons choisi UML comme langage de modélisation. C'est d'ailleurs aujourd'hui le standard industriel de modélisation objet. Il est sous l'entière responsabilité de l'OMG. </w:t>
      </w:r>
      <w:r w:rsidRPr="00953B1A">
        <w:rPr>
          <w:rFonts w:ascii="Times New Roman" w:hAnsi="Times New Roman" w:cs="Times New Roman"/>
          <w:bCs/>
          <w:sz w:val="24"/>
          <w:szCs w:val="24"/>
        </w:rPr>
        <w:t>UML est un langage qui permet de représenter des modèles, mais il</w:t>
      </w:r>
      <w:r w:rsidR="00AF227F" w:rsidRPr="00953B1A">
        <w:rPr>
          <w:rFonts w:ascii="Times New Roman" w:hAnsi="Times New Roman" w:cs="Times New Roman"/>
          <w:bCs/>
          <w:sz w:val="24"/>
          <w:szCs w:val="24"/>
        </w:rPr>
        <w:t xml:space="preserve"> ne définit pas les méthodes</w:t>
      </w:r>
      <w:r w:rsidRPr="00953B1A">
        <w:rPr>
          <w:rFonts w:ascii="Times New Roman" w:hAnsi="Times New Roman" w:cs="Times New Roman"/>
          <w:bCs/>
          <w:sz w:val="24"/>
          <w:szCs w:val="24"/>
        </w:rPr>
        <w:t>. Cependant, dans le cadre de la modélisation d'une application informatique, les auteurs d'UML préconisent d'utiliser une démarche :</w:t>
      </w:r>
    </w:p>
    <w:p w14:paraId="5E449E93" w14:textId="77777777" w:rsidR="00E34586" w:rsidRPr="00953B1A" w:rsidRDefault="00E34586" w:rsidP="009712AE">
      <w:pPr>
        <w:numPr>
          <w:ilvl w:val="0"/>
          <w:numId w:val="2"/>
        </w:numPr>
        <w:spacing w:after="0" w:line="360" w:lineRule="auto"/>
        <w:jc w:val="both"/>
        <w:rPr>
          <w:rFonts w:ascii="Times New Roman" w:hAnsi="Times New Roman" w:cs="Times New Roman"/>
          <w:bCs/>
          <w:sz w:val="24"/>
          <w:szCs w:val="24"/>
        </w:rPr>
      </w:pPr>
      <w:r w:rsidRPr="00953B1A">
        <w:rPr>
          <w:rFonts w:ascii="Times New Roman" w:hAnsi="Times New Roman" w:cs="Times New Roman"/>
          <w:bCs/>
          <w:sz w:val="24"/>
          <w:szCs w:val="24"/>
        </w:rPr>
        <w:t xml:space="preserve">guidée par les besoins des utilisateurs du système : </w:t>
      </w:r>
    </w:p>
    <w:p w14:paraId="0984600C" w14:textId="77777777" w:rsidR="00942CD6" w:rsidRPr="00953B1A" w:rsidRDefault="00E34586" w:rsidP="00E34586">
      <w:pPr>
        <w:spacing w:line="360" w:lineRule="auto"/>
        <w:jc w:val="both"/>
        <w:rPr>
          <w:rFonts w:ascii="Times New Roman" w:hAnsi="Times New Roman" w:cs="Times New Roman"/>
          <w:bCs/>
          <w:sz w:val="24"/>
          <w:szCs w:val="24"/>
        </w:rPr>
      </w:pPr>
      <w:r w:rsidRPr="00953B1A">
        <w:rPr>
          <w:rFonts w:ascii="Times New Roman" w:hAnsi="Times New Roman" w:cs="Times New Roman"/>
          <w:bCs/>
          <w:sz w:val="24"/>
          <w:szCs w:val="24"/>
        </w:rPr>
        <w:t xml:space="preserve">         La principale qualité d'un logiciel étant son utilité, c'est-à-dire, son adéquation avec les besoins </w:t>
      </w:r>
      <w:r w:rsidR="008C1066">
        <w:rPr>
          <w:rFonts w:ascii="Times New Roman" w:hAnsi="Times New Roman" w:cs="Times New Roman"/>
          <w:bCs/>
          <w:sz w:val="24"/>
          <w:szCs w:val="24"/>
        </w:rPr>
        <w:t>des utilisateurs. T</w:t>
      </w:r>
      <w:r w:rsidRPr="00953B1A">
        <w:rPr>
          <w:rFonts w:ascii="Times New Roman" w:hAnsi="Times New Roman" w:cs="Times New Roman"/>
          <w:bCs/>
          <w:sz w:val="24"/>
          <w:szCs w:val="24"/>
        </w:rPr>
        <w:t>outes les étapes, de la spécification des besoins à la maintenance, doivent être guidées par les cas d'utilisation qui modélisent justement les besoins des utilisateurs.</w:t>
      </w:r>
    </w:p>
    <w:p w14:paraId="36655C64" w14:textId="77777777" w:rsidR="00E34586" w:rsidRPr="00953B1A" w:rsidRDefault="00E34586" w:rsidP="009712AE">
      <w:pPr>
        <w:pStyle w:val="Paragraphedeliste"/>
        <w:numPr>
          <w:ilvl w:val="0"/>
          <w:numId w:val="2"/>
        </w:numPr>
        <w:suppressAutoHyphens/>
        <w:autoSpaceDN w:val="0"/>
        <w:spacing w:after="160" w:line="360" w:lineRule="auto"/>
        <w:jc w:val="both"/>
        <w:textAlignment w:val="baseline"/>
        <w:rPr>
          <w:rFonts w:ascii="Times New Roman" w:hAnsi="Times New Roman" w:cs="Times New Roman"/>
          <w:bCs/>
          <w:sz w:val="24"/>
          <w:szCs w:val="24"/>
        </w:rPr>
      </w:pPr>
      <w:r w:rsidRPr="00953B1A">
        <w:rPr>
          <w:rFonts w:ascii="Times New Roman" w:hAnsi="Times New Roman" w:cs="Times New Roman"/>
          <w:bCs/>
          <w:sz w:val="24"/>
          <w:szCs w:val="24"/>
        </w:rPr>
        <w:t>Itérative et incrémental</w:t>
      </w:r>
      <w:r w:rsidR="008A2068">
        <w:rPr>
          <w:rFonts w:ascii="Times New Roman" w:hAnsi="Times New Roman" w:cs="Times New Roman"/>
          <w:bCs/>
          <w:sz w:val="24"/>
          <w:szCs w:val="24"/>
        </w:rPr>
        <w:t xml:space="preserve">e </w:t>
      </w:r>
    </w:p>
    <w:p w14:paraId="69962C5C" w14:textId="77777777" w:rsidR="0019026F" w:rsidRPr="00953B1A" w:rsidRDefault="00E34586" w:rsidP="00E34586">
      <w:pPr>
        <w:spacing w:line="360" w:lineRule="auto"/>
        <w:jc w:val="both"/>
        <w:rPr>
          <w:rFonts w:ascii="Times New Roman" w:hAnsi="Times New Roman" w:cs="Times New Roman"/>
          <w:bCs/>
          <w:sz w:val="24"/>
          <w:szCs w:val="24"/>
        </w:rPr>
      </w:pPr>
      <w:r w:rsidRPr="00953B1A">
        <w:rPr>
          <w:rFonts w:ascii="Times New Roman" w:hAnsi="Times New Roman" w:cs="Times New Roman"/>
          <w:bCs/>
          <w:sz w:val="24"/>
          <w:szCs w:val="24"/>
        </w:rPr>
        <w:t xml:space="preserve">          L'ensemble du problème est décomposé en petites itérations, définies à partir des cas d'utilisation et de l'étude des risques. Les risques majeurs et les cas d'utilisation les plus importants sont traités en priorité. Le développement procède par des itérations qui conduisent à des livraisons incrémentales du système.</w:t>
      </w:r>
    </w:p>
    <w:p w14:paraId="4130C2ED" w14:textId="77777777" w:rsidR="00E34586" w:rsidRPr="00953B1A" w:rsidRDefault="00E34586" w:rsidP="009712AE">
      <w:pPr>
        <w:pStyle w:val="Paragraphedeliste"/>
        <w:numPr>
          <w:ilvl w:val="0"/>
          <w:numId w:val="2"/>
        </w:numPr>
        <w:suppressAutoHyphens/>
        <w:autoSpaceDN w:val="0"/>
        <w:spacing w:after="160" w:line="360" w:lineRule="auto"/>
        <w:jc w:val="both"/>
        <w:textAlignment w:val="baseline"/>
        <w:rPr>
          <w:rFonts w:ascii="Times New Roman" w:hAnsi="Times New Roman" w:cs="Times New Roman"/>
          <w:bCs/>
          <w:sz w:val="24"/>
          <w:szCs w:val="24"/>
        </w:rPr>
      </w:pPr>
      <w:r w:rsidRPr="00953B1A">
        <w:rPr>
          <w:rFonts w:ascii="Times New Roman" w:hAnsi="Times New Roman" w:cs="Times New Roman"/>
          <w:bCs/>
          <w:sz w:val="24"/>
          <w:szCs w:val="24"/>
        </w:rPr>
        <w:t>Centrée sur l'architecture logicielle</w:t>
      </w:r>
    </w:p>
    <w:p w14:paraId="06B2E175" w14:textId="77777777" w:rsidR="00E34586" w:rsidRPr="00953B1A" w:rsidRDefault="00E34586" w:rsidP="00E34586">
      <w:pPr>
        <w:spacing w:line="360" w:lineRule="auto"/>
        <w:jc w:val="both"/>
        <w:rPr>
          <w:rFonts w:ascii="Times New Roman" w:hAnsi="Times New Roman" w:cs="Times New Roman"/>
          <w:bCs/>
          <w:sz w:val="24"/>
          <w:szCs w:val="24"/>
        </w:rPr>
      </w:pPr>
      <w:r w:rsidRPr="00953B1A">
        <w:rPr>
          <w:rFonts w:ascii="Times New Roman" w:hAnsi="Times New Roman" w:cs="Times New Roman"/>
          <w:bCs/>
          <w:sz w:val="24"/>
          <w:szCs w:val="24"/>
        </w:rPr>
        <w:t xml:space="preserve">          L’architecture est conçue pour satisfaire les besoins exprimés dans les cas d'utilisation, mais aussi pour prendre en compte les évolutions futures et les contraintes de réalisation. La mise en place d'une architecture adaptée conditionne le succès d'un développement. Il est important de la stabiliser les plus tôt possible.</w:t>
      </w:r>
    </w:p>
    <w:p w14:paraId="177FF370" w14:textId="77777777" w:rsidR="00E34586" w:rsidRPr="00953B1A" w:rsidRDefault="00E34586" w:rsidP="00E34586">
      <w:pPr>
        <w:spacing w:line="360" w:lineRule="auto"/>
        <w:jc w:val="both"/>
        <w:rPr>
          <w:rFonts w:ascii="Times New Roman" w:hAnsi="Times New Roman" w:cs="Times New Roman"/>
          <w:bCs/>
          <w:sz w:val="24"/>
          <w:szCs w:val="24"/>
        </w:rPr>
      </w:pPr>
      <w:r w:rsidRPr="00953B1A">
        <w:rPr>
          <w:rFonts w:ascii="Times New Roman" w:hAnsi="Times New Roman" w:cs="Times New Roman"/>
          <w:bCs/>
          <w:sz w:val="24"/>
          <w:szCs w:val="24"/>
        </w:rPr>
        <w:lastRenderedPageBreak/>
        <w:t xml:space="preserve">          D'après les auteurs d'UML, un processus de développement qui possède ces qualités devrait favoriser la réussite d'un projet. Le processus d'élaboration des modèles. </w:t>
      </w:r>
    </w:p>
    <w:p w14:paraId="22AAD06D" w14:textId="77777777" w:rsidR="00E34586" w:rsidRPr="00953B1A" w:rsidRDefault="00E34586" w:rsidP="00E34586">
      <w:pPr>
        <w:spacing w:line="360" w:lineRule="auto"/>
        <w:jc w:val="both"/>
        <w:rPr>
          <w:rFonts w:ascii="Times New Roman" w:hAnsi="Times New Roman" w:cs="Times New Roman"/>
          <w:bCs/>
          <w:sz w:val="24"/>
          <w:szCs w:val="24"/>
        </w:rPr>
      </w:pPr>
      <w:r w:rsidRPr="00953B1A">
        <w:rPr>
          <w:rFonts w:ascii="Times New Roman" w:hAnsi="Times New Roman" w:cs="Times New Roman"/>
          <w:bCs/>
          <w:sz w:val="24"/>
          <w:szCs w:val="24"/>
        </w:rPr>
        <w:t xml:space="preserve">          L'hypothèse de départ est que les besoins sont définis une bonne fois pour toutes. Or, dans bien des cas, ces besoins évoluent au fil du projet ; c'est pourquoi il est important de gérer le changement et d'admettre la nécessité de continuer à faire vivre nos modèles. Le processus de modélisation du logiciel doit être adaptatif et non pas prédictif.</w:t>
      </w:r>
    </w:p>
    <w:p w14:paraId="0E0ABD0B" w14:textId="77777777" w:rsidR="00E34586" w:rsidRPr="00953B1A" w:rsidRDefault="00E34586" w:rsidP="00E34586">
      <w:pPr>
        <w:spacing w:line="360" w:lineRule="auto"/>
        <w:jc w:val="both"/>
        <w:rPr>
          <w:rFonts w:ascii="Times New Roman" w:hAnsi="Times New Roman" w:cs="Times New Roman"/>
          <w:bCs/>
          <w:sz w:val="24"/>
          <w:szCs w:val="24"/>
        </w:rPr>
      </w:pPr>
      <w:r w:rsidRPr="00953B1A">
        <w:rPr>
          <w:rFonts w:ascii="Times New Roman" w:hAnsi="Times New Roman" w:cs="Times New Roman"/>
          <w:bCs/>
          <w:sz w:val="24"/>
          <w:szCs w:val="24"/>
        </w:rPr>
        <w:t xml:space="preserve">         Les modèles dans la méthode MERISE sont représentés à l'aide des diagrammes dans le langage UML. Les différent</w:t>
      </w:r>
      <w:r w:rsidR="00A9505C" w:rsidRPr="00953B1A">
        <w:rPr>
          <w:rFonts w:ascii="Times New Roman" w:hAnsi="Times New Roman" w:cs="Times New Roman"/>
          <w:bCs/>
          <w:sz w:val="24"/>
          <w:szCs w:val="24"/>
        </w:rPr>
        <w:t>s types de diagrammes UML sont :</w:t>
      </w:r>
    </w:p>
    <w:p w14:paraId="4D03017F" w14:textId="77777777" w:rsidR="00E34586" w:rsidRPr="00953B1A" w:rsidRDefault="00E34586" w:rsidP="009712AE">
      <w:pPr>
        <w:pStyle w:val="Paragraphedeliste"/>
        <w:numPr>
          <w:ilvl w:val="0"/>
          <w:numId w:val="4"/>
        </w:numPr>
        <w:suppressAutoHyphens/>
        <w:autoSpaceDN w:val="0"/>
        <w:spacing w:after="160" w:line="360" w:lineRule="auto"/>
        <w:jc w:val="both"/>
        <w:textAlignment w:val="baseline"/>
        <w:rPr>
          <w:rFonts w:ascii="Times New Roman" w:hAnsi="Times New Roman" w:cs="Times New Roman"/>
          <w:bCs/>
          <w:sz w:val="24"/>
          <w:szCs w:val="24"/>
        </w:rPr>
      </w:pPr>
      <w:r w:rsidRPr="00953B1A">
        <w:rPr>
          <w:rFonts w:ascii="Times New Roman" w:hAnsi="Times New Roman" w:cs="Times New Roman"/>
          <w:bCs/>
          <w:sz w:val="24"/>
          <w:szCs w:val="24"/>
        </w:rPr>
        <w:t>Vues statiques :</w:t>
      </w:r>
    </w:p>
    <w:p w14:paraId="075D4F50" w14:textId="77777777" w:rsidR="00E34586" w:rsidRPr="00953B1A" w:rsidRDefault="00E34586" w:rsidP="009712AE">
      <w:pPr>
        <w:pStyle w:val="Paragraphedeliste"/>
        <w:numPr>
          <w:ilvl w:val="0"/>
          <w:numId w:val="6"/>
        </w:numPr>
        <w:suppressAutoHyphens/>
        <w:autoSpaceDN w:val="0"/>
        <w:spacing w:after="160" w:line="360" w:lineRule="auto"/>
        <w:jc w:val="both"/>
        <w:textAlignment w:val="baseline"/>
        <w:rPr>
          <w:rFonts w:ascii="Times New Roman" w:hAnsi="Times New Roman" w:cs="Times New Roman"/>
          <w:bCs/>
          <w:sz w:val="24"/>
          <w:szCs w:val="24"/>
        </w:rPr>
      </w:pPr>
      <w:r w:rsidRPr="00953B1A">
        <w:rPr>
          <w:rFonts w:ascii="Times New Roman" w:hAnsi="Times New Roman" w:cs="Times New Roman"/>
          <w:bCs/>
          <w:sz w:val="24"/>
          <w:szCs w:val="24"/>
        </w:rPr>
        <w:t>Diagrammes d'objets</w:t>
      </w:r>
    </w:p>
    <w:p w14:paraId="21B8724D" w14:textId="77777777" w:rsidR="00E34586" w:rsidRPr="00953B1A" w:rsidRDefault="00E34586" w:rsidP="009712AE">
      <w:pPr>
        <w:pStyle w:val="Paragraphedeliste"/>
        <w:numPr>
          <w:ilvl w:val="0"/>
          <w:numId w:val="6"/>
        </w:numPr>
        <w:suppressAutoHyphens/>
        <w:autoSpaceDN w:val="0"/>
        <w:spacing w:after="160" w:line="360" w:lineRule="auto"/>
        <w:jc w:val="both"/>
        <w:textAlignment w:val="baseline"/>
        <w:rPr>
          <w:rFonts w:ascii="Times New Roman" w:hAnsi="Times New Roman" w:cs="Times New Roman"/>
          <w:bCs/>
          <w:sz w:val="24"/>
          <w:szCs w:val="24"/>
        </w:rPr>
      </w:pPr>
      <w:r w:rsidRPr="00953B1A">
        <w:rPr>
          <w:rFonts w:ascii="Times New Roman" w:hAnsi="Times New Roman" w:cs="Times New Roman"/>
          <w:bCs/>
          <w:sz w:val="24"/>
          <w:szCs w:val="24"/>
        </w:rPr>
        <w:t>Diagrammes de classes</w:t>
      </w:r>
    </w:p>
    <w:p w14:paraId="3C05BD54" w14:textId="77777777" w:rsidR="00E34586" w:rsidRPr="00953B1A" w:rsidRDefault="00E34586" w:rsidP="009712AE">
      <w:pPr>
        <w:pStyle w:val="Paragraphedeliste"/>
        <w:numPr>
          <w:ilvl w:val="0"/>
          <w:numId w:val="6"/>
        </w:numPr>
        <w:suppressAutoHyphens/>
        <w:autoSpaceDN w:val="0"/>
        <w:spacing w:after="160" w:line="360" w:lineRule="auto"/>
        <w:jc w:val="both"/>
        <w:textAlignment w:val="baseline"/>
        <w:rPr>
          <w:rFonts w:ascii="Times New Roman" w:hAnsi="Times New Roman" w:cs="Times New Roman"/>
          <w:bCs/>
          <w:sz w:val="24"/>
          <w:szCs w:val="24"/>
        </w:rPr>
      </w:pPr>
      <w:r w:rsidRPr="00953B1A">
        <w:rPr>
          <w:rFonts w:ascii="Times New Roman" w:hAnsi="Times New Roman" w:cs="Times New Roman"/>
          <w:bCs/>
          <w:sz w:val="24"/>
          <w:szCs w:val="24"/>
        </w:rPr>
        <w:t>Diagrammes de composants</w:t>
      </w:r>
    </w:p>
    <w:p w14:paraId="433D12B0" w14:textId="77777777" w:rsidR="00E34586" w:rsidRPr="00953B1A" w:rsidRDefault="00E34586" w:rsidP="009712AE">
      <w:pPr>
        <w:pStyle w:val="Paragraphedeliste"/>
        <w:numPr>
          <w:ilvl w:val="0"/>
          <w:numId w:val="6"/>
        </w:numPr>
        <w:suppressAutoHyphens/>
        <w:autoSpaceDN w:val="0"/>
        <w:spacing w:after="160" w:line="360" w:lineRule="auto"/>
        <w:jc w:val="both"/>
        <w:textAlignment w:val="baseline"/>
        <w:rPr>
          <w:rFonts w:ascii="Times New Roman" w:hAnsi="Times New Roman" w:cs="Times New Roman"/>
          <w:bCs/>
          <w:sz w:val="24"/>
          <w:szCs w:val="24"/>
        </w:rPr>
      </w:pPr>
      <w:r w:rsidRPr="00953B1A">
        <w:rPr>
          <w:rFonts w:ascii="Times New Roman" w:hAnsi="Times New Roman" w:cs="Times New Roman"/>
          <w:bCs/>
          <w:sz w:val="24"/>
          <w:szCs w:val="24"/>
        </w:rPr>
        <w:t>Diagrammes de déploiements</w:t>
      </w:r>
    </w:p>
    <w:p w14:paraId="1902B53E" w14:textId="77777777" w:rsidR="00E34586" w:rsidRPr="00953B1A" w:rsidRDefault="00E34586" w:rsidP="009712AE">
      <w:pPr>
        <w:pStyle w:val="Paragraphedeliste"/>
        <w:numPr>
          <w:ilvl w:val="0"/>
          <w:numId w:val="3"/>
        </w:numPr>
        <w:suppressAutoHyphens/>
        <w:autoSpaceDN w:val="0"/>
        <w:spacing w:after="160" w:line="360" w:lineRule="auto"/>
        <w:jc w:val="both"/>
        <w:textAlignment w:val="baseline"/>
        <w:rPr>
          <w:rFonts w:ascii="Times New Roman" w:hAnsi="Times New Roman" w:cs="Times New Roman"/>
          <w:bCs/>
          <w:sz w:val="24"/>
          <w:szCs w:val="24"/>
        </w:rPr>
      </w:pPr>
      <w:r w:rsidRPr="00953B1A">
        <w:rPr>
          <w:rFonts w:ascii="Times New Roman" w:hAnsi="Times New Roman" w:cs="Times New Roman"/>
          <w:bCs/>
          <w:sz w:val="24"/>
          <w:szCs w:val="24"/>
        </w:rPr>
        <w:t>Vues dynamiques :</w:t>
      </w:r>
    </w:p>
    <w:p w14:paraId="17EFD40F" w14:textId="77777777" w:rsidR="00E34586" w:rsidRPr="00953B1A" w:rsidRDefault="00E34586" w:rsidP="009712AE">
      <w:pPr>
        <w:pStyle w:val="Paragraphedeliste"/>
        <w:numPr>
          <w:ilvl w:val="0"/>
          <w:numId w:val="5"/>
        </w:numPr>
        <w:suppressAutoHyphens/>
        <w:autoSpaceDN w:val="0"/>
        <w:spacing w:after="160" w:line="360" w:lineRule="auto"/>
        <w:jc w:val="both"/>
        <w:textAlignment w:val="baseline"/>
        <w:rPr>
          <w:rFonts w:ascii="Times New Roman" w:hAnsi="Times New Roman" w:cs="Times New Roman"/>
          <w:bCs/>
          <w:sz w:val="24"/>
          <w:szCs w:val="24"/>
        </w:rPr>
      </w:pPr>
      <w:r w:rsidRPr="00953B1A">
        <w:rPr>
          <w:rFonts w:ascii="Times New Roman" w:hAnsi="Times New Roman" w:cs="Times New Roman"/>
          <w:bCs/>
          <w:sz w:val="24"/>
          <w:szCs w:val="24"/>
        </w:rPr>
        <w:t>Diagrammes de collaboration</w:t>
      </w:r>
    </w:p>
    <w:p w14:paraId="66A6F054" w14:textId="77777777" w:rsidR="00E34586" w:rsidRPr="00953B1A" w:rsidRDefault="00E34586" w:rsidP="009712AE">
      <w:pPr>
        <w:pStyle w:val="Paragraphedeliste"/>
        <w:numPr>
          <w:ilvl w:val="0"/>
          <w:numId w:val="5"/>
        </w:numPr>
        <w:suppressAutoHyphens/>
        <w:autoSpaceDN w:val="0"/>
        <w:spacing w:after="160" w:line="360" w:lineRule="auto"/>
        <w:jc w:val="both"/>
        <w:textAlignment w:val="baseline"/>
        <w:rPr>
          <w:rFonts w:ascii="Times New Roman" w:hAnsi="Times New Roman" w:cs="Times New Roman"/>
          <w:bCs/>
          <w:sz w:val="24"/>
          <w:szCs w:val="24"/>
        </w:rPr>
      </w:pPr>
      <w:r w:rsidRPr="00953B1A">
        <w:rPr>
          <w:rFonts w:ascii="Times New Roman" w:hAnsi="Times New Roman" w:cs="Times New Roman"/>
          <w:bCs/>
          <w:sz w:val="24"/>
          <w:szCs w:val="24"/>
        </w:rPr>
        <w:t>Diagrammes de séquences</w:t>
      </w:r>
    </w:p>
    <w:p w14:paraId="2D5EBF27" w14:textId="77777777" w:rsidR="00E34586" w:rsidRPr="00953B1A" w:rsidRDefault="00E34586" w:rsidP="009712AE">
      <w:pPr>
        <w:pStyle w:val="Paragraphedeliste"/>
        <w:numPr>
          <w:ilvl w:val="0"/>
          <w:numId w:val="5"/>
        </w:numPr>
        <w:suppressAutoHyphens/>
        <w:autoSpaceDN w:val="0"/>
        <w:spacing w:after="160" w:line="360" w:lineRule="auto"/>
        <w:jc w:val="both"/>
        <w:textAlignment w:val="baseline"/>
        <w:rPr>
          <w:rFonts w:ascii="Times New Roman" w:hAnsi="Times New Roman" w:cs="Times New Roman"/>
          <w:bCs/>
          <w:sz w:val="24"/>
          <w:szCs w:val="24"/>
        </w:rPr>
      </w:pPr>
      <w:r w:rsidRPr="00953B1A">
        <w:rPr>
          <w:rFonts w:ascii="Times New Roman" w:hAnsi="Times New Roman" w:cs="Times New Roman"/>
          <w:bCs/>
          <w:sz w:val="24"/>
          <w:szCs w:val="24"/>
        </w:rPr>
        <w:t>Diagrammes d'états-transitions</w:t>
      </w:r>
    </w:p>
    <w:p w14:paraId="26D7FF94" w14:textId="77777777" w:rsidR="00E34586" w:rsidRPr="00953B1A" w:rsidRDefault="00E34586" w:rsidP="009712AE">
      <w:pPr>
        <w:pStyle w:val="Paragraphedeliste"/>
        <w:numPr>
          <w:ilvl w:val="0"/>
          <w:numId w:val="5"/>
        </w:numPr>
        <w:suppressAutoHyphens/>
        <w:autoSpaceDN w:val="0"/>
        <w:spacing w:after="160" w:line="360" w:lineRule="auto"/>
        <w:jc w:val="both"/>
        <w:textAlignment w:val="baseline"/>
        <w:rPr>
          <w:rFonts w:ascii="Times New Roman" w:hAnsi="Times New Roman" w:cs="Times New Roman"/>
          <w:bCs/>
          <w:sz w:val="24"/>
          <w:szCs w:val="24"/>
        </w:rPr>
      </w:pPr>
      <w:r w:rsidRPr="00953B1A">
        <w:rPr>
          <w:rFonts w:ascii="Times New Roman" w:hAnsi="Times New Roman" w:cs="Times New Roman"/>
          <w:bCs/>
          <w:sz w:val="24"/>
          <w:szCs w:val="24"/>
        </w:rPr>
        <w:t>Diagrammes d'activités</w:t>
      </w:r>
    </w:p>
    <w:p w14:paraId="4774A463" w14:textId="77777777" w:rsidR="005B0647" w:rsidRPr="00953B1A" w:rsidRDefault="008C1066" w:rsidP="00E3458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Après avoir décrit</w:t>
      </w:r>
      <w:r w:rsidR="00E34586" w:rsidRPr="00953B1A">
        <w:rPr>
          <w:rFonts w:ascii="Times New Roman" w:hAnsi="Times New Roman" w:cs="Times New Roman"/>
          <w:bCs/>
          <w:sz w:val="24"/>
          <w:szCs w:val="24"/>
        </w:rPr>
        <w:t xml:space="preserve"> la méthode et le langage de modélisation que nous</w:t>
      </w:r>
      <w:r>
        <w:rPr>
          <w:rFonts w:ascii="Times New Roman" w:hAnsi="Times New Roman" w:cs="Times New Roman"/>
          <w:bCs/>
          <w:sz w:val="24"/>
          <w:szCs w:val="24"/>
        </w:rPr>
        <w:t xml:space="preserve"> avons</w:t>
      </w:r>
      <w:r w:rsidR="00E34586" w:rsidRPr="00953B1A">
        <w:rPr>
          <w:rFonts w:ascii="Times New Roman" w:hAnsi="Times New Roman" w:cs="Times New Roman"/>
          <w:bCs/>
          <w:sz w:val="24"/>
          <w:szCs w:val="24"/>
        </w:rPr>
        <w:t xml:space="preserve"> utilisé</w:t>
      </w:r>
      <w:r>
        <w:rPr>
          <w:rFonts w:ascii="Times New Roman" w:hAnsi="Times New Roman" w:cs="Times New Roman"/>
          <w:bCs/>
          <w:sz w:val="24"/>
          <w:szCs w:val="24"/>
        </w:rPr>
        <w:t>s</w:t>
      </w:r>
      <w:r w:rsidR="00E34586" w:rsidRPr="00953B1A">
        <w:rPr>
          <w:rFonts w:ascii="Times New Roman" w:hAnsi="Times New Roman" w:cs="Times New Roman"/>
          <w:bCs/>
          <w:sz w:val="24"/>
          <w:szCs w:val="24"/>
        </w:rPr>
        <w:t>, passons maintenant au choix du système d'exploitation.</w:t>
      </w:r>
    </w:p>
    <w:p w14:paraId="60D338B6" w14:textId="77777777" w:rsidR="00E34586" w:rsidRPr="00953B1A" w:rsidRDefault="008C1066" w:rsidP="002A74D7">
      <w:pPr>
        <w:pStyle w:val="Para3"/>
      </w:pPr>
      <w:r>
        <w:t>Système d’</w:t>
      </w:r>
      <w:r w:rsidR="0000178A">
        <w:t xml:space="preserve">exploitation </w:t>
      </w:r>
    </w:p>
    <w:p w14:paraId="22339AA6" w14:textId="77777777" w:rsidR="00E34586" w:rsidRPr="00953B1A" w:rsidRDefault="00E34586" w:rsidP="00E34586">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     Nous avons suggéré deux systèmes d’exploitation :</w:t>
      </w:r>
    </w:p>
    <w:p w14:paraId="30C0A7CD" w14:textId="77777777" w:rsidR="00E34586" w:rsidRPr="00953B1A" w:rsidRDefault="00E34586" w:rsidP="009712AE">
      <w:pPr>
        <w:pStyle w:val="Paragraphedeliste"/>
        <w:numPr>
          <w:ilvl w:val="1"/>
          <w:numId w:val="10"/>
        </w:numPr>
        <w:spacing w:after="0" w:line="360" w:lineRule="auto"/>
        <w:jc w:val="both"/>
        <w:rPr>
          <w:rFonts w:ascii="Times New Roman" w:hAnsi="Times New Roman" w:cs="Times New Roman"/>
          <w:sz w:val="24"/>
          <w:szCs w:val="24"/>
        </w:rPr>
      </w:pPr>
      <w:r w:rsidRPr="00953B1A">
        <w:rPr>
          <w:rFonts w:ascii="Times New Roman" w:hAnsi="Times New Roman" w:cs="Times New Roman"/>
          <w:sz w:val="24"/>
          <w:szCs w:val="24"/>
        </w:rPr>
        <w:t>Système linux </w:t>
      </w:r>
    </w:p>
    <w:p w14:paraId="69F2209D" w14:textId="77777777" w:rsidR="00E34586" w:rsidRPr="00953B1A" w:rsidRDefault="00E34586" w:rsidP="009712AE">
      <w:pPr>
        <w:numPr>
          <w:ilvl w:val="0"/>
          <w:numId w:val="8"/>
        </w:numPr>
        <w:spacing w:after="0" w:line="360" w:lineRule="auto"/>
        <w:jc w:val="both"/>
        <w:rPr>
          <w:rFonts w:ascii="Times New Roman" w:hAnsi="Times New Roman" w:cs="Times New Roman"/>
          <w:sz w:val="24"/>
          <w:szCs w:val="24"/>
        </w:rPr>
      </w:pPr>
      <w:r w:rsidRPr="00953B1A">
        <w:rPr>
          <w:rFonts w:ascii="Times New Roman" w:hAnsi="Times New Roman" w:cs="Times New Roman"/>
          <w:sz w:val="24"/>
          <w:szCs w:val="24"/>
        </w:rPr>
        <w:t>Avantages</w:t>
      </w:r>
    </w:p>
    <w:p w14:paraId="08DA0945" w14:textId="77777777" w:rsidR="00E34586" w:rsidRDefault="00E34586" w:rsidP="00E34586">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     D’abord, le système linux, contrairement à Windows, est invulnérable aux virus, spywares et menaces diverses. Ce système d’exploitation est aussi moins exigeant en ressources matérielles (5-7 Go suffisent). Ensuite, les distributions linux ainsi que les logiciels sont gratuits.</w:t>
      </w:r>
    </w:p>
    <w:p w14:paraId="2FA25490" w14:textId="77777777" w:rsidR="0000178A" w:rsidRPr="00953B1A" w:rsidRDefault="0000178A" w:rsidP="00E34586">
      <w:pPr>
        <w:spacing w:line="360" w:lineRule="auto"/>
        <w:jc w:val="both"/>
        <w:rPr>
          <w:rFonts w:ascii="Times New Roman" w:hAnsi="Times New Roman" w:cs="Times New Roman"/>
          <w:sz w:val="24"/>
          <w:szCs w:val="24"/>
        </w:rPr>
      </w:pPr>
    </w:p>
    <w:p w14:paraId="0192F082" w14:textId="77777777" w:rsidR="00E34586" w:rsidRPr="00953B1A" w:rsidRDefault="00E34586" w:rsidP="009712AE">
      <w:pPr>
        <w:numPr>
          <w:ilvl w:val="0"/>
          <w:numId w:val="8"/>
        </w:numPr>
        <w:spacing w:after="0" w:line="360" w:lineRule="auto"/>
        <w:jc w:val="both"/>
        <w:rPr>
          <w:rFonts w:ascii="Times New Roman" w:hAnsi="Times New Roman" w:cs="Times New Roman"/>
          <w:sz w:val="24"/>
          <w:szCs w:val="24"/>
        </w:rPr>
      </w:pPr>
      <w:r w:rsidRPr="00953B1A">
        <w:rPr>
          <w:rFonts w:ascii="Times New Roman" w:hAnsi="Times New Roman" w:cs="Times New Roman"/>
          <w:sz w:val="24"/>
          <w:szCs w:val="24"/>
        </w:rPr>
        <w:lastRenderedPageBreak/>
        <w:t>Inconvénients</w:t>
      </w:r>
    </w:p>
    <w:p w14:paraId="7D2156AE" w14:textId="77777777" w:rsidR="00E34586" w:rsidRPr="00953B1A" w:rsidRDefault="00E34586" w:rsidP="00E34586">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     Les logiciels et les applications sont difficiles à trouver. </w:t>
      </w:r>
    </w:p>
    <w:p w14:paraId="03075EE8" w14:textId="77777777" w:rsidR="00E34586" w:rsidRPr="00953B1A" w:rsidRDefault="00E34586" w:rsidP="009712AE">
      <w:pPr>
        <w:pStyle w:val="Paragraphedeliste"/>
        <w:numPr>
          <w:ilvl w:val="0"/>
          <w:numId w:val="11"/>
        </w:numPr>
        <w:spacing w:after="0" w:line="360" w:lineRule="auto"/>
        <w:ind w:left="709" w:hanging="425"/>
        <w:jc w:val="both"/>
        <w:rPr>
          <w:rFonts w:ascii="Times New Roman" w:hAnsi="Times New Roman" w:cs="Times New Roman"/>
          <w:sz w:val="24"/>
          <w:szCs w:val="24"/>
        </w:rPr>
      </w:pPr>
      <w:r w:rsidRPr="00953B1A">
        <w:rPr>
          <w:rFonts w:ascii="Times New Roman" w:hAnsi="Times New Roman" w:cs="Times New Roman"/>
          <w:sz w:val="24"/>
          <w:szCs w:val="24"/>
        </w:rPr>
        <w:t xml:space="preserve"> Système Windows</w:t>
      </w:r>
    </w:p>
    <w:p w14:paraId="4CD09584" w14:textId="77777777" w:rsidR="00E34586" w:rsidRPr="00953B1A" w:rsidRDefault="00E34586" w:rsidP="009712AE">
      <w:pPr>
        <w:numPr>
          <w:ilvl w:val="0"/>
          <w:numId w:val="9"/>
        </w:numPr>
        <w:spacing w:after="0"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Avantages </w:t>
      </w:r>
    </w:p>
    <w:p w14:paraId="7904BB60" w14:textId="77777777" w:rsidR="00E34586" w:rsidRPr="00953B1A" w:rsidRDefault="00E34586" w:rsidP="00E34586">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     Les logiciels et les applications pour Windows sont nombreux. En outre, Windows est facile à utiliser et est plus adapté à la bureautique.  </w:t>
      </w:r>
    </w:p>
    <w:p w14:paraId="45953B39" w14:textId="77777777" w:rsidR="00E34586" w:rsidRPr="00953B1A" w:rsidRDefault="00E34586" w:rsidP="009712AE">
      <w:pPr>
        <w:numPr>
          <w:ilvl w:val="0"/>
          <w:numId w:val="9"/>
        </w:numPr>
        <w:spacing w:after="0"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Inconvénients </w:t>
      </w:r>
    </w:p>
    <w:p w14:paraId="090DE289" w14:textId="77777777" w:rsidR="00E34586" w:rsidRPr="00953B1A" w:rsidRDefault="00E34586" w:rsidP="00E34586">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La sécurité sous Windows n ‘est pas fiable et les logiciels ne sont pas gratuits.</w:t>
      </w:r>
    </w:p>
    <w:p w14:paraId="74B859AA" w14:textId="77777777" w:rsidR="00E34586" w:rsidRPr="00953B1A" w:rsidRDefault="00E34586" w:rsidP="009712AE">
      <w:pPr>
        <w:pStyle w:val="Paragraphedeliste"/>
        <w:numPr>
          <w:ilvl w:val="0"/>
          <w:numId w:val="11"/>
        </w:numPr>
        <w:spacing w:after="0"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Système d’exploitation choisi </w:t>
      </w:r>
    </w:p>
    <w:p w14:paraId="5F54BBED" w14:textId="77777777" w:rsidR="00761B24" w:rsidRPr="00953B1A" w:rsidRDefault="00E34586" w:rsidP="00E34586">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     En tenant compte des avantages apportés par linux, nous l’avons choisi comme plate-forme. En outre, les personnels ont des connaissances approfondies à utilisation de ce système d’exploitation.</w:t>
      </w:r>
    </w:p>
    <w:p w14:paraId="50BA65F6" w14:textId="77777777" w:rsidR="00E34586" w:rsidRPr="00953B1A" w:rsidRDefault="00E34586" w:rsidP="002A74D7">
      <w:pPr>
        <w:pStyle w:val="Para3"/>
      </w:pPr>
      <w:r w:rsidRPr="00953B1A">
        <w:t>Système de Gestio</w:t>
      </w:r>
      <w:r w:rsidR="0000178A">
        <w:t>n de Base de données (SGBD) </w:t>
      </w:r>
    </w:p>
    <w:p w14:paraId="19E679AB" w14:textId="77777777" w:rsidR="00E34586" w:rsidRPr="00953B1A" w:rsidRDefault="00E34586" w:rsidP="00E34586">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Nous avons proposé deux SGBD dont :</w:t>
      </w:r>
    </w:p>
    <w:p w14:paraId="39D64CCB" w14:textId="77777777" w:rsidR="00E34586" w:rsidRPr="00953B1A" w:rsidRDefault="00E34586" w:rsidP="009712AE">
      <w:pPr>
        <w:pStyle w:val="Paragraphedeliste"/>
        <w:numPr>
          <w:ilvl w:val="0"/>
          <w:numId w:val="12"/>
        </w:numPr>
        <w:spacing w:line="360" w:lineRule="auto"/>
        <w:jc w:val="both"/>
        <w:rPr>
          <w:rFonts w:ascii="Times New Roman" w:hAnsi="Times New Roman" w:cs="Times New Roman"/>
          <w:b/>
          <w:sz w:val="24"/>
          <w:szCs w:val="24"/>
        </w:rPr>
      </w:pPr>
      <w:r w:rsidRPr="00953B1A">
        <w:rPr>
          <w:rFonts w:ascii="Times New Roman" w:hAnsi="Times New Roman" w:cs="Times New Roman"/>
          <w:b/>
          <w:sz w:val="24"/>
          <w:szCs w:val="24"/>
        </w:rPr>
        <w:t>Access</w:t>
      </w:r>
    </w:p>
    <w:p w14:paraId="6D4CE002" w14:textId="77777777" w:rsidR="00E34586" w:rsidRPr="00953B1A" w:rsidRDefault="00E34586" w:rsidP="009712AE">
      <w:pPr>
        <w:pStyle w:val="Paragraphedeliste"/>
        <w:numPr>
          <w:ilvl w:val="0"/>
          <w:numId w:val="13"/>
        </w:num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Avantages</w:t>
      </w:r>
    </w:p>
    <w:p w14:paraId="393AABE1" w14:textId="77777777" w:rsidR="00E34586" w:rsidRPr="00953B1A" w:rsidRDefault="00E34586" w:rsidP="00E34586">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     Access est assez performant en tant que SGBD allié à un outil de développement intégré qui en facilite l’utilisation. Il peut en tant qu’outil de développement, être utilisé conjointement avec un véritable Serveur de base de données SQL pour bénéficier des avantages du Client /Serveur, sous certaines conditions et surtout Il dispose d’une interface graphique pour saisir les requêtes.</w:t>
      </w:r>
    </w:p>
    <w:p w14:paraId="1AE0BA05" w14:textId="77777777" w:rsidR="00E34586" w:rsidRPr="00953B1A" w:rsidRDefault="00E34586" w:rsidP="009712AE">
      <w:pPr>
        <w:pStyle w:val="Paragraphedeliste"/>
        <w:numPr>
          <w:ilvl w:val="0"/>
          <w:numId w:val="14"/>
        </w:num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Inconvénients</w:t>
      </w:r>
    </w:p>
    <w:p w14:paraId="3A4D1F25" w14:textId="77777777" w:rsidR="00E34586" w:rsidRDefault="00E34586" w:rsidP="00E34586">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     Malgré ces avantages,</w:t>
      </w:r>
      <w:r w:rsidR="00033A97">
        <w:rPr>
          <w:rFonts w:ascii="Times New Roman" w:hAnsi="Times New Roman" w:cs="Times New Roman"/>
          <w:sz w:val="24"/>
          <w:szCs w:val="24"/>
        </w:rPr>
        <w:t xml:space="preserve"> le SGBD Access connaî</w:t>
      </w:r>
      <w:r w:rsidRPr="00953B1A">
        <w:rPr>
          <w:rFonts w:ascii="Times New Roman" w:hAnsi="Times New Roman" w:cs="Times New Roman"/>
          <w:sz w:val="24"/>
          <w:szCs w:val="24"/>
        </w:rPr>
        <w:t>t aussi des limites et des inconvénients. En effet, Les performances chutent rapidement lorsque plusieurs utilisateurs sont connectés ou que la base dépasse les 100000 lignes. De plus, il est peu performant dans le cas de bases compliquées et/ou trop grande au niveau nombre de données. Le trafic qu’il génère sur le réseau en utilisant réseau multiposte peut fortement perturber ses performances.</w:t>
      </w:r>
    </w:p>
    <w:p w14:paraId="3BB0934D" w14:textId="77777777" w:rsidR="0000178A" w:rsidRDefault="0000178A" w:rsidP="00E34586">
      <w:pPr>
        <w:spacing w:line="360" w:lineRule="auto"/>
        <w:jc w:val="both"/>
        <w:rPr>
          <w:rFonts w:ascii="Times New Roman" w:hAnsi="Times New Roman" w:cs="Times New Roman"/>
          <w:sz w:val="24"/>
          <w:szCs w:val="24"/>
        </w:rPr>
      </w:pPr>
    </w:p>
    <w:p w14:paraId="000FC80B" w14:textId="77777777" w:rsidR="0000178A" w:rsidRPr="00953B1A" w:rsidRDefault="0000178A" w:rsidP="00E34586">
      <w:pPr>
        <w:spacing w:line="360" w:lineRule="auto"/>
        <w:jc w:val="both"/>
        <w:rPr>
          <w:rFonts w:ascii="Times New Roman" w:hAnsi="Times New Roman" w:cs="Times New Roman"/>
          <w:sz w:val="24"/>
          <w:szCs w:val="24"/>
        </w:rPr>
      </w:pPr>
    </w:p>
    <w:p w14:paraId="787A0404" w14:textId="77777777" w:rsidR="00E34586" w:rsidRPr="00953B1A" w:rsidRDefault="00E34586" w:rsidP="009712AE">
      <w:pPr>
        <w:pStyle w:val="Paragraphedeliste"/>
        <w:numPr>
          <w:ilvl w:val="0"/>
          <w:numId w:val="15"/>
        </w:numPr>
        <w:spacing w:line="360" w:lineRule="auto"/>
        <w:jc w:val="both"/>
        <w:rPr>
          <w:rFonts w:ascii="Times New Roman" w:hAnsi="Times New Roman" w:cs="Times New Roman"/>
          <w:b/>
          <w:sz w:val="24"/>
          <w:szCs w:val="24"/>
        </w:rPr>
      </w:pPr>
      <w:r w:rsidRPr="00953B1A">
        <w:rPr>
          <w:rFonts w:ascii="Times New Roman" w:hAnsi="Times New Roman" w:cs="Times New Roman"/>
          <w:b/>
          <w:sz w:val="24"/>
          <w:szCs w:val="24"/>
        </w:rPr>
        <w:lastRenderedPageBreak/>
        <w:t>MySQL</w:t>
      </w:r>
    </w:p>
    <w:p w14:paraId="7BF90C3B" w14:textId="77777777" w:rsidR="00E34586" w:rsidRPr="00953B1A" w:rsidRDefault="00E34586" w:rsidP="009712AE">
      <w:pPr>
        <w:pStyle w:val="Paragraphedeliste"/>
        <w:numPr>
          <w:ilvl w:val="0"/>
          <w:numId w:val="14"/>
        </w:numPr>
        <w:spacing w:line="360" w:lineRule="auto"/>
        <w:rPr>
          <w:rFonts w:ascii="Times New Roman" w:hAnsi="Times New Roman" w:cs="Times New Roman"/>
          <w:sz w:val="24"/>
          <w:szCs w:val="24"/>
        </w:rPr>
      </w:pPr>
      <w:r w:rsidRPr="00953B1A">
        <w:rPr>
          <w:rFonts w:ascii="Times New Roman" w:hAnsi="Times New Roman" w:cs="Times New Roman"/>
          <w:sz w:val="24"/>
          <w:szCs w:val="24"/>
        </w:rPr>
        <w:t>Avantages</w:t>
      </w:r>
    </w:p>
    <w:p w14:paraId="1C5727F3" w14:textId="77777777" w:rsidR="00E34586" w:rsidRPr="00953B1A" w:rsidRDefault="00E34586" w:rsidP="00E34586">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     MySQL est une solution très courante en hébergement public. Il possède plusieurs moteurs de stockage adaptés aux différentes problématiques. De plus, le déploiement est la prise en main sont facile</w:t>
      </w:r>
      <w:r w:rsidR="00033A97">
        <w:rPr>
          <w:rFonts w:ascii="Times New Roman" w:hAnsi="Times New Roman" w:cs="Times New Roman"/>
          <w:sz w:val="24"/>
          <w:szCs w:val="24"/>
        </w:rPr>
        <w:t>s</w:t>
      </w:r>
      <w:r w:rsidRPr="00953B1A">
        <w:rPr>
          <w:rFonts w:ascii="Times New Roman" w:hAnsi="Times New Roman" w:cs="Times New Roman"/>
          <w:sz w:val="24"/>
          <w:szCs w:val="24"/>
        </w:rPr>
        <w:t>.</w:t>
      </w:r>
    </w:p>
    <w:p w14:paraId="56A45A23" w14:textId="77777777" w:rsidR="00E34586" w:rsidRPr="00953B1A" w:rsidRDefault="00E34586" w:rsidP="009712AE">
      <w:pPr>
        <w:pStyle w:val="Paragraphedeliste"/>
        <w:numPr>
          <w:ilvl w:val="0"/>
          <w:numId w:val="14"/>
        </w:numPr>
        <w:spacing w:line="360" w:lineRule="auto"/>
        <w:jc w:val="both"/>
        <w:rPr>
          <w:rFonts w:ascii="Times New Roman" w:hAnsi="Times New Roman" w:cs="Times New Roman"/>
          <w:sz w:val="24"/>
          <w:szCs w:val="24"/>
          <w:u w:val="single"/>
        </w:rPr>
      </w:pPr>
      <w:r w:rsidRPr="00953B1A">
        <w:rPr>
          <w:rFonts w:ascii="Times New Roman" w:hAnsi="Times New Roman" w:cs="Times New Roman"/>
          <w:sz w:val="24"/>
          <w:szCs w:val="24"/>
        </w:rPr>
        <w:t>Inconvénients</w:t>
      </w:r>
    </w:p>
    <w:p w14:paraId="7A22C7C7" w14:textId="77777777" w:rsidR="00E34586" w:rsidRPr="00953B1A" w:rsidRDefault="00E34586" w:rsidP="00E34586">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     MySQL possède aussi des inconvénients. D’abord, il ne permet pas l’héritage des tables. Ensuite, les supports sur les triggers et les procédures stockées sont incomplet. En plus, Il manque de robustesse avec des données de fortes volumétries. Enfin, la gestion des transactions n’est possible que depuis la version 4.</w:t>
      </w:r>
    </w:p>
    <w:p w14:paraId="2357200B" w14:textId="77777777" w:rsidR="00E34586" w:rsidRPr="00953B1A" w:rsidRDefault="00E34586" w:rsidP="009712AE">
      <w:pPr>
        <w:pStyle w:val="Paragraphedeliste"/>
        <w:numPr>
          <w:ilvl w:val="0"/>
          <w:numId w:val="16"/>
        </w:numPr>
        <w:rPr>
          <w:rFonts w:ascii="Times New Roman" w:hAnsi="Times New Roman" w:cs="Times New Roman"/>
          <w:b/>
          <w:sz w:val="24"/>
          <w:szCs w:val="24"/>
        </w:rPr>
      </w:pPr>
      <w:r w:rsidRPr="00953B1A">
        <w:rPr>
          <w:rFonts w:ascii="Times New Roman" w:hAnsi="Times New Roman" w:cs="Times New Roman"/>
          <w:b/>
          <w:sz w:val="24"/>
          <w:szCs w:val="24"/>
        </w:rPr>
        <w:t>SGBD choisi</w:t>
      </w:r>
    </w:p>
    <w:p w14:paraId="60751E7C" w14:textId="77777777" w:rsidR="00E34586" w:rsidRPr="00953B1A" w:rsidRDefault="00033A97" w:rsidP="00E345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Vu</w:t>
      </w:r>
      <w:r w:rsidR="00E34586" w:rsidRPr="00953B1A">
        <w:rPr>
          <w:rFonts w:ascii="Times New Roman" w:hAnsi="Times New Roman" w:cs="Times New Roman"/>
          <w:sz w:val="24"/>
          <w:szCs w:val="24"/>
        </w:rPr>
        <w:t>s les avantages d’utilisation de MySQL, nous l’avons adopté comme SGBD. En plus, le choix du responsable s’est porté sur ce SGBD.</w:t>
      </w:r>
    </w:p>
    <w:p w14:paraId="081F68BF" w14:textId="77777777" w:rsidR="00E34586" w:rsidRPr="00953B1A" w:rsidRDefault="00E34586" w:rsidP="00E34586">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Langage de programmation :</w:t>
      </w:r>
    </w:p>
    <w:p w14:paraId="380217DE" w14:textId="77777777" w:rsidR="00E34586" w:rsidRPr="00953B1A" w:rsidRDefault="00E34586" w:rsidP="00E34586">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       Nous avons utilisé PHP comme langage de programmation car ceci est le choix du responsable </w:t>
      </w:r>
    </w:p>
    <w:p w14:paraId="435A6721" w14:textId="77777777" w:rsidR="00E34586" w:rsidRPr="00953B1A" w:rsidRDefault="00E34586" w:rsidP="009712AE">
      <w:pPr>
        <w:pStyle w:val="Paragraphedeliste"/>
        <w:numPr>
          <w:ilvl w:val="0"/>
          <w:numId w:val="17"/>
        </w:numPr>
        <w:spacing w:after="0" w:line="360" w:lineRule="auto"/>
        <w:jc w:val="both"/>
        <w:rPr>
          <w:rFonts w:ascii="Times New Roman" w:hAnsi="Times New Roman" w:cs="Times New Roman"/>
          <w:b/>
          <w:sz w:val="24"/>
          <w:szCs w:val="24"/>
        </w:rPr>
      </w:pPr>
      <w:r w:rsidRPr="00953B1A">
        <w:rPr>
          <w:rFonts w:ascii="Times New Roman" w:hAnsi="Times New Roman" w:cs="Times New Roman"/>
          <w:b/>
          <w:sz w:val="24"/>
          <w:szCs w:val="24"/>
        </w:rPr>
        <w:t xml:space="preserve">Avantages </w:t>
      </w:r>
    </w:p>
    <w:p w14:paraId="7E3341C3" w14:textId="77777777" w:rsidR="00A719C3" w:rsidRPr="00953B1A" w:rsidRDefault="00E34586" w:rsidP="00E34586">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       PHP offre l’avantage d’être multiplateforme. On peut l’utiliser sous n’importe quel système d’exploitation (Windows, linux, MacOs) au contraire d'autres langages comme ASP, VB.Net qui ne fonctionne que sous Windows. De plus, en termes de rapidité d’exécution, les temps de réponse de PHP sont très satisfaisants.</w:t>
      </w:r>
    </w:p>
    <w:p w14:paraId="0F6EE1CF" w14:textId="77777777" w:rsidR="00E34586" w:rsidRPr="00953B1A" w:rsidRDefault="00E34586" w:rsidP="009712AE">
      <w:pPr>
        <w:pStyle w:val="Paragraphedeliste"/>
        <w:numPr>
          <w:ilvl w:val="0"/>
          <w:numId w:val="17"/>
        </w:numPr>
        <w:spacing w:after="0" w:line="360" w:lineRule="auto"/>
        <w:jc w:val="both"/>
        <w:rPr>
          <w:rFonts w:ascii="Times New Roman" w:hAnsi="Times New Roman" w:cs="Times New Roman"/>
          <w:b/>
          <w:sz w:val="24"/>
          <w:szCs w:val="24"/>
        </w:rPr>
      </w:pPr>
      <w:r w:rsidRPr="00953B1A">
        <w:rPr>
          <w:rFonts w:ascii="Times New Roman" w:hAnsi="Times New Roman" w:cs="Times New Roman"/>
          <w:b/>
          <w:sz w:val="24"/>
          <w:szCs w:val="24"/>
        </w:rPr>
        <w:t>Inconvénients</w:t>
      </w:r>
    </w:p>
    <w:p w14:paraId="2BD9815E" w14:textId="77777777" w:rsidR="00E34586" w:rsidRPr="00953B1A" w:rsidRDefault="00E34586" w:rsidP="00E34586">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       Dès que le projet commence à devenir important, PHP devient lourd à mettre en œuvre et à maintenir. Pour des projets plus conséquents, PHP risque d’ajouter une complexité.</w:t>
      </w:r>
    </w:p>
    <w:p w14:paraId="5244AB58" w14:textId="77777777" w:rsidR="00E34586" w:rsidRPr="00953B1A" w:rsidRDefault="00E34586" w:rsidP="00E34586">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       La programmation orienté objet permet d'améliorer la possibilité de maintenance et la réutilisabilité du logiciel. La version 5 du PHP rend viable le développement orienté objet dans ce langage, grâce à une réécriture complète du moteur PHP et à une évolution notable des possibilités offertes par ce langage, qui tend à se rapprocher des grands classiques [4].  </w:t>
      </w:r>
      <w:r w:rsidRPr="00953B1A">
        <w:rPr>
          <w:rFonts w:ascii="Times New Roman" w:hAnsi="Times New Roman" w:cs="Times New Roman"/>
          <w:sz w:val="24"/>
          <w:szCs w:val="24"/>
        </w:rPr>
        <w:lastRenderedPageBreak/>
        <w:t xml:space="preserve">Pour accélérer et améliorer la performance de l'application, nous proposons d'utiliser un Framework. </w:t>
      </w:r>
    </w:p>
    <w:p w14:paraId="2F6E31A7" w14:textId="77777777" w:rsidR="00E34586" w:rsidRPr="00953B1A" w:rsidRDefault="0000178A" w:rsidP="002A74D7">
      <w:pPr>
        <w:pStyle w:val="Para3"/>
      </w:pPr>
      <w:r>
        <w:t>Framework </w:t>
      </w:r>
    </w:p>
    <w:p w14:paraId="31738F9D" w14:textId="77777777" w:rsidR="00E34586" w:rsidRPr="00953B1A" w:rsidRDefault="00611D83" w:rsidP="00E34586">
      <w:pPr>
        <w:spacing w:line="360" w:lineRule="auto"/>
        <w:jc w:val="both"/>
        <w:rPr>
          <w:rFonts w:ascii="Times New Roman" w:hAnsi="Times New Roman" w:cs="Times New Roman"/>
          <w:b/>
          <w:sz w:val="24"/>
          <w:szCs w:val="24"/>
        </w:rPr>
      </w:pPr>
      <w:r w:rsidRPr="00953B1A">
        <w:rPr>
          <w:rFonts w:ascii="Times New Roman" w:hAnsi="Times New Roman" w:cs="Times New Roman"/>
          <w:b/>
          <w:sz w:val="24"/>
          <w:szCs w:val="24"/>
        </w:rPr>
        <w:tab/>
      </w:r>
      <w:r w:rsidR="00E34586" w:rsidRPr="00953B1A">
        <w:rPr>
          <w:rFonts w:ascii="Times New Roman" w:hAnsi="Times New Roman" w:cs="Times New Roman"/>
          <w:b/>
          <w:sz w:val="24"/>
          <w:szCs w:val="24"/>
        </w:rPr>
        <w:t>Avantages de l’utilisation des Framewo</w:t>
      </w:r>
      <w:r w:rsidR="0000178A">
        <w:rPr>
          <w:rFonts w:ascii="Times New Roman" w:hAnsi="Times New Roman" w:cs="Times New Roman"/>
          <w:b/>
          <w:sz w:val="24"/>
          <w:szCs w:val="24"/>
        </w:rPr>
        <w:t>rk </w:t>
      </w:r>
    </w:p>
    <w:p w14:paraId="39593980" w14:textId="77777777" w:rsidR="00E34586" w:rsidRPr="00953B1A" w:rsidRDefault="00E34586" w:rsidP="00E34586">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      Nous avons utilisé un Framework parce que l'utilisation d'un Framework dans le développement logiciel permet</w:t>
      </w:r>
      <w:r w:rsidR="00AA1A09">
        <w:rPr>
          <w:rFonts w:ascii="Times New Roman" w:hAnsi="Times New Roman" w:cs="Times New Roman"/>
          <w:sz w:val="24"/>
          <w:szCs w:val="24"/>
        </w:rPr>
        <w:t xml:space="preserve"> </w:t>
      </w:r>
      <w:r w:rsidRPr="00953B1A">
        <w:rPr>
          <w:rFonts w:ascii="Times New Roman" w:hAnsi="Times New Roman" w:cs="Times New Roman"/>
          <w:sz w:val="24"/>
          <w:szCs w:val="24"/>
        </w:rPr>
        <w:t>: non seulement</w:t>
      </w:r>
      <w:r w:rsidR="00AA1A09">
        <w:rPr>
          <w:rFonts w:ascii="Times New Roman" w:hAnsi="Times New Roman" w:cs="Times New Roman"/>
          <w:sz w:val="24"/>
          <w:szCs w:val="24"/>
        </w:rPr>
        <w:t xml:space="preserve"> de</w:t>
      </w:r>
      <w:r w:rsidRPr="00953B1A">
        <w:rPr>
          <w:rFonts w:ascii="Times New Roman" w:hAnsi="Times New Roman" w:cs="Times New Roman"/>
          <w:sz w:val="24"/>
          <w:szCs w:val="24"/>
        </w:rPr>
        <w:t xml:space="preserve"> normaliser et accélérer le développement de l'application ; mais aussi, d'augmenter la robuste de l’application et surtout améliorer la </w:t>
      </w:r>
      <w:r w:rsidR="007C21BB" w:rsidRPr="00953B1A">
        <w:rPr>
          <w:rFonts w:ascii="Times New Roman" w:hAnsi="Times New Roman" w:cs="Times New Roman"/>
          <w:sz w:val="24"/>
          <w:szCs w:val="24"/>
        </w:rPr>
        <w:t xml:space="preserve">maintenance de </w:t>
      </w:r>
      <w:r w:rsidR="002C20DB" w:rsidRPr="00953B1A">
        <w:rPr>
          <w:rFonts w:ascii="Times New Roman" w:hAnsi="Times New Roman" w:cs="Times New Roman"/>
          <w:sz w:val="24"/>
          <w:szCs w:val="24"/>
        </w:rPr>
        <w:t>l’application.</w:t>
      </w:r>
    </w:p>
    <w:p w14:paraId="2EFFB792" w14:textId="77777777" w:rsidR="00E34586" w:rsidRPr="00953B1A" w:rsidRDefault="00611D83" w:rsidP="00E34586">
      <w:pPr>
        <w:spacing w:line="360" w:lineRule="auto"/>
        <w:jc w:val="both"/>
        <w:rPr>
          <w:rFonts w:ascii="Times New Roman" w:hAnsi="Times New Roman" w:cs="Times New Roman"/>
          <w:b/>
          <w:sz w:val="24"/>
          <w:szCs w:val="24"/>
        </w:rPr>
      </w:pPr>
      <w:r w:rsidRPr="00953B1A">
        <w:rPr>
          <w:rFonts w:ascii="Times New Roman" w:hAnsi="Times New Roman" w:cs="Times New Roman"/>
          <w:b/>
          <w:sz w:val="24"/>
          <w:szCs w:val="24"/>
        </w:rPr>
        <w:tab/>
      </w:r>
      <w:r w:rsidR="0000178A">
        <w:rPr>
          <w:rFonts w:ascii="Times New Roman" w:hAnsi="Times New Roman" w:cs="Times New Roman"/>
          <w:b/>
          <w:sz w:val="24"/>
          <w:szCs w:val="24"/>
        </w:rPr>
        <w:t>Framework utilisé </w:t>
      </w:r>
    </w:p>
    <w:p w14:paraId="23322E3D" w14:textId="77777777" w:rsidR="00E34586" w:rsidRPr="00953B1A" w:rsidRDefault="00E34586" w:rsidP="00E34586">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Comme le langage de programmation utilisé est PHP5 qui est orienté objet, et afin de normaliser et d'accélérer le développement de l'application, nous avons utilisé un Framework PHP. Il existe de nombreux Framework pour PHP dont on peut citer : Symfony, Prado, Copix, Jelix, Zend, CodeIgniter,... .</w:t>
      </w:r>
    </w:p>
    <w:p w14:paraId="5724979A" w14:textId="77777777" w:rsidR="00E34586" w:rsidRPr="00953B1A" w:rsidRDefault="00E34586" w:rsidP="00E34586">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          Chacun de ces Framework possède ses avantages et ses inconvénients. Nous avons choisi Symfony comme Framework grâce aux avantages qu'il dispose :</w:t>
      </w:r>
    </w:p>
    <w:p w14:paraId="31D8C6B0" w14:textId="77777777" w:rsidR="00E34586" w:rsidRPr="00953B1A" w:rsidRDefault="00E34586" w:rsidP="00E34586">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ab/>
        <w:t>Des concepteurs expérimentés et un code source testé pour</w:t>
      </w:r>
      <w:r w:rsidR="002377DD" w:rsidRPr="00953B1A">
        <w:rPr>
          <w:rFonts w:ascii="Times New Roman" w:hAnsi="Times New Roman" w:cs="Times New Roman"/>
          <w:sz w:val="24"/>
          <w:szCs w:val="24"/>
        </w:rPr>
        <w:t xml:space="preserve"> une qualité de code garantie. </w:t>
      </w:r>
      <w:r w:rsidRPr="00953B1A">
        <w:rPr>
          <w:rFonts w:ascii="Times New Roman" w:hAnsi="Times New Roman" w:cs="Times New Roman"/>
          <w:sz w:val="24"/>
          <w:szCs w:val="24"/>
        </w:rPr>
        <w:t>Utiliser un outil fiable réduit considérablement les risques engagés. Un support commercial et technique, assuré par la société symfony, qui reste maitresse des développements, un gage de pérennité et de fiabilité.</w:t>
      </w:r>
    </w:p>
    <w:p w14:paraId="644B1C50" w14:textId="77777777" w:rsidR="00E34586" w:rsidRPr="00953B1A" w:rsidRDefault="00E34586" w:rsidP="00E34586">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ab/>
        <w:t>Des conventions claires et complètes qui permettent d’augmenter la vitesse de développement et de faciliter la reprise du projet à long terme.</w:t>
      </w:r>
    </w:p>
    <w:p w14:paraId="308A02C1" w14:textId="77777777" w:rsidR="00E34586" w:rsidRPr="00953B1A" w:rsidRDefault="00E34586" w:rsidP="00E34586">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ab/>
        <w:t>Des composants souples, de plus en plus nombreux et complets, avec un peu d’interdépendance. Ces ressources couvrent tous les développements redondants et communs aux projets web, qui, grâce aux Framework, ne sont plus à redévelopper.</w:t>
      </w:r>
    </w:p>
    <w:p w14:paraId="399869D9" w14:textId="77777777" w:rsidR="00E34586" w:rsidRPr="00953B1A" w:rsidRDefault="00E34586" w:rsidP="00E34586">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ab/>
        <w:t>Sa souplesse est telle, qu’à partir d’une base quelconque, il est possible de créer une liaison avec d’autres Framework ou composants.</w:t>
      </w:r>
    </w:p>
    <w:p w14:paraId="27218B77" w14:textId="77777777" w:rsidR="00E34586" w:rsidRPr="00953B1A" w:rsidRDefault="00E34586" w:rsidP="00E34586">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ab/>
        <w:t>Ses composants ont la faculté d’être utilisés individuellement car très peu dépendants des uns envers les autres. Symfony peut être considéré actuellement comme le leader des Framework PHP.</w:t>
      </w:r>
    </w:p>
    <w:p w14:paraId="4CF021B5" w14:textId="77777777" w:rsidR="00611D83" w:rsidRPr="00953B1A" w:rsidRDefault="00615542" w:rsidP="00F07EC7">
      <w:pPr>
        <w:spacing w:line="360" w:lineRule="auto"/>
        <w:jc w:val="both"/>
        <w:rPr>
          <w:rFonts w:ascii="Times New Roman" w:hAnsi="Times New Roman" w:cs="Times New Roman"/>
          <w:b/>
          <w:sz w:val="24"/>
          <w:szCs w:val="24"/>
        </w:rPr>
      </w:pPr>
      <w:r w:rsidRPr="00953B1A">
        <w:rPr>
          <w:rFonts w:ascii="Times New Roman" w:hAnsi="Times New Roman" w:cs="Times New Roman"/>
          <w:sz w:val="24"/>
          <w:szCs w:val="24"/>
        </w:rPr>
        <w:lastRenderedPageBreak/>
        <w:t xml:space="preserve">  </w:t>
      </w:r>
      <w:r w:rsidRPr="00953B1A">
        <w:rPr>
          <w:rFonts w:ascii="Times New Roman" w:hAnsi="Times New Roman" w:cs="Times New Roman"/>
          <w:b/>
          <w:sz w:val="24"/>
          <w:szCs w:val="24"/>
        </w:rPr>
        <w:t>Les caractéristiques d</w:t>
      </w:r>
      <w:ins w:id="177" w:author="RALAIVAO" w:date="2018-02-21T20:52:00Z">
        <w:r w:rsidR="007F6828">
          <w:rPr>
            <w:rFonts w:ascii="Times New Roman" w:hAnsi="Times New Roman" w:cs="Times New Roman"/>
            <w:b/>
            <w:sz w:val="24"/>
            <w:szCs w:val="24"/>
          </w:rPr>
          <w:t>e</w:t>
        </w:r>
      </w:ins>
      <w:del w:id="178" w:author="RALAIVAO" w:date="2018-02-21T20:52:00Z">
        <w:r w:rsidRPr="00953B1A" w:rsidDel="007F6828">
          <w:rPr>
            <w:rFonts w:ascii="Times New Roman" w:hAnsi="Times New Roman" w:cs="Times New Roman"/>
            <w:b/>
            <w:sz w:val="24"/>
            <w:szCs w:val="24"/>
          </w:rPr>
          <w:delText>u</w:delText>
        </w:r>
      </w:del>
      <w:r w:rsidRPr="00953B1A">
        <w:rPr>
          <w:rFonts w:ascii="Times New Roman" w:hAnsi="Times New Roman" w:cs="Times New Roman"/>
          <w:b/>
          <w:sz w:val="24"/>
          <w:szCs w:val="24"/>
        </w:rPr>
        <w:t xml:space="preserve"> Symfony sont :</w:t>
      </w:r>
    </w:p>
    <w:p w14:paraId="3349EF8D" w14:textId="77777777" w:rsidR="00611D83" w:rsidRPr="00953B1A" w:rsidRDefault="00611D83" w:rsidP="009712AE">
      <w:pPr>
        <w:pStyle w:val="Paragraphedeliste"/>
        <w:numPr>
          <w:ilvl w:val="0"/>
          <w:numId w:val="23"/>
        </w:numPr>
        <w:spacing w:before="100" w:beforeAutospacing="1" w:after="100" w:afterAutospacing="1" w:line="360" w:lineRule="auto"/>
        <w:rPr>
          <w:rFonts w:ascii="Times New Roman" w:hAnsi="Times New Roman" w:cs="Times New Roman"/>
          <w:sz w:val="24"/>
          <w:szCs w:val="24"/>
        </w:rPr>
      </w:pPr>
      <w:r w:rsidRPr="00953B1A">
        <w:rPr>
          <w:rFonts w:ascii="Times New Roman" w:hAnsi="Times New Roman" w:cs="Times New Roman"/>
          <w:sz w:val="24"/>
          <w:szCs w:val="24"/>
        </w:rPr>
        <w:t xml:space="preserve">Intègre l’architecture </w:t>
      </w:r>
      <w:r w:rsidRPr="00953B1A">
        <w:rPr>
          <w:rFonts w:ascii="Times New Roman" w:hAnsi="Times New Roman" w:cs="Times New Roman"/>
          <w:bCs/>
          <w:sz w:val="24"/>
          <w:szCs w:val="24"/>
        </w:rPr>
        <w:t>MVC</w:t>
      </w:r>
      <w:r w:rsidRPr="00953B1A">
        <w:rPr>
          <w:rFonts w:ascii="Times New Roman" w:hAnsi="Times New Roman" w:cs="Times New Roman"/>
          <w:sz w:val="24"/>
          <w:szCs w:val="24"/>
        </w:rPr>
        <w:t xml:space="preserve"> et la méthode </w:t>
      </w:r>
      <w:r w:rsidRPr="00953B1A">
        <w:rPr>
          <w:rFonts w:ascii="Times New Roman" w:hAnsi="Times New Roman" w:cs="Times New Roman"/>
          <w:bCs/>
          <w:sz w:val="24"/>
          <w:szCs w:val="24"/>
        </w:rPr>
        <w:t>ORM</w:t>
      </w:r>
      <w:r w:rsidRPr="00953B1A">
        <w:rPr>
          <w:rFonts w:ascii="Times New Roman" w:hAnsi="Times New Roman" w:cs="Times New Roman"/>
          <w:sz w:val="24"/>
          <w:szCs w:val="24"/>
        </w:rPr>
        <w:t>.</w:t>
      </w:r>
    </w:p>
    <w:p w14:paraId="3677C30C" w14:textId="77777777" w:rsidR="00611D83" w:rsidRPr="00953B1A" w:rsidRDefault="00611D83" w:rsidP="009712AE">
      <w:pPr>
        <w:pStyle w:val="Paragraphedeliste"/>
        <w:numPr>
          <w:ilvl w:val="0"/>
          <w:numId w:val="23"/>
        </w:numPr>
        <w:spacing w:before="100" w:beforeAutospacing="1" w:after="100" w:afterAutospacing="1" w:line="360" w:lineRule="auto"/>
        <w:rPr>
          <w:rFonts w:ascii="Times New Roman" w:hAnsi="Times New Roman" w:cs="Times New Roman"/>
          <w:sz w:val="24"/>
          <w:szCs w:val="24"/>
        </w:rPr>
      </w:pPr>
      <w:r w:rsidRPr="00953B1A">
        <w:rPr>
          <w:rFonts w:ascii="Times New Roman" w:hAnsi="Times New Roman" w:cs="Times New Roman"/>
          <w:sz w:val="24"/>
          <w:szCs w:val="24"/>
        </w:rPr>
        <w:t xml:space="preserve">Licence </w:t>
      </w:r>
      <w:r w:rsidRPr="00953B1A">
        <w:rPr>
          <w:rFonts w:ascii="Times New Roman" w:hAnsi="Times New Roman" w:cs="Times New Roman"/>
          <w:bCs/>
          <w:sz w:val="24"/>
          <w:szCs w:val="24"/>
        </w:rPr>
        <w:t>MIT</w:t>
      </w:r>
      <w:r w:rsidRPr="00953B1A">
        <w:rPr>
          <w:rFonts w:ascii="Times New Roman" w:hAnsi="Times New Roman" w:cs="Times New Roman"/>
          <w:sz w:val="24"/>
          <w:szCs w:val="24"/>
        </w:rPr>
        <w:t xml:space="preserve"> (tout ce qui est réalisé avec </w:t>
      </w:r>
      <w:r w:rsidRPr="00953B1A">
        <w:rPr>
          <w:rFonts w:ascii="Times New Roman" w:hAnsi="Times New Roman" w:cs="Times New Roman"/>
          <w:bCs/>
          <w:sz w:val="24"/>
          <w:szCs w:val="24"/>
        </w:rPr>
        <w:t>Symfony</w:t>
      </w:r>
      <w:r w:rsidRPr="00953B1A">
        <w:rPr>
          <w:rFonts w:ascii="Times New Roman" w:hAnsi="Times New Roman" w:cs="Times New Roman"/>
          <w:sz w:val="24"/>
          <w:szCs w:val="24"/>
        </w:rPr>
        <w:t xml:space="preserve"> peut être vendu).</w:t>
      </w:r>
    </w:p>
    <w:p w14:paraId="2B82807F" w14:textId="77777777" w:rsidR="00611D83" w:rsidRPr="00953B1A" w:rsidRDefault="00611D83" w:rsidP="009712AE">
      <w:pPr>
        <w:pStyle w:val="Paragraphedeliste"/>
        <w:numPr>
          <w:ilvl w:val="0"/>
          <w:numId w:val="23"/>
        </w:numPr>
        <w:spacing w:before="100" w:beforeAutospacing="1" w:after="100" w:afterAutospacing="1" w:line="360" w:lineRule="auto"/>
        <w:rPr>
          <w:rFonts w:ascii="Times New Roman" w:hAnsi="Times New Roman" w:cs="Times New Roman"/>
          <w:sz w:val="24"/>
          <w:szCs w:val="24"/>
        </w:rPr>
      </w:pPr>
      <w:r w:rsidRPr="00953B1A">
        <w:rPr>
          <w:rFonts w:ascii="Times New Roman" w:hAnsi="Times New Roman" w:cs="Times New Roman"/>
          <w:sz w:val="24"/>
          <w:szCs w:val="24"/>
        </w:rPr>
        <w:t>Extensible et modulaire.</w:t>
      </w:r>
    </w:p>
    <w:p w14:paraId="48885982" w14:textId="77777777" w:rsidR="00611D83" w:rsidRPr="00953B1A" w:rsidRDefault="00611D83" w:rsidP="009712AE">
      <w:pPr>
        <w:pStyle w:val="Paragraphedeliste"/>
        <w:numPr>
          <w:ilvl w:val="0"/>
          <w:numId w:val="23"/>
        </w:numPr>
        <w:spacing w:before="100" w:beforeAutospacing="1" w:after="100" w:afterAutospacing="1" w:line="360" w:lineRule="auto"/>
        <w:rPr>
          <w:rFonts w:ascii="Times New Roman" w:hAnsi="Times New Roman" w:cs="Times New Roman"/>
          <w:sz w:val="24"/>
          <w:szCs w:val="24"/>
        </w:rPr>
      </w:pPr>
      <w:r w:rsidRPr="00953B1A">
        <w:rPr>
          <w:rFonts w:ascii="Times New Roman" w:hAnsi="Times New Roman" w:cs="Times New Roman"/>
          <w:sz w:val="24"/>
          <w:szCs w:val="24"/>
        </w:rPr>
        <w:t xml:space="preserve">Supporte </w:t>
      </w:r>
      <w:r w:rsidRPr="00953B1A">
        <w:rPr>
          <w:rFonts w:ascii="Times New Roman" w:hAnsi="Times New Roman" w:cs="Times New Roman"/>
          <w:bCs/>
          <w:sz w:val="24"/>
          <w:szCs w:val="24"/>
        </w:rPr>
        <w:t>ajax</w:t>
      </w:r>
      <w:r w:rsidRPr="00953B1A">
        <w:rPr>
          <w:rFonts w:ascii="Times New Roman" w:hAnsi="Times New Roman" w:cs="Times New Roman"/>
          <w:sz w:val="24"/>
          <w:szCs w:val="24"/>
        </w:rPr>
        <w:t>.</w:t>
      </w:r>
    </w:p>
    <w:p w14:paraId="31DEB41B" w14:textId="77777777" w:rsidR="00611D83" w:rsidRPr="00953B1A" w:rsidRDefault="00611D83" w:rsidP="009712AE">
      <w:pPr>
        <w:pStyle w:val="Paragraphedeliste"/>
        <w:numPr>
          <w:ilvl w:val="0"/>
          <w:numId w:val="23"/>
        </w:numPr>
        <w:spacing w:before="100" w:beforeAutospacing="1" w:after="100" w:afterAutospacing="1" w:line="360" w:lineRule="auto"/>
        <w:rPr>
          <w:rFonts w:ascii="Times New Roman" w:hAnsi="Times New Roman" w:cs="Times New Roman"/>
          <w:sz w:val="24"/>
          <w:szCs w:val="24"/>
        </w:rPr>
      </w:pPr>
      <w:r w:rsidRPr="00953B1A">
        <w:rPr>
          <w:rFonts w:ascii="Times New Roman" w:hAnsi="Times New Roman" w:cs="Times New Roman"/>
          <w:sz w:val="24"/>
          <w:szCs w:val="24"/>
        </w:rPr>
        <w:t>Système de templates.</w:t>
      </w:r>
    </w:p>
    <w:p w14:paraId="47B04E85" w14:textId="77777777" w:rsidR="00611D83" w:rsidRPr="00953B1A" w:rsidRDefault="00611D83" w:rsidP="009712AE">
      <w:pPr>
        <w:pStyle w:val="Paragraphedeliste"/>
        <w:numPr>
          <w:ilvl w:val="0"/>
          <w:numId w:val="23"/>
        </w:numPr>
        <w:spacing w:before="100" w:beforeAutospacing="1" w:after="100" w:afterAutospacing="1" w:line="360" w:lineRule="auto"/>
        <w:rPr>
          <w:rFonts w:ascii="Times New Roman" w:hAnsi="Times New Roman" w:cs="Times New Roman"/>
          <w:sz w:val="24"/>
          <w:szCs w:val="24"/>
        </w:rPr>
      </w:pPr>
      <w:r w:rsidRPr="00953B1A">
        <w:rPr>
          <w:rFonts w:ascii="Times New Roman" w:hAnsi="Times New Roman" w:cs="Times New Roman"/>
          <w:sz w:val="24"/>
          <w:szCs w:val="24"/>
        </w:rPr>
        <w:t>Importante communauté très active.</w:t>
      </w:r>
    </w:p>
    <w:p w14:paraId="51C10E92" w14:textId="77777777" w:rsidR="00611D83" w:rsidRPr="00953B1A" w:rsidRDefault="00611D83" w:rsidP="009712AE">
      <w:pPr>
        <w:pStyle w:val="Paragraphedeliste"/>
        <w:numPr>
          <w:ilvl w:val="0"/>
          <w:numId w:val="23"/>
        </w:numPr>
        <w:spacing w:before="100" w:beforeAutospacing="1" w:after="100" w:afterAutospacing="1" w:line="360" w:lineRule="auto"/>
        <w:rPr>
          <w:rFonts w:ascii="Times New Roman" w:hAnsi="Times New Roman" w:cs="Times New Roman"/>
          <w:sz w:val="24"/>
          <w:szCs w:val="24"/>
        </w:rPr>
      </w:pPr>
      <w:r w:rsidRPr="00953B1A">
        <w:rPr>
          <w:rFonts w:ascii="Times New Roman" w:hAnsi="Times New Roman" w:cs="Times New Roman"/>
          <w:sz w:val="24"/>
          <w:szCs w:val="24"/>
        </w:rPr>
        <w:t>Très grand nombre de traductions.</w:t>
      </w:r>
    </w:p>
    <w:p w14:paraId="7658D11A" w14:textId="77777777" w:rsidR="00E34586" w:rsidRPr="00953B1A" w:rsidRDefault="00611D83" w:rsidP="009712AE">
      <w:pPr>
        <w:pStyle w:val="Paragraphedeliste"/>
        <w:numPr>
          <w:ilvl w:val="0"/>
          <w:numId w:val="23"/>
        </w:numPr>
        <w:spacing w:before="100" w:beforeAutospacing="1" w:after="100" w:afterAutospacing="1" w:line="360" w:lineRule="auto"/>
        <w:rPr>
          <w:rFonts w:ascii="Times New Roman" w:hAnsi="Times New Roman" w:cs="Times New Roman"/>
          <w:sz w:val="24"/>
          <w:szCs w:val="24"/>
        </w:rPr>
      </w:pPr>
      <w:r w:rsidRPr="00953B1A">
        <w:rPr>
          <w:rFonts w:ascii="Times New Roman" w:hAnsi="Times New Roman" w:cs="Times New Roman"/>
          <w:sz w:val="24"/>
          <w:szCs w:val="24"/>
        </w:rPr>
        <w:t>Conçu pour une utilisation professionnelle.</w:t>
      </w:r>
    </w:p>
    <w:p w14:paraId="485AB906" w14:textId="77777777" w:rsidR="009B3088" w:rsidRPr="00953B1A" w:rsidRDefault="0000178A" w:rsidP="002A74D7">
      <w:pPr>
        <w:pStyle w:val="Para3"/>
      </w:pPr>
      <w:r>
        <w:t>Environnement de développement</w:t>
      </w:r>
    </w:p>
    <w:p w14:paraId="5B78E848" w14:textId="77777777" w:rsidR="005718FB" w:rsidRDefault="009B3088" w:rsidP="008F4CBA">
      <w:pPr>
        <w:spacing w:line="360" w:lineRule="auto"/>
        <w:ind w:firstLine="851"/>
        <w:jc w:val="both"/>
        <w:rPr>
          <w:rFonts w:ascii="Times New Roman" w:hAnsi="Times New Roman" w:cs="Times New Roman"/>
          <w:sz w:val="24"/>
          <w:szCs w:val="24"/>
        </w:rPr>
      </w:pPr>
      <w:r w:rsidRPr="00953B1A">
        <w:rPr>
          <w:rFonts w:ascii="Times New Roman" w:hAnsi="Times New Roman" w:cs="Times New Roman"/>
          <w:sz w:val="24"/>
          <w:szCs w:val="24"/>
        </w:rPr>
        <w:t xml:space="preserve">Il n'est pas obligatoire d'utiliser des IDE pour développer en PHP, bloc note ou Notepad peuvent très bien suffire. Toutefois, l'utilisation </w:t>
      </w:r>
      <w:r w:rsidR="008F4CBA" w:rsidRPr="00953B1A">
        <w:rPr>
          <w:rFonts w:ascii="Times New Roman" w:hAnsi="Times New Roman" w:cs="Times New Roman"/>
          <w:sz w:val="24"/>
          <w:szCs w:val="24"/>
        </w:rPr>
        <w:t>des IDE</w:t>
      </w:r>
      <w:r w:rsidRPr="00953B1A">
        <w:rPr>
          <w:rFonts w:ascii="Times New Roman" w:hAnsi="Times New Roman" w:cs="Times New Roman"/>
          <w:sz w:val="24"/>
          <w:szCs w:val="24"/>
        </w:rPr>
        <w:t xml:space="preserve"> permet de gagner de temps en phase de développement surtout lorsqu'on utilise des </w:t>
      </w:r>
      <w:r w:rsidR="008F4CBA" w:rsidRPr="00953B1A">
        <w:rPr>
          <w:rFonts w:ascii="Times New Roman" w:hAnsi="Times New Roman" w:cs="Times New Roman"/>
          <w:sz w:val="24"/>
          <w:szCs w:val="24"/>
        </w:rPr>
        <w:t>Framework</w:t>
      </w:r>
      <w:r w:rsidRPr="00953B1A">
        <w:rPr>
          <w:rFonts w:ascii="Times New Roman" w:hAnsi="Times New Roman" w:cs="Times New Roman"/>
          <w:sz w:val="24"/>
          <w:szCs w:val="24"/>
        </w:rPr>
        <w:t>. Il existe de nombreux IDE libres et payants sur le marché.</w:t>
      </w:r>
    </w:p>
    <w:p w14:paraId="4873E879" w14:textId="77777777" w:rsidR="009B3088" w:rsidRPr="00953B1A" w:rsidRDefault="009B3088" w:rsidP="008F4CBA">
      <w:pPr>
        <w:spacing w:line="360" w:lineRule="auto"/>
        <w:ind w:firstLine="851"/>
        <w:jc w:val="both"/>
        <w:rPr>
          <w:rFonts w:ascii="Times New Roman" w:hAnsi="Times New Roman" w:cs="Times New Roman"/>
          <w:sz w:val="24"/>
          <w:szCs w:val="24"/>
        </w:rPr>
      </w:pPr>
      <w:r w:rsidRPr="00953B1A">
        <w:rPr>
          <w:rFonts w:ascii="Times New Roman" w:hAnsi="Times New Roman" w:cs="Times New Roman"/>
          <w:sz w:val="24"/>
          <w:szCs w:val="24"/>
        </w:rPr>
        <w:t xml:space="preserve"> Notre choix s'est porté sur </w:t>
      </w:r>
      <w:r w:rsidR="008F4CBA" w:rsidRPr="00953B1A">
        <w:rPr>
          <w:rFonts w:ascii="Times New Roman" w:hAnsi="Times New Roman" w:cs="Times New Roman"/>
          <w:sz w:val="24"/>
          <w:szCs w:val="24"/>
        </w:rPr>
        <w:t>NetBeans</w:t>
      </w:r>
      <w:r w:rsidRPr="00953B1A">
        <w:rPr>
          <w:rFonts w:ascii="Times New Roman" w:hAnsi="Times New Roman" w:cs="Times New Roman"/>
          <w:sz w:val="24"/>
          <w:szCs w:val="24"/>
        </w:rPr>
        <w:t xml:space="preserve"> car il possède beaucoup des plugins, facile à utiliser, et apporte des fonctionnalités utiles telles qu'une auto complétion des codes, ainsi que les colorations syntaxiques. </w:t>
      </w:r>
    </w:p>
    <w:p w14:paraId="21AA4D64" w14:textId="77777777" w:rsidR="00B05C32" w:rsidRDefault="00B05C32" w:rsidP="008F4CBA">
      <w:pPr>
        <w:spacing w:line="360" w:lineRule="auto"/>
        <w:ind w:firstLine="851"/>
        <w:jc w:val="both"/>
        <w:rPr>
          <w:rFonts w:ascii="Times New Roman" w:hAnsi="Times New Roman" w:cs="Times New Roman"/>
          <w:sz w:val="24"/>
          <w:szCs w:val="24"/>
        </w:rPr>
      </w:pPr>
    </w:p>
    <w:p w14:paraId="1D67AA3B" w14:textId="77777777" w:rsidR="002A74D7" w:rsidRDefault="002A74D7" w:rsidP="008F4CBA">
      <w:pPr>
        <w:spacing w:line="360" w:lineRule="auto"/>
        <w:ind w:firstLine="851"/>
        <w:jc w:val="both"/>
        <w:rPr>
          <w:rFonts w:ascii="Times New Roman" w:hAnsi="Times New Roman" w:cs="Times New Roman"/>
          <w:sz w:val="24"/>
          <w:szCs w:val="24"/>
        </w:rPr>
      </w:pPr>
    </w:p>
    <w:p w14:paraId="2CFA560D" w14:textId="77777777" w:rsidR="002A74D7" w:rsidRDefault="002A74D7" w:rsidP="008F4CBA">
      <w:pPr>
        <w:spacing w:line="360" w:lineRule="auto"/>
        <w:ind w:firstLine="851"/>
        <w:jc w:val="both"/>
        <w:rPr>
          <w:rFonts w:ascii="Times New Roman" w:hAnsi="Times New Roman" w:cs="Times New Roman"/>
          <w:sz w:val="24"/>
          <w:szCs w:val="24"/>
        </w:rPr>
      </w:pPr>
    </w:p>
    <w:p w14:paraId="1AC4088B" w14:textId="77777777" w:rsidR="005718FB" w:rsidRDefault="005718FB" w:rsidP="008F4CBA">
      <w:pPr>
        <w:spacing w:line="360" w:lineRule="auto"/>
        <w:ind w:firstLine="851"/>
        <w:jc w:val="both"/>
        <w:rPr>
          <w:rFonts w:ascii="Times New Roman" w:hAnsi="Times New Roman" w:cs="Times New Roman"/>
          <w:sz w:val="24"/>
          <w:szCs w:val="24"/>
        </w:rPr>
      </w:pPr>
    </w:p>
    <w:p w14:paraId="6D886B79" w14:textId="77777777" w:rsidR="005718FB" w:rsidRDefault="005718FB" w:rsidP="008F4CBA">
      <w:pPr>
        <w:spacing w:line="360" w:lineRule="auto"/>
        <w:ind w:firstLine="851"/>
        <w:jc w:val="both"/>
        <w:rPr>
          <w:rFonts w:ascii="Times New Roman" w:hAnsi="Times New Roman" w:cs="Times New Roman"/>
          <w:sz w:val="24"/>
          <w:szCs w:val="24"/>
        </w:rPr>
      </w:pPr>
    </w:p>
    <w:p w14:paraId="258FFCE4" w14:textId="77777777" w:rsidR="005718FB" w:rsidRDefault="005718FB" w:rsidP="008F4CBA">
      <w:pPr>
        <w:spacing w:line="360" w:lineRule="auto"/>
        <w:ind w:firstLine="851"/>
        <w:jc w:val="both"/>
        <w:rPr>
          <w:rFonts w:ascii="Times New Roman" w:hAnsi="Times New Roman" w:cs="Times New Roman"/>
          <w:sz w:val="24"/>
          <w:szCs w:val="24"/>
        </w:rPr>
      </w:pPr>
    </w:p>
    <w:p w14:paraId="1FE57B17" w14:textId="77777777" w:rsidR="005718FB" w:rsidRDefault="005718FB" w:rsidP="008F4CBA">
      <w:pPr>
        <w:spacing w:line="360" w:lineRule="auto"/>
        <w:ind w:firstLine="851"/>
        <w:jc w:val="both"/>
        <w:rPr>
          <w:rFonts w:ascii="Times New Roman" w:hAnsi="Times New Roman" w:cs="Times New Roman"/>
          <w:sz w:val="24"/>
          <w:szCs w:val="24"/>
        </w:rPr>
      </w:pPr>
    </w:p>
    <w:p w14:paraId="41AFE70A" w14:textId="77777777" w:rsidR="005718FB" w:rsidRDefault="005718FB" w:rsidP="008F4CBA">
      <w:pPr>
        <w:spacing w:line="360" w:lineRule="auto"/>
        <w:ind w:firstLine="851"/>
        <w:jc w:val="both"/>
        <w:rPr>
          <w:rFonts w:ascii="Times New Roman" w:hAnsi="Times New Roman" w:cs="Times New Roman"/>
          <w:sz w:val="24"/>
          <w:szCs w:val="24"/>
        </w:rPr>
      </w:pPr>
    </w:p>
    <w:p w14:paraId="143F41A1" w14:textId="77777777" w:rsidR="005718FB" w:rsidRDefault="005718FB" w:rsidP="008F4CBA">
      <w:pPr>
        <w:spacing w:line="360" w:lineRule="auto"/>
        <w:ind w:firstLine="851"/>
        <w:jc w:val="both"/>
        <w:rPr>
          <w:rFonts w:ascii="Times New Roman" w:hAnsi="Times New Roman" w:cs="Times New Roman"/>
          <w:sz w:val="24"/>
          <w:szCs w:val="24"/>
        </w:rPr>
      </w:pPr>
    </w:p>
    <w:p w14:paraId="59C56C8B" w14:textId="77777777" w:rsidR="002A74D7" w:rsidRPr="00953B1A" w:rsidRDefault="002A74D7" w:rsidP="008F4CBA">
      <w:pPr>
        <w:spacing w:line="360" w:lineRule="auto"/>
        <w:ind w:firstLine="851"/>
        <w:jc w:val="both"/>
        <w:rPr>
          <w:rFonts w:ascii="Times New Roman" w:hAnsi="Times New Roman" w:cs="Times New Roman"/>
          <w:sz w:val="24"/>
          <w:szCs w:val="24"/>
        </w:rPr>
      </w:pPr>
    </w:p>
    <w:p w14:paraId="05E1ED09" w14:textId="77777777" w:rsidR="00E34586" w:rsidRPr="00A719C3" w:rsidRDefault="00E34586" w:rsidP="00EA74F7">
      <w:pPr>
        <w:pStyle w:val="Sapitra"/>
        <w:rPr>
          <w:rFonts w:ascii="Times New Roman" w:hAnsi="Times New Roman" w:cs="Times New Roman"/>
          <w:color w:val="auto"/>
        </w:rPr>
      </w:pPr>
      <w:bookmarkStart w:id="179" w:name="_Toc506976662"/>
      <w:bookmarkStart w:id="180" w:name="_Toc506977483"/>
      <w:r w:rsidRPr="00A719C3">
        <w:rPr>
          <w:rFonts w:ascii="Times New Roman" w:hAnsi="Times New Roman" w:cs="Times New Roman"/>
          <w:color w:val="auto"/>
        </w:rPr>
        <w:lastRenderedPageBreak/>
        <w:t>Analyse Conceptuelle</w:t>
      </w:r>
      <w:bookmarkEnd w:id="179"/>
      <w:bookmarkEnd w:id="180"/>
    </w:p>
    <w:p w14:paraId="474F3242" w14:textId="77777777" w:rsidR="00B05C32" w:rsidRPr="00953B1A" w:rsidRDefault="00EB172B" w:rsidP="00E34586">
      <w:pPr>
        <w:spacing w:line="360" w:lineRule="auto"/>
        <w:jc w:val="both"/>
        <w:rPr>
          <w:rFonts w:ascii="Times New Roman" w:eastAsia="TimesNewRoman-Identity-H" w:hAnsi="Times New Roman" w:cs="Times New Roman"/>
          <w:sz w:val="24"/>
          <w:szCs w:val="24"/>
        </w:rPr>
      </w:pPr>
      <w:r w:rsidRPr="00953B1A">
        <w:rPr>
          <w:rFonts w:ascii="Times New Roman" w:hAnsi="Times New Roman" w:cs="Times New Roman"/>
          <w:sz w:val="24"/>
          <w:szCs w:val="24"/>
        </w:rPr>
        <w:tab/>
      </w:r>
      <w:r w:rsidR="00B05C32" w:rsidRPr="00953B1A">
        <w:rPr>
          <w:rFonts w:ascii="Times New Roman" w:hAnsi="Times New Roman" w:cs="Times New Roman"/>
          <w:sz w:val="24"/>
          <w:szCs w:val="24"/>
        </w:rPr>
        <w:t>La phase de la conception est la phase initiale de la création et de la mis</w:t>
      </w:r>
      <w:r w:rsidR="00B05C32" w:rsidRPr="00953B1A">
        <w:rPr>
          <w:rFonts w:ascii="Times New Roman" w:eastAsia="TimesNewRoman-Identity-H" w:hAnsi="Times New Roman" w:cs="Times New Roman"/>
          <w:sz w:val="24"/>
          <w:szCs w:val="24"/>
        </w:rPr>
        <w:t xml:space="preserve">e en œuvre de </w:t>
      </w:r>
      <w:r w:rsidR="00B05C32" w:rsidRPr="00953B1A">
        <w:rPr>
          <w:rFonts w:ascii="Times New Roman" w:hAnsi="Times New Roman" w:cs="Times New Roman"/>
          <w:sz w:val="24"/>
          <w:szCs w:val="24"/>
        </w:rPr>
        <w:t>notre projet. En fait, elle représente une étape importante de réflexion dans le cycle de</w:t>
      </w:r>
      <w:r w:rsidR="00B05C32" w:rsidRPr="00953B1A">
        <w:rPr>
          <w:rFonts w:ascii="Times New Roman" w:eastAsia="TimesNewRoman-Identity-H" w:hAnsi="Times New Roman" w:cs="Times New Roman"/>
          <w:sz w:val="24"/>
          <w:szCs w:val="24"/>
        </w:rPr>
        <w:t xml:space="preserve"> développement logiciel après la phase d’analyse et de spécification. </w:t>
      </w:r>
      <w:r w:rsidR="00B05C32" w:rsidRPr="00953B1A">
        <w:rPr>
          <w:rFonts w:ascii="Times New Roman" w:hAnsi="Times New Roman" w:cs="Times New Roman"/>
          <w:sz w:val="24"/>
          <w:szCs w:val="24"/>
        </w:rPr>
        <w:t xml:space="preserve">Dans ce chapitre, nous allons présenter en détails la conception du projet à travers les diagrammes UML suivants </w:t>
      </w:r>
      <w:r w:rsidR="00D80485">
        <w:rPr>
          <w:rFonts w:ascii="Times New Roman" w:eastAsia="TimesNewRoman-Identity-H" w:hAnsi="Times New Roman" w:cs="Times New Roman"/>
          <w:sz w:val="24"/>
          <w:szCs w:val="24"/>
        </w:rPr>
        <w:t>: diagramme</w:t>
      </w:r>
      <w:r w:rsidR="00B05C32" w:rsidRPr="00953B1A">
        <w:rPr>
          <w:rFonts w:ascii="Times New Roman" w:eastAsia="TimesNewRoman-Identity-H" w:hAnsi="Times New Roman" w:cs="Times New Roman"/>
          <w:sz w:val="24"/>
          <w:szCs w:val="24"/>
        </w:rPr>
        <w:t xml:space="preserve"> des cas d’utili</w:t>
      </w:r>
      <w:r w:rsidR="00D80485">
        <w:rPr>
          <w:rFonts w:ascii="Times New Roman" w:eastAsia="TimesNewRoman-Identity-H" w:hAnsi="Times New Roman" w:cs="Times New Roman"/>
          <w:sz w:val="24"/>
          <w:szCs w:val="24"/>
        </w:rPr>
        <w:t>sation, diagramme</w:t>
      </w:r>
      <w:r w:rsidR="00B05C32" w:rsidRPr="00953B1A">
        <w:rPr>
          <w:rFonts w:ascii="Times New Roman" w:eastAsia="TimesNewRoman-Identity-H" w:hAnsi="Times New Roman" w:cs="Times New Roman"/>
          <w:sz w:val="24"/>
          <w:szCs w:val="24"/>
        </w:rPr>
        <w:t xml:space="preserve"> de séquence, diagramme de classes, diagramme de paquetage et diagramme de déploiement.</w:t>
      </w:r>
    </w:p>
    <w:p w14:paraId="4447EC76" w14:textId="77777777" w:rsidR="000242F3" w:rsidRDefault="000242F3" w:rsidP="00C50D5A">
      <w:pPr>
        <w:pStyle w:val="Para1"/>
        <w:outlineLvl w:val="0"/>
        <w:rPr>
          <w:rFonts w:eastAsia="TimesNewRoman-Identity-H"/>
          <w:color w:val="auto"/>
        </w:rPr>
      </w:pPr>
      <w:bookmarkStart w:id="181" w:name="_Toc505626241"/>
      <w:bookmarkStart w:id="182" w:name="_Toc505664414"/>
      <w:bookmarkStart w:id="183" w:name="_Toc506976663"/>
      <w:bookmarkStart w:id="184" w:name="_Toc506977484"/>
      <w:r>
        <w:rPr>
          <w:rFonts w:eastAsia="TimesNewRoman-Identity-H"/>
          <w:color w:val="auto"/>
        </w:rPr>
        <w:t>Présentation de la méthode utilisée</w:t>
      </w:r>
      <w:bookmarkEnd w:id="181"/>
      <w:bookmarkEnd w:id="182"/>
      <w:bookmarkEnd w:id="183"/>
      <w:bookmarkEnd w:id="184"/>
    </w:p>
    <w:p w14:paraId="16474695" w14:textId="77777777" w:rsidR="00282988" w:rsidRPr="0020252D" w:rsidRDefault="00282988" w:rsidP="00C50D5A">
      <w:pPr>
        <w:pStyle w:val="Titre2"/>
        <w:numPr>
          <w:ilvl w:val="0"/>
          <w:numId w:val="0"/>
        </w:numPr>
        <w:ind w:left="576"/>
        <w:rPr>
          <w:rFonts w:ascii="Times New Roman" w:hAnsi="Times New Roman" w:cs="Times New Roman"/>
          <w:color w:val="auto"/>
          <w:sz w:val="24"/>
          <w:szCs w:val="24"/>
        </w:rPr>
      </w:pPr>
      <w:bookmarkStart w:id="185" w:name="_Toc447405344"/>
      <w:bookmarkStart w:id="186" w:name="_Toc447447483"/>
      <w:bookmarkStart w:id="187" w:name="_Toc505626242"/>
      <w:bookmarkStart w:id="188" w:name="_Toc505664415"/>
      <w:bookmarkStart w:id="189" w:name="_Toc506976664"/>
      <w:bookmarkStart w:id="190" w:name="_Toc506977485"/>
      <w:r w:rsidRPr="0020252D">
        <w:rPr>
          <w:rFonts w:ascii="Times New Roman" w:hAnsi="Times New Roman" w:cs="Times New Roman"/>
          <w:color w:val="auto"/>
          <w:sz w:val="24"/>
          <w:szCs w:val="24"/>
        </w:rPr>
        <w:t>5.1.1. Principes</w:t>
      </w:r>
      <w:bookmarkEnd w:id="185"/>
      <w:bookmarkEnd w:id="186"/>
      <w:bookmarkEnd w:id="187"/>
      <w:bookmarkEnd w:id="188"/>
      <w:bookmarkEnd w:id="189"/>
      <w:bookmarkEnd w:id="190"/>
    </w:p>
    <w:p w14:paraId="476B8231" w14:textId="77777777" w:rsidR="00282988" w:rsidRPr="002D2E56" w:rsidRDefault="00282988" w:rsidP="00282988">
      <w:pPr>
        <w:autoSpaceDE w:val="0"/>
        <w:autoSpaceDN w:val="0"/>
        <w:adjustRightInd w:val="0"/>
        <w:spacing w:after="0" w:line="360" w:lineRule="auto"/>
        <w:jc w:val="both"/>
        <w:rPr>
          <w:rFonts w:ascii="Times New Roman" w:hAnsi="Times New Roman" w:cs="Times New Roman"/>
          <w:sz w:val="24"/>
          <w:szCs w:val="24"/>
        </w:rPr>
      </w:pPr>
      <w:r w:rsidRPr="002D2E56">
        <w:rPr>
          <w:rFonts w:ascii="Times New Roman" w:hAnsi="Times New Roman" w:cs="Times New Roman"/>
          <w:sz w:val="24"/>
          <w:szCs w:val="24"/>
        </w:rPr>
        <w:tab/>
        <w:t>Le processus de développement UP, associé à UML, met en œuvre les principes</w:t>
      </w:r>
    </w:p>
    <w:p w14:paraId="026E7742" w14:textId="77777777" w:rsidR="00282988" w:rsidRPr="002D2E56" w:rsidRDefault="00092963" w:rsidP="0028298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suivants</w:t>
      </w:r>
      <w:r w:rsidR="00282988" w:rsidRPr="002D2E56">
        <w:rPr>
          <w:rFonts w:ascii="Times New Roman" w:hAnsi="Times New Roman" w:cs="Times New Roman"/>
          <w:sz w:val="24"/>
          <w:szCs w:val="24"/>
        </w:rPr>
        <w:t xml:space="preserve"> :</w:t>
      </w:r>
    </w:p>
    <w:p w14:paraId="62E1D034" w14:textId="77777777" w:rsidR="00282988" w:rsidRPr="00282988" w:rsidRDefault="00282988" w:rsidP="00282988">
      <w:pPr>
        <w:pStyle w:val="Paragraphedeliste"/>
        <w:numPr>
          <w:ilvl w:val="1"/>
          <w:numId w:val="58"/>
        </w:numPr>
        <w:autoSpaceDE w:val="0"/>
        <w:autoSpaceDN w:val="0"/>
        <w:adjustRightInd w:val="0"/>
        <w:spacing w:after="0" w:line="360" w:lineRule="auto"/>
        <w:jc w:val="both"/>
        <w:rPr>
          <w:rFonts w:ascii="Times New Roman" w:hAnsi="Times New Roman" w:cs="Times New Roman"/>
          <w:sz w:val="24"/>
          <w:szCs w:val="24"/>
        </w:rPr>
      </w:pPr>
      <w:r w:rsidRPr="00282988">
        <w:rPr>
          <w:rFonts w:ascii="Times New Roman" w:hAnsi="Times New Roman" w:cs="Times New Roman"/>
          <w:sz w:val="24"/>
          <w:szCs w:val="24"/>
        </w:rPr>
        <w:t>processus guidé par les cas d’utilisation,</w:t>
      </w:r>
    </w:p>
    <w:p w14:paraId="0BFD41B3" w14:textId="77777777" w:rsidR="00282988" w:rsidRPr="00282988" w:rsidRDefault="00282988" w:rsidP="00282988">
      <w:pPr>
        <w:pStyle w:val="Paragraphedeliste"/>
        <w:numPr>
          <w:ilvl w:val="1"/>
          <w:numId w:val="58"/>
        </w:numPr>
        <w:autoSpaceDE w:val="0"/>
        <w:autoSpaceDN w:val="0"/>
        <w:adjustRightInd w:val="0"/>
        <w:spacing w:after="0" w:line="360" w:lineRule="auto"/>
        <w:jc w:val="both"/>
        <w:rPr>
          <w:rFonts w:ascii="Times New Roman" w:hAnsi="Times New Roman" w:cs="Times New Roman"/>
          <w:sz w:val="24"/>
          <w:szCs w:val="24"/>
        </w:rPr>
      </w:pPr>
      <w:r w:rsidRPr="00282988">
        <w:rPr>
          <w:rFonts w:ascii="Times New Roman" w:hAnsi="Times New Roman" w:cs="Times New Roman"/>
          <w:sz w:val="24"/>
          <w:szCs w:val="24"/>
        </w:rPr>
        <w:t>processus itératif et incrémental,</w:t>
      </w:r>
    </w:p>
    <w:p w14:paraId="0DCE1C3D" w14:textId="77777777" w:rsidR="00282988" w:rsidRPr="00282988" w:rsidRDefault="00282988" w:rsidP="00282988">
      <w:pPr>
        <w:pStyle w:val="Paragraphedeliste"/>
        <w:numPr>
          <w:ilvl w:val="1"/>
          <w:numId w:val="58"/>
        </w:numPr>
        <w:autoSpaceDE w:val="0"/>
        <w:autoSpaceDN w:val="0"/>
        <w:adjustRightInd w:val="0"/>
        <w:spacing w:after="0" w:line="360" w:lineRule="auto"/>
        <w:jc w:val="both"/>
        <w:rPr>
          <w:rFonts w:ascii="Times New Roman" w:hAnsi="Times New Roman" w:cs="Times New Roman"/>
          <w:sz w:val="24"/>
          <w:szCs w:val="24"/>
        </w:rPr>
      </w:pPr>
      <w:r w:rsidRPr="00282988">
        <w:rPr>
          <w:rFonts w:ascii="Times New Roman" w:hAnsi="Times New Roman" w:cs="Times New Roman"/>
          <w:sz w:val="24"/>
          <w:szCs w:val="24"/>
        </w:rPr>
        <w:t>processus centré sur l’architecture,</w:t>
      </w:r>
    </w:p>
    <w:p w14:paraId="371E0A15" w14:textId="77777777" w:rsidR="00282988" w:rsidRPr="00282988" w:rsidRDefault="00282988" w:rsidP="00282988">
      <w:pPr>
        <w:pStyle w:val="Paragraphedeliste"/>
        <w:numPr>
          <w:ilvl w:val="1"/>
          <w:numId w:val="58"/>
        </w:numPr>
        <w:autoSpaceDE w:val="0"/>
        <w:autoSpaceDN w:val="0"/>
        <w:adjustRightInd w:val="0"/>
        <w:spacing w:after="0" w:line="360" w:lineRule="auto"/>
        <w:jc w:val="both"/>
        <w:rPr>
          <w:rFonts w:ascii="Times New Roman" w:hAnsi="Times New Roman" w:cs="Times New Roman"/>
          <w:sz w:val="24"/>
          <w:szCs w:val="24"/>
        </w:rPr>
      </w:pPr>
      <w:r w:rsidRPr="00282988">
        <w:rPr>
          <w:rFonts w:ascii="Times New Roman" w:hAnsi="Times New Roman" w:cs="Times New Roman"/>
          <w:sz w:val="24"/>
          <w:szCs w:val="24"/>
        </w:rPr>
        <w:t>processus orienté par la réduction des risques.</w:t>
      </w:r>
    </w:p>
    <w:p w14:paraId="16758AC4" w14:textId="77777777" w:rsidR="0020252D" w:rsidRDefault="00282988" w:rsidP="00C50D5A">
      <w:pPr>
        <w:spacing w:line="360" w:lineRule="auto"/>
        <w:jc w:val="both"/>
        <w:rPr>
          <w:rFonts w:ascii="Times New Roman" w:hAnsi="Times New Roman" w:cs="Times New Roman"/>
          <w:sz w:val="24"/>
          <w:szCs w:val="24"/>
        </w:rPr>
      </w:pPr>
      <w:r w:rsidRPr="002D2E56">
        <w:rPr>
          <w:rFonts w:ascii="Times New Roman" w:hAnsi="Times New Roman" w:cs="Times New Roman"/>
          <w:sz w:val="24"/>
          <w:szCs w:val="24"/>
        </w:rPr>
        <w:tab/>
        <w:t>Ces principes sont à la base du processus unifi</w:t>
      </w:r>
      <w:r w:rsidR="00C50D5A">
        <w:rPr>
          <w:rFonts w:ascii="Times New Roman" w:hAnsi="Times New Roman" w:cs="Times New Roman"/>
          <w:sz w:val="24"/>
          <w:szCs w:val="24"/>
        </w:rPr>
        <w:t>é décrit par les auteurs d’UML.</w:t>
      </w:r>
    </w:p>
    <w:p w14:paraId="36595174" w14:textId="77777777" w:rsidR="00282988" w:rsidRPr="00C50D5A" w:rsidRDefault="00282988" w:rsidP="00C50D5A">
      <w:pPr>
        <w:spacing w:line="360" w:lineRule="auto"/>
        <w:jc w:val="both"/>
        <w:rPr>
          <w:rFonts w:ascii="Times New Roman" w:hAnsi="Times New Roman" w:cs="Times New Roman"/>
          <w:sz w:val="24"/>
          <w:szCs w:val="24"/>
        </w:rPr>
      </w:pPr>
      <w:r w:rsidRPr="002D2E56">
        <w:rPr>
          <w:rFonts w:ascii="Times New Roman" w:hAnsi="Times New Roman" w:cs="Times New Roman"/>
          <w:b/>
          <w:sz w:val="24"/>
          <w:szCs w:val="24"/>
        </w:rPr>
        <w:tab/>
      </w:r>
      <w:r w:rsidRPr="002D2E56">
        <w:rPr>
          <w:rFonts w:ascii="Times New Roman" w:hAnsi="Times New Roman" w:cs="Times New Roman"/>
          <w:b/>
          <w:sz w:val="24"/>
          <w:szCs w:val="24"/>
        </w:rPr>
        <w:tab/>
      </w:r>
      <w:bookmarkStart w:id="191" w:name="_Toc447405345"/>
      <w:r w:rsidRPr="002D2E56">
        <w:rPr>
          <w:rFonts w:ascii="Times New Roman" w:hAnsi="Times New Roman" w:cs="Times New Roman"/>
          <w:b/>
          <w:sz w:val="24"/>
          <w:szCs w:val="24"/>
        </w:rPr>
        <w:t xml:space="preserve">5.1.1.1. </w:t>
      </w:r>
      <w:r w:rsidRPr="002D2E56">
        <w:rPr>
          <w:rFonts w:ascii="Times New Roman" w:hAnsi="Times New Roman" w:cs="Times New Roman"/>
          <w:b/>
          <w:bCs/>
          <w:sz w:val="24"/>
          <w:szCs w:val="24"/>
        </w:rPr>
        <w:t>Processus guidé par les cas d’utilisation</w:t>
      </w:r>
      <w:bookmarkEnd w:id="191"/>
    </w:p>
    <w:p w14:paraId="1B969739" w14:textId="77777777" w:rsidR="00282988" w:rsidRPr="002D2E56" w:rsidRDefault="00282988" w:rsidP="00282988">
      <w:pPr>
        <w:autoSpaceDE w:val="0"/>
        <w:autoSpaceDN w:val="0"/>
        <w:adjustRightInd w:val="0"/>
        <w:spacing w:after="0" w:line="360" w:lineRule="auto"/>
        <w:jc w:val="both"/>
        <w:rPr>
          <w:rFonts w:ascii="Times New Roman" w:hAnsi="Times New Roman" w:cs="Times New Roman"/>
          <w:sz w:val="24"/>
          <w:szCs w:val="24"/>
        </w:rPr>
      </w:pPr>
      <w:r w:rsidRPr="002D2E56">
        <w:rPr>
          <w:rFonts w:ascii="Times New Roman" w:hAnsi="Times New Roman" w:cs="Times New Roman"/>
          <w:sz w:val="24"/>
          <w:szCs w:val="24"/>
        </w:rPr>
        <w:tab/>
        <w:t xml:space="preserve">L’orientation forte donnée ici par UP est de montrer que le système à construire se définit d’abord avec les utilisateurs. Les </w:t>
      </w:r>
      <w:r w:rsidRPr="002D2E56">
        <w:rPr>
          <w:rFonts w:ascii="Times New Roman" w:hAnsi="Times New Roman" w:cs="Times New Roman"/>
          <w:bCs/>
          <w:sz w:val="24"/>
          <w:szCs w:val="24"/>
        </w:rPr>
        <w:t xml:space="preserve">cas d’utilisation </w:t>
      </w:r>
      <w:r w:rsidRPr="002D2E56">
        <w:rPr>
          <w:rFonts w:ascii="Times New Roman" w:hAnsi="Times New Roman" w:cs="Times New Roman"/>
          <w:sz w:val="24"/>
          <w:szCs w:val="24"/>
        </w:rPr>
        <w:t>permettent d’exprimer les interactions du système avec les utilisateurs, donc de capturer les besoins. Une seconde orientation est de montrer comment les cas d’utilisation constituent un vecteur structurant pour le développement et les tests du système. Ainsi le développement peut se décomposer par cas d’utilisation et la réception du logiciel sera elle aussi articulée par cas d’utilisation [4].</w:t>
      </w:r>
    </w:p>
    <w:p w14:paraId="7B343581" w14:textId="77777777" w:rsidR="00282988" w:rsidRPr="002D2E56" w:rsidRDefault="00282988" w:rsidP="00282988">
      <w:pPr>
        <w:autoSpaceDE w:val="0"/>
        <w:autoSpaceDN w:val="0"/>
        <w:adjustRightInd w:val="0"/>
        <w:spacing w:after="0" w:line="360" w:lineRule="auto"/>
        <w:jc w:val="both"/>
        <w:rPr>
          <w:rFonts w:ascii="Times New Roman" w:hAnsi="Times New Roman" w:cs="Times New Roman"/>
          <w:sz w:val="24"/>
          <w:szCs w:val="24"/>
        </w:rPr>
      </w:pPr>
    </w:p>
    <w:p w14:paraId="1CF580DD" w14:textId="77777777" w:rsidR="00282988" w:rsidRPr="002D2E56" w:rsidRDefault="00282988" w:rsidP="00282988">
      <w:pPr>
        <w:autoSpaceDE w:val="0"/>
        <w:autoSpaceDN w:val="0"/>
        <w:adjustRightInd w:val="0"/>
        <w:spacing w:after="0" w:line="360" w:lineRule="auto"/>
        <w:jc w:val="both"/>
        <w:outlineLvl w:val="3"/>
        <w:rPr>
          <w:rFonts w:ascii="Times New Roman" w:hAnsi="Times New Roman" w:cs="Times New Roman"/>
          <w:sz w:val="24"/>
          <w:szCs w:val="24"/>
        </w:rPr>
      </w:pPr>
      <w:r w:rsidRPr="002D2E56">
        <w:rPr>
          <w:rFonts w:ascii="Times New Roman" w:hAnsi="Times New Roman" w:cs="Times New Roman"/>
          <w:b/>
          <w:bCs/>
          <w:sz w:val="24"/>
          <w:szCs w:val="24"/>
        </w:rPr>
        <w:t xml:space="preserve">                   </w:t>
      </w:r>
      <w:bookmarkStart w:id="192" w:name="_Toc447405346"/>
      <w:r w:rsidRPr="002D2E56">
        <w:rPr>
          <w:rFonts w:ascii="Times New Roman" w:hAnsi="Times New Roman" w:cs="Times New Roman"/>
          <w:b/>
          <w:bCs/>
          <w:sz w:val="24"/>
          <w:szCs w:val="24"/>
        </w:rPr>
        <w:t>5.1.1.2. Processus itératif et incrémental</w:t>
      </w:r>
      <w:bookmarkEnd w:id="192"/>
    </w:p>
    <w:p w14:paraId="115D6073" w14:textId="77777777" w:rsidR="00282988" w:rsidRDefault="00282988" w:rsidP="00282988">
      <w:pPr>
        <w:autoSpaceDE w:val="0"/>
        <w:autoSpaceDN w:val="0"/>
        <w:adjustRightInd w:val="0"/>
        <w:spacing w:after="0" w:line="360" w:lineRule="auto"/>
        <w:jc w:val="both"/>
        <w:rPr>
          <w:rFonts w:ascii="Times New Roman" w:hAnsi="Times New Roman" w:cs="Times New Roman"/>
          <w:sz w:val="24"/>
          <w:szCs w:val="24"/>
        </w:rPr>
      </w:pPr>
      <w:r w:rsidRPr="002D2E56">
        <w:rPr>
          <w:rFonts w:ascii="Times New Roman" w:hAnsi="Times New Roman" w:cs="Times New Roman"/>
          <w:sz w:val="24"/>
          <w:szCs w:val="24"/>
        </w:rPr>
        <w:tab/>
        <w:t xml:space="preserve">Ce type de démarche étant relativement connu dans l’approche objet, il paraît naturel qu’UP préconise l’utilisation du principe de développement par </w:t>
      </w:r>
      <w:r w:rsidRPr="002D2E56">
        <w:rPr>
          <w:rFonts w:ascii="Times New Roman" w:hAnsi="Times New Roman" w:cs="Times New Roman"/>
          <w:bCs/>
          <w:sz w:val="24"/>
          <w:szCs w:val="24"/>
        </w:rPr>
        <w:t>itérations</w:t>
      </w:r>
      <w:r w:rsidRPr="002D2E56">
        <w:rPr>
          <w:rFonts w:ascii="Times New Roman" w:hAnsi="Times New Roman" w:cs="Times New Roman"/>
          <w:sz w:val="24"/>
          <w:szCs w:val="24"/>
        </w:rPr>
        <w:t xml:space="preserve"> successives. Concrètement, la réalisation de maquette et prototype constitue la réponse pratique à ce principe. Le développement progressif, par </w:t>
      </w:r>
      <w:r w:rsidRPr="002D2E56">
        <w:rPr>
          <w:rFonts w:ascii="Times New Roman" w:hAnsi="Times New Roman" w:cs="Times New Roman"/>
          <w:bCs/>
          <w:sz w:val="24"/>
          <w:szCs w:val="24"/>
        </w:rPr>
        <w:t>incrément</w:t>
      </w:r>
      <w:r w:rsidRPr="002D2E56">
        <w:rPr>
          <w:rFonts w:ascii="Times New Roman" w:hAnsi="Times New Roman" w:cs="Times New Roman"/>
          <w:sz w:val="24"/>
          <w:szCs w:val="24"/>
        </w:rPr>
        <w:t>, est aussi recommandé en s’appuyant sur la décomposition du système en cas d’utilisation.</w:t>
      </w:r>
    </w:p>
    <w:p w14:paraId="4649DE2A" w14:textId="77777777" w:rsidR="00282988" w:rsidRPr="002D2E56" w:rsidRDefault="00282988" w:rsidP="00282988">
      <w:pPr>
        <w:autoSpaceDE w:val="0"/>
        <w:autoSpaceDN w:val="0"/>
        <w:adjustRightInd w:val="0"/>
        <w:spacing w:after="0" w:line="360" w:lineRule="auto"/>
        <w:jc w:val="both"/>
        <w:rPr>
          <w:rFonts w:ascii="Times New Roman" w:hAnsi="Times New Roman" w:cs="Times New Roman"/>
          <w:sz w:val="24"/>
          <w:szCs w:val="24"/>
        </w:rPr>
      </w:pPr>
    </w:p>
    <w:p w14:paraId="1ADCC88D" w14:textId="77777777" w:rsidR="00282988" w:rsidRPr="002D2E56" w:rsidRDefault="00282988" w:rsidP="00282988">
      <w:pPr>
        <w:autoSpaceDE w:val="0"/>
        <w:autoSpaceDN w:val="0"/>
        <w:adjustRightInd w:val="0"/>
        <w:spacing w:after="0" w:line="360" w:lineRule="auto"/>
        <w:jc w:val="both"/>
        <w:rPr>
          <w:rFonts w:ascii="Times New Roman" w:hAnsi="Times New Roman" w:cs="Times New Roman"/>
          <w:sz w:val="24"/>
          <w:szCs w:val="24"/>
        </w:rPr>
      </w:pPr>
      <w:r w:rsidRPr="002D2E56">
        <w:rPr>
          <w:rFonts w:ascii="Times New Roman" w:hAnsi="Times New Roman" w:cs="Times New Roman"/>
          <w:sz w:val="24"/>
          <w:szCs w:val="24"/>
        </w:rPr>
        <w:lastRenderedPageBreak/>
        <w:t>Les avantages du développement itératif se caractérisent comme suit :</w:t>
      </w:r>
    </w:p>
    <w:p w14:paraId="23069427" w14:textId="77777777" w:rsidR="00282988" w:rsidRPr="00282988" w:rsidRDefault="00282988" w:rsidP="00282988">
      <w:pPr>
        <w:pStyle w:val="Paragraphedeliste"/>
        <w:numPr>
          <w:ilvl w:val="1"/>
          <w:numId w:val="59"/>
        </w:numPr>
        <w:autoSpaceDE w:val="0"/>
        <w:autoSpaceDN w:val="0"/>
        <w:adjustRightInd w:val="0"/>
        <w:spacing w:after="0" w:line="360" w:lineRule="auto"/>
        <w:jc w:val="both"/>
        <w:rPr>
          <w:rFonts w:ascii="Times New Roman" w:hAnsi="Times New Roman" w:cs="Times New Roman"/>
          <w:sz w:val="24"/>
          <w:szCs w:val="24"/>
        </w:rPr>
      </w:pPr>
      <w:r w:rsidRPr="00282988">
        <w:rPr>
          <w:rFonts w:ascii="Times New Roman" w:hAnsi="Times New Roman" w:cs="Times New Roman"/>
          <w:sz w:val="24"/>
          <w:szCs w:val="24"/>
        </w:rPr>
        <w:t>les risques sont évalués et traités au fur et à mesure des itérations,</w:t>
      </w:r>
    </w:p>
    <w:p w14:paraId="4E6E6838" w14:textId="77777777" w:rsidR="00282988" w:rsidRPr="00282988" w:rsidRDefault="00282988" w:rsidP="00282988">
      <w:pPr>
        <w:pStyle w:val="Paragraphedeliste"/>
        <w:numPr>
          <w:ilvl w:val="1"/>
          <w:numId w:val="59"/>
        </w:numPr>
        <w:autoSpaceDE w:val="0"/>
        <w:autoSpaceDN w:val="0"/>
        <w:adjustRightInd w:val="0"/>
        <w:spacing w:after="0" w:line="360" w:lineRule="auto"/>
        <w:jc w:val="both"/>
        <w:rPr>
          <w:rFonts w:ascii="Times New Roman" w:hAnsi="Times New Roman" w:cs="Times New Roman"/>
          <w:sz w:val="24"/>
          <w:szCs w:val="24"/>
        </w:rPr>
      </w:pPr>
      <w:r w:rsidRPr="00282988">
        <w:rPr>
          <w:rFonts w:ascii="Times New Roman" w:hAnsi="Times New Roman" w:cs="Times New Roman"/>
          <w:sz w:val="24"/>
          <w:szCs w:val="24"/>
        </w:rPr>
        <w:t>les premières itérations permettent d’avoir un feed-back des utilisateurs,</w:t>
      </w:r>
    </w:p>
    <w:p w14:paraId="7CA11431" w14:textId="77777777" w:rsidR="00282988" w:rsidRPr="00282988" w:rsidRDefault="00282988" w:rsidP="00282988">
      <w:pPr>
        <w:pStyle w:val="Paragraphedeliste"/>
        <w:numPr>
          <w:ilvl w:val="1"/>
          <w:numId w:val="59"/>
        </w:numPr>
        <w:autoSpaceDE w:val="0"/>
        <w:autoSpaceDN w:val="0"/>
        <w:adjustRightInd w:val="0"/>
        <w:spacing w:after="0" w:line="360" w:lineRule="auto"/>
        <w:jc w:val="both"/>
        <w:rPr>
          <w:rFonts w:ascii="Times New Roman" w:hAnsi="Times New Roman" w:cs="Times New Roman"/>
          <w:sz w:val="24"/>
          <w:szCs w:val="24"/>
        </w:rPr>
      </w:pPr>
      <w:r w:rsidRPr="00282988">
        <w:rPr>
          <w:rFonts w:ascii="Times New Roman" w:hAnsi="Times New Roman" w:cs="Times New Roman"/>
          <w:sz w:val="24"/>
          <w:szCs w:val="24"/>
        </w:rPr>
        <w:t>les tests et l’intégration se font de manière continue,</w:t>
      </w:r>
    </w:p>
    <w:p w14:paraId="4A909290" w14:textId="77777777" w:rsidR="00282988" w:rsidRPr="00282988" w:rsidRDefault="00282988" w:rsidP="00282988">
      <w:pPr>
        <w:pStyle w:val="Paragraphedeliste"/>
        <w:numPr>
          <w:ilvl w:val="1"/>
          <w:numId w:val="59"/>
        </w:numPr>
        <w:spacing w:after="0" w:line="360" w:lineRule="auto"/>
        <w:jc w:val="both"/>
        <w:rPr>
          <w:rFonts w:ascii="Times New Roman" w:hAnsi="Times New Roman" w:cs="Times New Roman"/>
          <w:b/>
          <w:sz w:val="24"/>
          <w:szCs w:val="24"/>
        </w:rPr>
      </w:pPr>
      <w:r w:rsidRPr="00282988">
        <w:rPr>
          <w:rFonts w:ascii="Times New Roman" w:hAnsi="Times New Roman" w:cs="Times New Roman"/>
          <w:sz w:val="24"/>
          <w:szCs w:val="24"/>
        </w:rPr>
        <w:t>les avancées sont évaluées au fur et à mesure de l’implémentation.</w:t>
      </w:r>
    </w:p>
    <w:p w14:paraId="27537468" w14:textId="77777777" w:rsidR="00282988" w:rsidRPr="002D2E56" w:rsidRDefault="00282988" w:rsidP="00282988">
      <w:pPr>
        <w:pStyle w:val="Paragraphedeliste"/>
        <w:spacing w:line="360" w:lineRule="auto"/>
        <w:ind w:left="1440"/>
        <w:jc w:val="both"/>
        <w:rPr>
          <w:rFonts w:ascii="Times New Roman" w:hAnsi="Times New Roman" w:cs="Times New Roman"/>
          <w:b/>
        </w:rPr>
      </w:pPr>
    </w:p>
    <w:p w14:paraId="47A5884E" w14:textId="77777777" w:rsidR="00282988" w:rsidRPr="002D2E56" w:rsidRDefault="00282988" w:rsidP="00282988">
      <w:pPr>
        <w:autoSpaceDE w:val="0"/>
        <w:autoSpaceDN w:val="0"/>
        <w:adjustRightInd w:val="0"/>
        <w:spacing w:after="0" w:line="360" w:lineRule="auto"/>
        <w:jc w:val="both"/>
        <w:outlineLvl w:val="3"/>
        <w:rPr>
          <w:rFonts w:ascii="Times New Roman" w:hAnsi="Times New Roman" w:cs="Times New Roman"/>
          <w:sz w:val="24"/>
          <w:szCs w:val="24"/>
        </w:rPr>
      </w:pPr>
      <w:r w:rsidRPr="002D2E56">
        <w:rPr>
          <w:rFonts w:ascii="Times New Roman" w:hAnsi="Times New Roman" w:cs="Times New Roman"/>
          <w:b/>
          <w:bCs/>
          <w:sz w:val="24"/>
          <w:szCs w:val="24"/>
        </w:rPr>
        <w:tab/>
        <w:t xml:space="preserve">     </w:t>
      </w:r>
      <w:r w:rsidR="005718FB">
        <w:rPr>
          <w:rFonts w:ascii="Times New Roman" w:hAnsi="Times New Roman" w:cs="Times New Roman"/>
          <w:b/>
          <w:bCs/>
          <w:sz w:val="24"/>
          <w:szCs w:val="24"/>
        </w:rPr>
        <w:tab/>
      </w:r>
      <w:r w:rsidRPr="002D2E56">
        <w:rPr>
          <w:rFonts w:ascii="Times New Roman" w:hAnsi="Times New Roman" w:cs="Times New Roman"/>
          <w:b/>
          <w:bCs/>
          <w:sz w:val="24"/>
          <w:szCs w:val="24"/>
        </w:rPr>
        <w:t xml:space="preserve">   </w:t>
      </w:r>
      <w:bookmarkStart w:id="193" w:name="_Toc447405347"/>
      <w:r w:rsidRPr="002D2E56">
        <w:rPr>
          <w:rFonts w:ascii="Times New Roman" w:hAnsi="Times New Roman" w:cs="Times New Roman"/>
          <w:b/>
          <w:bCs/>
          <w:sz w:val="24"/>
          <w:szCs w:val="24"/>
        </w:rPr>
        <w:t>5.1.1.3. Processus centré sur l'architecture</w:t>
      </w:r>
      <w:bookmarkEnd w:id="193"/>
    </w:p>
    <w:p w14:paraId="346AFFF6" w14:textId="77777777" w:rsidR="00282988" w:rsidRPr="002D2E56" w:rsidRDefault="00282988" w:rsidP="00282988">
      <w:pPr>
        <w:autoSpaceDE w:val="0"/>
        <w:autoSpaceDN w:val="0"/>
        <w:adjustRightInd w:val="0"/>
        <w:spacing w:after="0" w:line="360" w:lineRule="auto"/>
        <w:jc w:val="both"/>
        <w:rPr>
          <w:rFonts w:ascii="Times New Roman" w:hAnsi="Times New Roman" w:cs="Times New Roman"/>
          <w:sz w:val="24"/>
          <w:szCs w:val="24"/>
        </w:rPr>
      </w:pPr>
      <w:r w:rsidRPr="002D2E56">
        <w:rPr>
          <w:rFonts w:ascii="Times New Roman" w:hAnsi="Times New Roman" w:cs="Times New Roman"/>
          <w:sz w:val="24"/>
          <w:szCs w:val="24"/>
        </w:rPr>
        <w:tab/>
        <w:t xml:space="preserve">Les auteurs d’UP mettent en avant la préoccupation de </w:t>
      </w:r>
      <w:r w:rsidRPr="002D2E56">
        <w:rPr>
          <w:rFonts w:ascii="Times New Roman" w:hAnsi="Times New Roman" w:cs="Times New Roman"/>
          <w:bCs/>
          <w:sz w:val="24"/>
          <w:szCs w:val="24"/>
        </w:rPr>
        <w:t xml:space="preserve">l’architecture du système </w:t>
      </w:r>
      <w:r w:rsidRPr="002D2E56">
        <w:rPr>
          <w:rFonts w:ascii="Times New Roman" w:hAnsi="Times New Roman" w:cs="Times New Roman"/>
          <w:sz w:val="24"/>
          <w:szCs w:val="24"/>
        </w:rPr>
        <w:t>dès le début des travaux d’analyse et de conception. Il est important de définir le plus tôt possible, même à grandes mailles, l’architecture type qui sera retenue pour le développement, l’implémentation et ensuite le déploiement du système. Le vecteur des cas d’utilisation peut aussi être utilisé pour la description de l’architecture.</w:t>
      </w:r>
    </w:p>
    <w:p w14:paraId="07EA623A" w14:textId="77777777" w:rsidR="00282988" w:rsidRPr="002D2E56" w:rsidRDefault="00282988" w:rsidP="00282988">
      <w:pPr>
        <w:autoSpaceDE w:val="0"/>
        <w:autoSpaceDN w:val="0"/>
        <w:adjustRightInd w:val="0"/>
        <w:spacing w:after="0" w:line="360" w:lineRule="auto"/>
        <w:jc w:val="both"/>
        <w:rPr>
          <w:rFonts w:ascii="Times New Roman" w:hAnsi="Times New Roman" w:cs="Times New Roman"/>
          <w:bCs/>
          <w:sz w:val="24"/>
          <w:szCs w:val="24"/>
        </w:rPr>
      </w:pPr>
    </w:p>
    <w:p w14:paraId="45C70716" w14:textId="77777777" w:rsidR="00282988" w:rsidRPr="002D2E56" w:rsidRDefault="00282988" w:rsidP="00282988">
      <w:pPr>
        <w:jc w:val="both"/>
        <w:outlineLvl w:val="3"/>
        <w:rPr>
          <w:rFonts w:ascii="Times New Roman" w:hAnsi="Times New Roman" w:cs="Times New Roman"/>
          <w:b/>
          <w:bCs/>
          <w:sz w:val="24"/>
          <w:szCs w:val="24"/>
        </w:rPr>
      </w:pPr>
      <w:r w:rsidRPr="002D2E56">
        <w:rPr>
          <w:rFonts w:ascii="Times New Roman" w:hAnsi="Times New Roman" w:cs="Times New Roman"/>
          <w:b/>
          <w:bCs/>
          <w:sz w:val="24"/>
          <w:szCs w:val="24"/>
        </w:rPr>
        <w:tab/>
      </w:r>
      <w:bookmarkStart w:id="194" w:name="_Toc447405348"/>
      <w:r w:rsidR="005718FB">
        <w:rPr>
          <w:rFonts w:ascii="Times New Roman" w:hAnsi="Times New Roman" w:cs="Times New Roman"/>
          <w:b/>
          <w:bCs/>
          <w:sz w:val="24"/>
          <w:szCs w:val="24"/>
        </w:rPr>
        <w:tab/>
      </w:r>
      <w:r w:rsidRPr="002D2E56">
        <w:rPr>
          <w:rFonts w:ascii="Times New Roman" w:hAnsi="Times New Roman" w:cs="Times New Roman"/>
          <w:b/>
          <w:bCs/>
          <w:sz w:val="24"/>
          <w:szCs w:val="24"/>
        </w:rPr>
        <w:t>5.1.1.4. Processus orienté par la réduction des risques</w:t>
      </w:r>
      <w:bookmarkEnd w:id="194"/>
    </w:p>
    <w:p w14:paraId="7F67C3C9" w14:textId="77777777" w:rsidR="00282988" w:rsidRPr="002D2E56" w:rsidRDefault="00282988" w:rsidP="00282988">
      <w:pPr>
        <w:autoSpaceDE w:val="0"/>
        <w:autoSpaceDN w:val="0"/>
        <w:adjustRightInd w:val="0"/>
        <w:spacing w:after="0" w:line="360" w:lineRule="auto"/>
        <w:jc w:val="both"/>
        <w:rPr>
          <w:rFonts w:ascii="Times New Roman" w:hAnsi="Times New Roman" w:cs="Times New Roman"/>
          <w:sz w:val="24"/>
          <w:szCs w:val="24"/>
        </w:rPr>
      </w:pPr>
      <w:r w:rsidRPr="002D2E56">
        <w:rPr>
          <w:rFonts w:ascii="Times New Roman" w:hAnsi="Times New Roman" w:cs="Times New Roman"/>
          <w:sz w:val="24"/>
          <w:szCs w:val="24"/>
        </w:rPr>
        <w:tab/>
        <w:t xml:space="preserve">L’analyse des </w:t>
      </w:r>
      <w:r w:rsidRPr="002D2E56">
        <w:rPr>
          <w:rFonts w:ascii="Times New Roman" w:hAnsi="Times New Roman" w:cs="Times New Roman"/>
          <w:bCs/>
          <w:sz w:val="24"/>
          <w:szCs w:val="24"/>
        </w:rPr>
        <w:t xml:space="preserve">risques </w:t>
      </w:r>
      <w:r w:rsidRPr="002D2E56">
        <w:rPr>
          <w:rFonts w:ascii="Times New Roman" w:hAnsi="Times New Roman" w:cs="Times New Roman"/>
          <w:sz w:val="24"/>
          <w:szCs w:val="24"/>
        </w:rPr>
        <w:t>doit être présente à tous les stades de développement d’un système. Il est important de bien évaluer les risques des développements afin d’aider à la bonne prise de décision. Du fait de l’application du processus itératif, UP contribue à la diminution des risques au fur et à mesure du déroulement des itérations successives.</w:t>
      </w:r>
    </w:p>
    <w:p w14:paraId="4ACEEC55" w14:textId="77777777" w:rsidR="00282988" w:rsidRPr="0020252D" w:rsidRDefault="005718FB" w:rsidP="0020252D">
      <w:pPr>
        <w:pStyle w:val="Titre2"/>
        <w:numPr>
          <w:ilvl w:val="0"/>
          <w:numId w:val="0"/>
        </w:numPr>
        <w:ind w:left="576"/>
        <w:rPr>
          <w:rFonts w:ascii="Times New Roman" w:hAnsi="Times New Roman" w:cs="Times New Roman"/>
          <w:bCs w:val="0"/>
          <w:color w:val="auto"/>
          <w:sz w:val="24"/>
          <w:szCs w:val="24"/>
        </w:rPr>
      </w:pPr>
      <w:bookmarkStart w:id="195" w:name="_Toc447405349"/>
      <w:bookmarkStart w:id="196" w:name="_Toc447447484"/>
      <w:bookmarkStart w:id="197" w:name="_Toc505626243"/>
      <w:bookmarkStart w:id="198" w:name="_Toc505664416"/>
      <w:r w:rsidRPr="0020252D">
        <w:rPr>
          <w:rFonts w:ascii="Times New Roman" w:hAnsi="Times New Roman" w:cs="Times New Roman"/>
          <w:color w:val="auto"/>
          <w:sz w:val="24"/>
          <w:szCs w:val="24"/>
        </w:rPr>
        <w:tab/>
      </w:r>
      <w:bookmarkStart w:id="199" w:name="_Toc506976665"/>
      <w:bookmarkStart w:id="200" w:name="_Toc506977486"/>
      <w:r w:rsidR="00282988" w:rsidRPr="0020252D">
        <w:rPr>
          <w:rFonts w:ascii="Times New Roman" w:hAnsi="Times New Roman" w:cs="Times New Roman"/>
          <w:color w:val="auto"/>
          <w:sz w:val="24"/>
          <w:szCs w:val="24"/>
        </w:rPr>
        <w:t xml:space="preserve">5.1.2. </w:t>
      </w:r>
      <w:r w:rsidR="00282988" w:rsidRPr="0020252D">
        <w:rPr>
          <w:rFonts w:ascii="Times New Roman" w:hAnsi="Times New Roman" w:cs="Times New Roman"/>
          <w:bCs w:val="0"/>
          <w:color w:val="auto"/>
          <w:sz w:val="24"/>
          <w:szCs w:val="24"/>
        </w:rPr>
        <w:t>Phases et itérations du processus</w:t>
      </w:r>
      <w:bookmarkEnd w:id="195"/>
      <w:bookmarkEnd w:id="196"/>
      <w:bookmarkEnd w:id="197"/>
      <w:bookmarkEnd w:id="198"/>
      <w:bookmarkEnd w:id="199"/>
      <w:bookmarkEnd w:id="200"/>
    </w:p>
    <w:p w14:paraId="7F4D4B85" w14:textId="77777777" w:rsidR="0020252D" w:rsidRPr="0020252D" w:rsidRDefault="0020252D" w:rsidP="0020252D"/>
    <w:p w14:paraId="53573AEE" w14:textId="77777777" w:rsidR="00282988" w:rsidRPr="002D2E56" w:rsidRDefault="00282988" w:rsidP="00282988">
      <w:pPr>
        <w:autoSpaceDE w:val="0"/>
        <w:autoSpaceDN w:val="0"/>
        <w:adjustRightInd w:val="0"/>
        <w:spacing w:after="0" w:line="360" w:lineRule="auto"/>
        <w:jc w:val="both"/>
        <w:rPr>
          <w:rFonts w:ascii="Times New Roman" w:hAnsi="Times New Roman" w:cs="Times New Roman"/>
          <w:sz w:val="24"/>
          <w:szCs w:val="24"/>
        </w:rPr>
      </w:pPr>
      <w:r w:rsidRPr="002D2E56">
        <w:rPr>
          <w:rFonts w:ascii="Times New Roman" w:hAnsi="Times New Roman" w:cs="Times New Roman"/>
          <w:sz w:val="24"/>
          <w:szCs w:val="24"/>
        </w:rPr>
        <w:tab/>
        <w:t>Le processus unifié, organisé en fonction du temps, est divisé en quatre phases successives.</w:t>
      </w:r>
    </w:p>
    <w:p w14:paraId="547CA1FD" w14:textId="77777777" w:rsidR="00282988" w:rsidRPr="002D2E56" w:rsidRDefault="00282988" w:rsidP="00282988">
      <w:pPr>
        <w:pStyle w:val="Paragraphedeliste"/>
        <w:numPr>
          <w:ilvl w:val="1"/>
          <w:numId w:val="57"/>
        </w:numPr>
        <w:autoSpaceDE w:val="0"/>
        <w:autoSpaceDN w:val="0"/>
        <w:adjustRightInd w:val="0"/>
        <w:spacing w:after="0" w:line="360" w:lineRule="auto"/>
        <w:jc w:val="both"/>
        <w:rPr>
          <w:rFonts w:ascii="Times New Roman" w:hAnsi="Times New Roman" w:cs="Times New Roman"/>
        </w:rPr>
      </w:pPr>
      <w:r w:rsidRPr="002D2E56">
        <w:rPr>
          <w:rFonts w:ascii="Times New Roman" w:hAnsi="Times New Roman" w:cs="Times New Roman"/>
        </w:rPr>
        <w:t>Inception (Lancement).</w:t>
      </w:r>
    </w:p>
    <w:p w14:paraId="4C5F4578" w14:textId="77777777" w:rsidR="00282988" w:rsidRPr="002D2E56" w:rsidRDefault="00282988" w:rsidP="00282988">
      <w:pPr>
        <w:pStyle w:val="Paragraphedeliste"/>
        <w:numPr>
          <w:ilvl w:val="1"/>
          <w:numId w:val="57"/>
        </w:numPr>
        <w:autoSpaceDE w:val="0"/>
        <w:autoSpaceDN w:val="0"/>
        <w:adjustRightInd w:val="0"/>
        <w:spacing w:after="0" w:line="360" w:lineRule="auto"/>
        <w:jc w:val="both"/>
        <w:rPr>
          <w:rFonts w:ascii="Times New Roman" w:hAnsi="Times New Roman" w:cs="Times New Roman"/>
        </w:rPr>
      </w:pPr>
      <w:r w:rsidRPr="002D2E56">
        <w:rPr>
          <w:rFonts w:ascii="Times New Roman" w:hAnsi="Times New Roman" w:cs="Times New Roman"/>
        </w:rPr>
        <w:t>Élaboration.</w:t>
      </w:r>
    </w:p>
    <w:p w14:paraId="7DF8EF45" w14:textId="77777777" w:rsidR="00282988" w:rsidRPr="002D2E56" w:rsidRDefault="00282988" w:rsidP="00282988">
      <w:pPr>
        <w:pStyle w:val="Paragraphedeliste"/>
        <w:numPr>
          <w:ilvl w:val="1"/>
          <w:numId w:val="57"/>
        </w:numPr>
        <w:autoSpaceDE w:val="0"/>
        <w:autoSpaceDN w:val="0"/>
        <w:adjustRightInd w:val="0"/>
        <w:spacing w:after="0" w:line="360" w:lineRule="auto"/>
        <w:jc w:val="both"/>
        <w:rPr>
          <w:rFonts w:ascii="Times New Roman" w:hAnsi="Times New Roman" w:cs="Times New Roman"/>
        </w:rPr>
      </w:pPr>
      <w:r w:rsidRPr="002D2E56">
        <w:rPr>
          <w:rFonts w:ascii="Times New Roman" w:hAnsi="Times New Roman" w:cs="Times New Roman"/>
        </w:rPr>
        <w:t>Construction.</w:t>
      </w:r>
    </w:p>
    <w:p w14:paraId="520032BC" w14:textId="77777777" w:rsidR="00282988" w:rsidRPr="002D2E56" w:rsidRDefault="00282988" w:rsidP="00282988">
      <w:pPr>
        <w:pStyle w:val="Paragraphedeliste"/>
        <w:numPr>
          <w:ilvl w:val="1"/>
          <w:numId w:val="57"/>
        </w:numPr>
        <w:spacing w:after="0" w:line="360" w:lineRule="auto"/>
        <w:ind w:left="1434" w:hanging="357"/>
        <w:jc w:val="both"/>
        <w:rPr>
          <w:rFonts w:ascii="Times New Roman" w:hAnsi="Times New Roman" w:cs="Times New Roman"/>
        </w:rPr>
      </w:pPr>
      <w:r w:rsidRPr="002D2E56">
        <w:rPr>
          <w:rFonts w:ascii="Times New Roman" w:hAnsi="Times New Roman" w:cs="Times New Roman"/>
        </w:rPr>
        <w:t>Transition.</w:t>
      </w:r>
    </w:p>
    <w:p w14:paraId="6CA73C1F" w14:textId="77777777" w:rsidR="00282988" w:rsidRPr="002D2E56" w:rsidRDefault="00282988" w:rsidP="00282988">
      <w:pPr>
        <w:spacing w:line="360" w:lineRule="auto"/>
        <w:jc w:val="both"/>
        <w:rPr>
          <w:rFonts w:ascii="Times New Roman" w:hAnsi="Times New Roman" w:cs="Times New Roman"/>
          <w:b/>
          <w:sz w:val="24"/>
          <w:szCs w:val="24"/>
        </w:rPr>
      </w:pPr>
    </w:p>
    <w:p w14:paraId="66BA6BB1" w14:textId="77777777" w:rsidR="00282988" w:rsidRPr="002D2E56" w:rsidRDefault="00282988" w:rsidP="00282988">
      <w:pPr>
        <w:spacing w:line="360" w:lineRule="auto"/>
        <w:jc w:val="both"/>
        <w:rPr>
          <w:rFonts w:ascii="Times New Roman" w:hAnsi="Times New Roman" w:cs="Times New Roman"/>
          <w:b/>
          <w:sz w:val="24"/>
          <w:szCs w:val="24"/>
        </w:rPr>
      </w:pPr>
      <w:r w:rsidRPr="002D2E56">
        <w:rPr>
          <w:rFonts w:ascii="Times New Roman" w:hAnsi="Times New Roman" w:cs="Times New Roman"/>
          <w:b/>
          <w:noProof/>
          <w:sz w:val="24"/>
          <w:szCs w:val="24"/>
          <w:lang w:eastAsia="fr-FR"/>
        </w:rPr>
        <w:lastRenderedPageBreak/>
        <w:drawing>
          <wp:inline distT="0" distB="0" distL="0" distR="0" wp14:anchorId="1F29569A" wp14:editId="0FEC1B87">
            <wp:extent cx="5372100" cy="2914650"/>
            <wp:effectExtent l="19050" t="0" r="0" b="0"/>
            <wp:docPr id="4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370324" cy="2913686"/>
                    </a:xfrm>
                    <a:prstGeom prst="rect">
                      <a:avLst/>
                    </a:prstGeom>
                    <a:noFill/>
                    <a:ln w="9525">
                      <a:noFill/>
                      <a:miter lim="800000"/>
                      <a:headEnd/>
                      <a:tailEnd/>
                    </a:ln>
                  </pic:spPr>
                </pic:pic>
              </a:graphicData>
            </a:graphic>
          </wp:inline>
        </w:drawing>
      </w:r>
    </w:p>
    <w:p w14:paraId="18C25E03" w14:textId="77777777" w:rsidR="00282988" w:rsidRPr="003A0376" w:rsidRDefault="00054184" w:rsidP="003A0376">
      <w:pPr>
        <w:pStyle w:val="Lgende"/>
        <w:jc w:val="center"/>
        <w:rPr>
          <w:i/>
          <w:color w:val="auto"/>
          <w:sz w:val="24"/>
          <w:szCs w:val="24"/>
        </w:rPr>
      </w:pPr>
      <w:bookmarkStart w:id="201" w:name="_Toc506977581"/>
      <w:r w:rsidRPr="003A0376">
        <w:rPr>
          <w:i/>
          <w:color w:val="auto"/>
          <w:sz w:val="24"/>
          <w:szCs w:val="24"/>
        </w:rPr>
        <w:t xml:space="preserve">Figure </w:t>
      </w:r>
      <w:r w:rsidRPr="003A0376">
        <w:rPr>
          <w:i/>
          <w:color w:val="auto"/>
          <w:sz w:val="24"/>
          <w:szCs w:val="24"/>
        </w:rPr>
        <w:fldChar w:fldCharType="begin"/>
      </w:r>
      <w:r w:rsidRPr="003A0376">
        <w:rPr>
          <w:i/>
          <w:color w:val="auto"/>
          <w:sz w:val="24"/>
          <w:szCs w:val="24"/>
        </w:rPr>
        <w:instrText xml:space="preserve"> SEQ Figure \* ARABIC </w:instrText>
      </w:r>
      <w:r w:rsidRPr="003A0376">
        <w:rPr>
          <w:i/>
          <w:color w:val="auto"/>
          <w:sz w:val="24"/>
          <w:szCs w:val="24"/>
        </w:rPr>
        <w:fldChar w:fldCharType="separate"/>
      </w:r>
      <w:r w:rsidR="00B96CF5">
        <w:rPr>
          <w:i/>
          <w:noProof/>
          <w:color w:val="auto"/>
          <w:sz w:val="24"/>
          <w:szCs w:val="24"/>
        </w:rPr>
        <w:t>3</w:t>
      </w:r>
      <w:r w:rsidRPr="003A0376">
        <w:rPr>
          <w:i/>
          <w:color w:val="auto"/>
          <w:sz w:val="24"/>
          <w:szCs w:val="24"/>
        </w:rPr>
        <w:fldChar w:fldCharType="end"/>
      </w:r>
      <w:r w:rsidR="00A55F57" w:rsidRPr="003A0376">
        <w:rPr>
          <w:i/>
          <w:color w:val="auto"/>
          <w:sz w:val="24"/>
          <w:szCs w:val="24"/>
        </w:rPr>
        <w:t xml:space="preserve">: </w:t>
      </w:r>
      <w:r w:rsidRPr="003A0376">
        <w:rPr>
          <w:i/>
          <w:color w:val="auto"/>
          <w:sz w:val="24"/>
          <w:szCs w:val="24"/>
        </w:rPr>
        <w:t>Phase du Processus Unifié</w:t>
      </w:r>
      <w:bookmarkEnd w:id="201"/>
    </w:p>
    <w:p w14:paraId="739D6477" w14:textId="77777777" w:rsidR="00282988" w:rsidRPr="002D2E56" w:rsidRDefault="00282988" w:rsidP="00282988">
      <w:pPr>
        <w:autoSpaceDE w:val="0"/>
        <w:autoSpaceDN w:val="0"/>
        <w:adjustRightInd w:val="0"/>
        <w:spacing w:after="0" w:line="360" w:lineRule="auto"/>
        <w:jc w:val="both"/>
        <w:outlineLvl w:val="3"/>
        <w:rPr>
          <w:rFonts w:ascii="Times New Roman" w:hAnsi="Times New Roman" w:cs="Times New Roman"/>
          <w:b/>
          <w:iCs/>
          <w:sz w:val="24"/>
          <w:szCs w:val="24"/>
        </w:rPr>
      </w:pPr>
      <w:r w:rsidRPr="002D2E56">
        <w:rPr>
          <w:rFonts w:ascii="Times New Roman" w:hAnsi="Times New Roman" w:cs="Times New Roman"/>
          <w:b/>
          <w:iCs/>
          <w:sz w:val="24"/>
          <w:szCs w:val="24"/>
        </w:rPr>
        <w:tab/>
      </w:r>
      <w:bookmarkStart w:id="202" w:name="_Toc447405350"/>
      <w:r w:rsidR="005718FB">
        <w:rPr>
          <w:rFonts w:ascii="Times New Roman" w:hAnsi="Times New Roman" w:cs="Times New Roman"/>
          <w:b/>
          <w:iCs/>
          <w:sz w:val="24"/>
          <w:szCs w:val="24"/>
        </w:rPr>
        <w:tab/>
      </w:r>
      <w:r w:rsidRPr="002D2E56">
        <w:rPr>
          <w:rFonts w:ascii="Times New Roman" w:hAnsi="Times New Roman" w:cs="Times New Roman"/>
          <w:b/>
          <w:iCs/>
          <w:sz w:val="24"/>
          <w:szCs w:val="24"/>
        </w:rPr>
        <w:t>5.1.2.1. Inception (Lancement)</w:t>
      </w:r>
      <w:bookmarkEnd w:id="202"/>
    </w:p>
    <w:p w14:paraId="78241F17" w14:textId="77777777" w:rsidR="00282988" w:rsidRPr="002D2E56" w:rsidRDefault="00282988" w:rsidP="00282988">
      <w:pPr>
        <w:autoSpaceDE w:val="0"/>
        <w:autoSpaceDN w:val="0"/>
        <w:adjustRightInd w:val="0"/>
        <w:spacing w:after="0" w:line="360" w:lineRule="auto"/>
        <w:jc w:val="both"/>
        <w:rPr>
          <w:rFonts w:ascii="Times New Roman" w:hAnsi="Times New Roman" w:cs="Times New Roman"/>
          <w:sz w:val="24"/>
          <w:szCs w:val="24"/>
        </w:rPr>
      </w:pPr>
      <w:r w:rsidRPr="002D2E56">
        <w:rPr>
          <w:rFonts w:ascii="Times New Roman" w:hAnsi="Times New Roman" w:cs="Times New Roman"/>
          <w:sz w:val="24"/>
          <w:szCs w:val="24"/>
        </w:rPr>
        <w:tab/>
        <w:t xml:space="preserve">Cette phase correspond à </w:t>
      </w:r>
      <w:r w:rsidRPr="002D2E56">
        <w:rPr>
          <w:rFonts w:ascii="Times New Roman" w:hAnsi="Times New Roman" w:cs="Times New Roman"/>
          <w:bCs/>
          <w:sz w:val="24"/>
          <w:szCs w:val="24"/>
        </w:rPr>
        <w:t xml:space="preserve">l’initialisation du projet </w:t>
      </w:r>
      <w:r w:rsidRPr="002D2E56">
        <w:rPr>
          <w:rFonts w:ascii="Times New Roman" w:hAnsi="Times New Roman" w:cs="Times New Roman"/>
          <w:sz w:val="24"/>
          <w:szCs w:val="24"/>
        </w:rPr>
        <w:t>où l’on mène une étude d’opportunité et de faisabilité du système à construire. Une évaluation des risques est aussi réalisée dès cette phase. En outre, une identification des principaux cas d’utilisation accompagnée d’une description générale est modélisée dans un diagramme de cas d’utilisation afin de définir le périmètre du projet. Il est possible, à ce stade, de faire réaliser des maquettes sur un sous-ensemble des cas d’utilisation identifiés. Ce n’est qu’à l’issue de cette première phase que l’on peut considérer l</w:t>
      </w:r>
      <w:r>
        <w:rPr>
          <w:rFonts w:ascii="Times New Roman" w:hAnsi="Times New Roman" w:cs="Times New Roman"/>
          <w:sz w:val="24"/>
          <w:szCs w:val="24"/>
        </w:rPr>
        <w:t>e projet véritablement lancé.</w:t>
      </w:r>
    </w:p>
    <w:p w14:paraId="1CC9AAEC" w14:textId="77777777" w:rsidR="00282988" w:rsidRPr="002D2E56" w:rsidRDefault="00282988" w:rsidP="00282988">
      <w:pPr>
        <w:autoSpaceDE w:val="0"/>
        <w:autoSpaceDN w:val="0"/>
        <w:adjustRightInd w:val="0"/>
        <w:spacing w:after="0" w:line="360" w:lineRule="auto"/>
        <w:jc w:val="both"/>
        <w:rPr>
          <w:rFonts w:ascii="Times New Roman" w:hAnsi="Times New Roman" w:cs="Times New Roman"/>
          <w:b/>
          <w:sz w:val="24"/>
          <w:szCs w:val="24"/>
        </w:rPr>
      </w:pPr>
    </w:p>
    <w:p w14:paraId="7FAED30F" w14:textId="77777777" w:rsidR="00282988" w:rsidRPr="002D2E56" w:rsidRDefault="00282988" w:rsidP="00282988">
      <w:pPr>
        <w:autoSpaceDE w:val="0"/>
        <w:autoSpaceDN w:val="0"/>
        <w:adjustRightInd w:val="0"/>
        <w:spacing w:after="0" w:line="360" w:lineRule="auto"/>
        <w:outlineLvl w:val="3"/>
        <w:rPr>
          <w:rFonts w:ascii="Times New Roman" w:hAnsi="Times New Roman" w:cs="Times New Roman"/>
          <w:i/>
          <w:iCs/>
          <w:sz w:val="24"/>
          <w:szCs w:val="24"/>
        </w:rPr>
      </w:pPr>
      <w:r w:rsidRPr="002D2E56">
        <w:rPr>
          <w:rFonts w:ascii="Times New Roman" w:hAnsi="Times New Roman" w:cs="Times New Roman"/>
          <w:b/>
          <w:iCs/>
          <w:sz w:val="24"/>
          <w:szCs w:val="24"/>
        </w:rPr>
        <w:tab/>
      </w:r>
      <w:bookmarkStart w:id="203" w:name="_Toc447405351"/>
      <w:r w:rsidR="005718FB">
        <w:rPr>
          <w:rFonts w:ascii="Times New Roman" w:hAnsi="Times New Roman" w:cs="Times New Roman"/>
          <w:b/>
          <w:iCs/>
          <w:sz w:val="24"/>
          <w:szCs w:val="24"/>
        </w:rPr>
        <w:tab/>
      </w:r>
      <w:r w:rsidRPr="002D2E56">
        <w:rPr>
          <w:rFonts w:ascii="Times New Roman" w:hAnsi="Times New Roman" w:cs="Times New Roman"/>
          <w:b/>
          <w:iCs/>
          <w:sz w:val="24"/>
          <w:szCs w:val="24"/>
        </w:rPr>
        <w:t>5.1.2.2. Élaboration</w:t>
      </w:r>
      <w:bookmarkEnd w:id="203"/>
    </w:p>
    <w:p w14:paraId="70E3D08C" w14:textId="77777777" w:rsidR="00282988" w:rsidRPr="002D2E56" w:rsidRDefault="00282988" w:rsidP="00282988">
      <w:pPr>
        <w:autoSpaceDE w:val="0"/>
        <w:autoSpaceDN w:val="0"/>
        <w:adjustRightInd w:val="0"/>
        <w:spacing w:after="0" w:line="360" w:lineRule="auto"/>
        <w:jc w:val="both"/>
        <w:rPr>
          <w:rFonts w:ascii="Times New Roman" w:hAnsi="Times New Roman" w:cs="Times New Roman"/>
          <w:sz w:val="24"/>
          <w:szCs w:val="24"/>
        </w:rPr>
      </w:pPr>
      <w:r w:rsidRPr="002D2E56">
        <w:rPr>
          <w:rFonts w:ascii="Times New Roman" w:hAnsi="Times New Roman" w:cs="Times New Roman"/>
          <w:sz w:val="24"/>
          <w:szCs w:val="24"/>
        </w:rPr>
        <w:tab/>
        <w:t xml:space="preserve">Cette phase reprend les résultats de la phase d’inception et élargit l’appréciation de la </w:t>
      </w:r>
      <w:r w:rsidRPr="002D2E56">
        <w:rPr>
          <w:rFonts w:ascii="Times New Roman" w:hAnsi="Times New Roman" w:cs="Times New Roman"/>
          <w:bCs/>
          <w:sz w:val="24"/>
          <w:szCs w:val="24"/>
        </w:rPr>
        <w:t xml:space="preserve">faisabilité </w:t>
      </w:r>
      <w:r w:rsidRPr="002D2E56">
        <w:rPr>
          <w:rFonts w:ascii="Times New Roman" w:hAnsi="Times New Roman" w:cs="Times New Roman"/>
          <w:sz w:val="24"/>
          <w:szCs w:val="24"/>
        </w:rPr>
        <w:t xml:space="preserve">sur la quasi-totalité des cas d’utilisation. Ces cas d’utilisation se retrouvent dans le diagramme des cas d’utilisation qui est ainsi complété. Cette phase a aussi pour but d’analyser le domaine technique du système à développer afin d’aboutir à une architecture stable. Ainsi, toutes les exigences non recensées dans les cas d’utilisation, comme par exemple les exigences de performances du système, seront prises en compte dans la conception et l’élaboration de l’architecture. L’évaluation des risques et l’étude de la rentabilité du projet sont aussi précisées. Un </w:t>
      </w:r>
      <w:r w:rsidRPr="002D2E56">
        <w:rPr>
          <w:rFonts w:ascii="Times New Roman" w:hAnsi="Times New Roman" w:cs="Times New Roman"/>
          <w:bCs/>
          <w:sz w:val="24"/>
          <w:szCs w:val="24"/>
        </w:rPr>
        <w:t xml:space="preserve">planning </w:t>
      </w:r>
      <w:r w:rsidRPr="002D2E56">
        <w:rPr>
          <w:rFonts w:ascii="Times New Roman" w:hAnsi="Times New Roman" w:cs="Times New Roman"/>
          <w:sz w:val="24"/>
          <w:szCs w:val="24"/>
        </w:rPr>
        <w:t>est réalisé pour les phases suivantes du projet en indiquant le nombre d’itérations à réaliser pour les phases de construction.</w:t>
      </w:r>
    </w:p>
    <w:p w14:paraId="6EC46C7D" w14:textId="77777777" w:rsidR="00282988" w:rsidRDefault="00282988" w:rsidP="00282988">
      <w:pPr>
        <w:autoSpaceDE w:val="0"/>
        <w:autoSpaceDN w:val="0"/>
        <w:adjustRightInd w:val="0"/>
        <w:spacing w:after="0" w:line="360" w:lineRule="auto"/>
        <w:jc w:val="both"/>
        <w:rPr>
          <w:rFonts w:ascii="Times New Roman" w:hAnsi="Times New Roman" w:cs="Times New Roman"/>
          <w:sz w:val="24"/>
          <w:szCs w:val="24"/>
        </w:rPr>
      </w:pPr>
    </w:p>
    <w:p w14:paraId="0082EB54" w14:textId="77777777" w:rsidR="005718FB" w:rsidRPr="002D2E56" w:rsidRDefault="005718FB" w:rsidP="00282988">
      <w:pPr>
        <w:autoSpaceDE w:val="0"/>
        <w:autoSpaceDN w:val="0"/>
        <w:adjustRightInd w:val="0"/>
        <w:spacing w:after="0" w:line="360" w:lineRule="auto"/>
        <w:jc w:val="both"/>
        <w:rPr>
          <w:rFonts w:ascii="Times New Roman" w:hAnsi="Times New Roman" w:cs="Times New Roman"/>
          <w:sz w:val="24"/>
          <w:szCs w:val="24"/>
        </w:rPr>
      </w:pPr>
    </w:p>
    <w:p w14:paraId="398AA8FE" w14:textId="77777777" w:rsidR="00282988" w:rsidRPr="002D2E56" w:rsidRDefault="00282988" w:rsidP="00282988">
      <w:pPr>
        <w:autoSpaceDE w:val="0"/>
        <w:autoSpaceDN w:val="0"/>
        <w:adjustRightInd w:val="0"/>
        <w:spacing w:after="0" w:line="360" w:lineRule="auto"/>
        <w:outlineLvl w:val="3"/>
        <w:rPr>
          <w:rFonts w:ascii="Times New Roman" w:hAnsi="Times New Roman" w:cs="Times New Roman"/>
          <w:b/>
          <w:iCs/>
          <w:sz w:val="24"/>
          <w:szCs w:val="24"/>
        </w:rPr>
      </w:pPr>
      <w:r w:rsidRPr="002D2E56">
        <w:rPr>
          <w:rFonts w:ascii="Times New Roman" w:hAnsi="Times New Roman" w:cs="Times New Roman"/>
          <w:b/>
          <w:iCs/>
          <w:sz w:val="24"/>
          <w:szCs w:val="24"/>
        </w:rPr>
        <w:lastRenderedPageBreak/>
        <w:tab/>
      </w:r>
      <w:bookmarkStart w:id="204" w:name="_Toc447405352"/>
      <w:r w:rsidR="005718FB">
        <w:rPr>
          <w:rFonts w:ascii="Times New Roman" w:hAnsi="Times New Roman" w:cs="Times New Roman"/>
          <w:b/>
          <w:iCs/>
          <w:sz w:val="24"/>
          <w:szCs w:val="24"/>
        </w:rPr>
        <w:tab/>
      </w:r>
      <w:r w:rsidRPr="002D2E56">
        <w:rPr>
          <w:rFonts w:ascii="Times New Roman" w:hAnsi="Times New Roman" w:cs="Times New Roman"/>
          <w:b/>
          <w:iCs/>
          <w:sz w:val="24"/>
          <w:szCs w:val="24"/>
        </w:rPr>
        <w:t>5.1.2.3. Construction</w:t>
      </w:r>
      <w:bookmarkEnd w:id="204"/>
    </w:p>
    <w:p w14:paraId="1781E9F3" w14:textId="77777777" w:rsidR="00282988" w:rsidRPr="002D2E56" w:rsidRDefault="00282988" w:rsidP="00282988">
      <w:pPr>
        <w:autoSpaceDE w:val="0"/>
        <w:autoSpaceDN w:val="0"/>
        <w:adjustRightInd w:val="0"/>
        <w:spacing w:after="0" w:line="360" w:lineRule="auto"/>
        <w:jc w:val="both"/>
        <w:rPr>
          <w:rFonts w:ascii="Times New Roman" w:hAnsi="Times New Roman" w:cs="Times New Roman"/>
          <w:sz w:val="24"/>
          <w:szCs w:val="24"/>
        </w:rPr>
      </w:pPr>
      <w:r w:rsidRPr="002D2E56">
        <w:rPr>
          <w:rFonts w:ascii="Times New Roman" w:hAnsi="Times New Roman" w:cs="Times New Roman"/>
          <w:sz w:val="24"/>
          <w:szCs w:val="24"/>
        </w:rPr>
        <w:tab/>
        <w:t xml:space="preserve">Cette phase correspond à la </w:t>
      </w:r>
      <w:r w:rsidRPr="002D2E56">
        <w:rPr>
          <w:rFonts w:ascii="Times New Roman" w:hAnsi="Times New Roman" w:cs="Times New Roman"/>
          <w:bCs/>
          <w:sz w:val="24"/>
          <w:szCs w:val="24"/>
        </w:rPr>
        <w:t xml:space="preserve">production </w:t>
      </w:r>
      <w:r w:rsidRPr="002D2E56">
        <w:rPr>
          <w:rFonts w:ascii="Times New Roman" w:hAnsi="Times New Roman" w:cs="Times New Roman"/>
          <w:sz w:val="24"/>
          <w:szCs w:val="24"/>
        </w:rPr>
        <w:t>d’une première version du produit. Elle est donc fortement centrée sur les activités de conception, d’implémentation et de test. En effet, les composants et fonctionnalités non implémentés dans la phase précédente le sont ici. Au cours de cette phase, la gestion et le contrôle des ressources ainsi que l’optimisation des coûts représentent les activités essentielles pour aboutir à la réalisation du produit. En parallèle est rédigé le manuel utilisateur de l’application.</w:t>
      </w:r>
    </w:p>
    <w:p w14:paraId="6DF8CDC4" w14:textId="77777777" w:rsidR="00282988" w:rsidRPr="002D2E56" w:rsidRDefault="00282988" w:rsidP="00282988">
      <w:pPr>
        <w:autoSpaceDE w:val="0"/>
        <w:autoSpaceDN w:val="0"/>
        <w:adjustRightInd w:val="0"/>
        <w:spacing w:after="0" w:line="360" w:lineRule="auto"/>
        <w:jc w:val="both"/>
        <w:rPr>
          <w:rFonts w:ascii="Times New Roman" w:hAnsi="Times New Roman" w:cs="Times New Roman"/>
          <w:sz w:val="24"/>
          <w:szCs w:val="24"/>
        </w:rPr>
      </w:pPr>
    </w:p>
    <w:p w14:paraId="7CFAC4C5" w14:textId="77777777" w:rsidR="00282988" w:rsidRPr="002D2E56" w:rsidRDefault="00282988" w:rsidP="00282988">
      <w:pPr>
        <w:autoSpaceDE w:val="0"/>
        <w:autoSpaceDN w:val="0"/>
        <w:adjustRightInd w:val="0"/>
        <w:spacing w:after="0" w:line="360" w:lineRule="auto"/>
        <w:outlineLvl w:val="3"/>
        <w:rPr>
          <w:rFonts w:ascii="Times New Roman" w:hAnsi="Times New Roman" w:cs="Times New Roman"/>
          <w:b/>
          <w:iCs/>
          <w:sz w:val="24"/>
          <w:szCs w:val="24"/>
        </w:rPr>
      </w:pPr>
      <w:r w:rsidRPr="002D2E56">
        <w:rPr>
          <w:rFonts w:ascii="Times New Roman" w:hAnsi="Times New Roman" w:cs="Times New Roman"/>
          <w:b/>
          <w:iCs/>
          <w:sz w:val="24"/>
          <w:szCs w:val="24"/>
        </w:rPr>
        <w:tab/>
      </w:r>
      <w:bookmarkStart w:id="205" w:name="_Toc447405353"/>
      <w:r w:rsidR="005718FB">
        <w:rPr>
          <w:rFonts w:ascii="Times New Roman" w:hAnsi="Times New Roman" w:cs="Times New Roman"/>
          <w:b/>
          <w:iCs/>
          <w:sz w:val="24"/>
          <w:szCs w:val="24"/>
        </w:rPr>
        <w:t xml:space="preserve">        </w:t>
      </w:r>
      <w:r w:rsidRPr="002D2E56">
        <w:rPr>
          <w:rFonts w:ascii="Times New Roman" w:hAnsi="Times New Roman" w:cs="Times New Roman"/>
          <w:b/>
          <w:iCs/>
          <w:sz w:val="24"/>
          <w:szCs w:val="24"/>
        </w:rPr>
        <w:t>5.1.2.4. Transition</w:t>
      </w:r>
      <w:bookmarkEnd w:id="205"/>
    </w:p>
    <w:p w14:paraId="3B5BC169" w14:textId="77777777" w:rsidR="00282988" w:rsidRPr="002D2E56" w:rsidRDefault="00282988" w:rsidP="00282988">
      <w:pPr>
        <w:autoSpaceDE w:val="0"/>
        <w:autoSpaceDN w:val="0"/>
        <w:adjustRightInd w:val="0"/>
        <w:spacing w:after="0" w:line="360" w:lineRule="auto"/>
        <w:jc w:val="both"/>
        <w:rPr>
          <w:rFonts w:ascii="Times New Roman" w:hAnsi="Times New Roman" w:cs="Times New Roman"/>
          <w:sz w:val="24"/>
          <w:szCs w:val="24"/>
        </w:rPr>
      </w:pPr>
      <w:r w:rsidRPr="002D2E56">
        <w:rPr>
          <w:rFonts w:ascii="Times New Roman" w:hAnsi="Times New Roman" w:cs="Times New Roman"/>
          <w:sz w:val="24"/>
          <w:szCs w:val="24"/>
        </w:rPr>
        <w:tab/>
        <w:t xml:space="preserve">Après les opérations de test menées dans la phase précédente, il s’agit dans cette phase de </w:t>
      </w:r>
      <w:r w:rsidRPr="002D2E56">
        <w:rPr>
          <w:rFonts w:ascii="Times New Roman" w:hAnsi="Times New Roman" w:cs="Times New Roman"/>
          <w:bCs/>
          <w:sz w:val="24"/>
          <w:szCs w:val="24"/>
        </w:rPr>
        <w:t xml:space="preserve">livrer le produit </w:t>
      </w:r>
      <w:r w:rsidRPr="002D2E56">
        <w:rPr>
          <w:rFonts w:ascii="Times New Roman" w:hAnsi="Times New Roman" w:cs="Times New Roman"/>
          <w:sz w:val="24"/>
          <w:szCs w:val="24"/>
        </w:rPr>
        <w:t>pour une exploitation réelle. C’est ainsi que toutes les actions liées au déploiement sont traitées dans cette phase. De plus, des « bêta tests » sont effectués pour valider le nouveau système auprès des utilisateurs.</w:t>
      </w:r>
    </w:p>
    <w:p w14:paraId="4A17BF1F" w14:textId="77777777" w:rsidR="00282988" w:rsidRPr="002D2E56" w:rsidRDefault="00282988" w:rsidP="00282988">
      <w:pPr>
        <w:autoSpaceDE w:val="0"/>
        <w:autoSpaceDN w:val="0"/>
        <w:adjustRightInd w:val="0"/>
        <w:spacing w:after="0" w:line="360" w:lineRule="auto"/>
        <w:jc w:val="both"/>
        <w:rPr>
          <w:rFonts w:ascii="Times New Roman" w:hAnsi="Times New Roman" w:cs="Times New Roman"/>
          <w:sz w:val="24"/>
          <w:szCs w:val="24"/>
        </w:rPr>
      </w:pPr>
    </w:p>
    <w:p w14:paraId="0C0BEA45" w14:textId="77777777" w:rsidR="00282988" w:rsidRPr="002D2E56" w:rsidRDefault="00282988" w:rsidP="00282988">
      <w:pPr>
        <w:autoSpaceDE w:val="0"/>
        <w:autoSpaceDN w:val="0"/>
        <w:adjustRightInd w:val="0"/>
        <w:spacing w:after="0" w:line="360" w:lineRule="auto"/>
        <w:jc w:val="both"/>
        <w:outlineLvl w:val="3"/>
        <w:rPr>
          <w:rFonts w:ascii="Times New Roman" w:hAnsi="Times New Roman" w:cs="Times New Roman"/>
          <w:b/>
          <w:iCs/>
          <w:sz w:val="24"/>
          <w:szCs w:val="24"/>
        </w:rPr>
      </w:pPr>
      <w:r w:rsidRPr="002D2E56">
        <w:rPr>
          <w:rFonts w:ascii="Times New Roman" w:hAnsi="Times New Roman" w:cs="Times New Roman"/>
          <w:b/>
          <w:iCs/>
          <w:sz w:val="24"/>
          <w:szCs w:val="24"/>
        </w:rPr>
        <w:t xml:space="preserve">          </w:t>
      </w:r>
      <w:r w:rsidR="005718FB">
        <w:rPr>
          <w:rFonts w:ascii="Times New Roman" w:hAnsi="Times New Roman" w:cs="Times New Roman"/>
          <w:b/>
          <w:iCs/>
          <w:sz w:val="24"/>
          <w:szCs w:val="24"/>
        </w:rPr>
        <w:t xml:space="preserve">     </w:t>
      </w:r>
      <w:r w:rsidRPr="002D2E56">
        <w:rPr>
          <w:rFonts w:ascii="Times New Roman" w:hAnsi="Times New Roman" w:cs="Times New Roman"/>
          <w:b/>
          <w:iCs/>
          <w:sz w:val="24"/>
          <w:szCs w:val="24"/>
        </w:rPr>
        <w:t xml:space="preserve">  </w:t>
      </w:r>
      <w:bookmarkStart w:id="206" w:name="_Toc447405354"/>
      <w:r w:rsidRPr="002D2E56">
        <w:rPr>
          <w:rFonts w:ascii="Times New Roman" w:hAnsi="Times New Roman" w:cs="Times New Roman"/>
          <w:b/>
          <w:iCs/>
          <w:sz w:val="24"/>
          <w:szCs w:val="24"/>
        </w:rPr>
        <w:t>5.1.2.5. Itérations</w:t>
      </w:r>
      <w:bookmarkEnd w:id="206"/>
    </w:p>
    <w:p w14:paraId="40272305" w14:textId="77777777" w:rsidR="00282988" w:rsidRPr="002D2E56" w:rsidRDefault="00282988" w:rsidP="00282988">
      <w:pPr>
        <w:autoSpaceDE w:val="0"/>
        <w:autoSpaceDN w:val="0"/>
        <w:adjustRightInd w:val="0"/>
        <w:spacing w:after="0" w:line="360" w:lineRule="auto"/>
        <w:jc w:val="both"/>
        <w:rPr>
          <w:rFonts w:ascii="Times New Roman" w:hAnsi="Times New Roman" w:cs="Times New Roman"/>
          <w:sz w:val="24"/>
          <w:szCs w:val="24"/>
        </w:rPr>
      </w:pPr>
      <w:r w:rsidRPr="002D2E56">
        <w:rPr>
          <w:rFonts w:ascii="Times New Roman" w:hAnsi="Times New Roman" w:cs="Times New Roman"/>
          <w:sz w:val="24"/>
          <w:szCs w:val="24"/>
        </w:rPr>
        <w:tab/>
        <w:t xml:space="preserve">Une phase peut-être divisée en </w:t>
      </w:r>
      <w:r w:rsidRPr="002D2E56">
        <w:rPr>
          <w:rFonts w:ascii="Times New Roman" w:hAnsi="Times New Roman" w:cs="Times New Roman"/>
          <w:bCs/>
          <w:sz w:val="24"/>
          <w:szCs w:val="24"/>
        </w:rPr>
        <w:t>itérations</w:t>
      </w:r>
      <w:r w:rsidRPr="002D2E56">
        <w:rPr>
          <w:rFonts w:ascii="Times New Roman" w:hAnsi="Times New Roman" w:cs="Times New Roman"/>
          <w:sz w:val="24"/>
          <w:szCs w:val="24"/>
        </w:rPr>
        <w:t>. Une itération est un circuit complet de développement aboutissant à une livraison (interne ou externe) d’un produit exécutable. Ce produit est un sous-ensemble du produit final en cours de développement, qui croît incrémentalement d’itération en itération pour devenir le système final. Chaque itération au sein d’une phase aboutit à une livraison exécutable du système.</w:t>
      </w:r>
    </w:p>
    <w:p w14:paraId="38775B5F" w14:textId="77777777" w:rsidR="000242F3" w:rsidRPr="000242F3" w:rsidRDefault="000242F3" w:rsidP="000242F3"/>
    <w:p w14:paraId="55F91C35" w14:textId="77777777" w:rsidR="00B05C32" w:rsidRPr="00234EFE" w:rsidRDefault="00B05C32" w:rsidP="0020252D">
      <w:pPr>
        <w:pStyle w:val="Para1"/>
        <w:outlineLvl w:val="0"/>
        <w:rPr>
          <w:rFonts w:eastAsia="TimesNewRoman-Identity-H"/>
          <w:color w:val="auto"/>
        </w:rPr>
      </w:pPr>
      <w:bookmarkStart w:id="207" w:name="_Toc505626244"/>
      <w:bookmarkStart w:id="208" w:name="_Toc505664417"/>
      <w:bookmarkStart w:id="209" w:name="_Toc506976666"/>
      <w:bookmarkStart w:id="210" w:name="_Toc506977487"/>
      <w:r w:rsidRPr="00234EFE">
        <w:rPr>
          <w:rFonts w:eastAsia="TimesNewRoman-Identity-H"/>
          <w:color w:val="auto"/>
        </w:rPr>
        <w:t>Présentation de UML</w:t>
      </w:r>
      <w:bookmarkEnd w:id="207"/>
      <w:bookmarkEnd w:id="208"/>
      <w:bookmarkEnd w:id="209"/>
      <w:bookmarkEnd w:id="210"/>
    </w:p>
    <w:p w14:paraId="50BC0F25" w14:textId="77777777" w:rsidR="00C84E11" w:rsidRPr="00953B1A" w:rsidRDefault="00C84E11" w:rsidP="0020252D">
      <w:pPr>
        <w:pStyle w:val="Para2"/>
        <w:outlineLvl w:val="1"/>
        <w:rPr>
          <w:rFonts w:eastAsia="TimesNewRoman-Identity-H"/>
        </w:rPr>
      </w:pPr>
      <w:bookmarkStart w:id="211" w:name="_Toc506977488"/>
      <w:r w:rsidRPr="00953B1A">
        <w:rPr>
          <w:rFonts w:eastAsia="TimesNewRoman-Identity-H"/>
        </w:rPr>
        <w:t>Histor</w:t>
      </w:r>
      <w:r w:rsidR="00141A18">
        <w:rPr>
          <w:rFonts w:eastAsia="TimesNewRoman-Identity-H"/>
        </w:rPr>
        <w:t>ique</w:t>
      </w:r>
      <w:bookmarkEnd w:id="211"/>
      <w:r w:rsidR="00141A18">
        <w:rPr>
          <w:rFonts w:eastAsia="TimesNewRoman-Identity-H"/>
        </w:rPr>
        <w:t> </w:t>
      </w:r>
    </w:p>
    <w:p w14:paraId="599DDBE0" w14:textId="77777777" w:rsidR="00C84E11" w:rsidRPr="00953B1A" w:rsidRDefault="0005154C" w:rsidP="00C84E11">
      <w:pPr>
        <w:autoSpaceDE w:val="0"/>
        <w:autoSpaceDN w:val="0"/>
        <w:adjustRightInd w:val="0"/>
        <w:spacing w:after="0" w:line="360" w:lineRule="auto"/>
        <w:jc w:val="both"/>
        <w:rPr>
          <w:rFonts w:ascii="Times New Roman" w:hAnsi="Times New Roman" w:cs="Times New Roman"/>
          <w:sz w:val="24"/>
          <w:szCs w:val="24"/>
        </w:rPr>
      </w:pPr>
      <w:r w:rsidRPr="00953B1A">
        <w:rPr>
          <w:rFonts w:ascii="Times New Roman" w:hAnsi="Times New Roman" w:cs="Times New Roman"/>
          <w:sz w:val="24"/>
          <w:szCs w:val="24"/>
        </w:rPr>
        <w:tab/>
      </w:r>
      <w:r w:rsidR="00C84E11" w:rsidRPr="00953B1A">
        <w:rPr>
          <w:rFonts w:ascii="Times New Roman" w:hAnsi="Times New Roman" w:cs="Times New Roman"/>
          <w:sz w:val="24"/>
          <w:szCs w:val="24"/>
        </w:rPr>
        <w:t>Regardons tout d’abord ce qui s’est passé au début des années 90. Par rapport à la cinquantaine de méthodes d’analyse et de conception objet qui existait au début des années 90, seulement trois d’entre elles se sont détachées nettement au bout de quelques années. En effet, la volonté de converger vers une méthode unifiée était déjà bien réelle et c’est pour cette raison que les méthodes OMT, BOOCH et OOSE se sont démarquées des autres. OMT (</w:t>
      </w:r>
      <w:r w:rsidR="00C84E11" w:rsidRPr="00953B1A">
        <w:rPr>
          <w:rFonts w:ascii="Times New Roman" w:hAnsi="Times New Roman" w:cs="Times New Roman"/>
          <w:i/>
          <w:iCs/>
          <w:sz w:val="24"/>
          <w:szCs w:val="24"/>
        </w:rPr>
        <w:t>Object Modeling Technique</w:t>
      </w:r>
      <w:r w:rsidR="00C84E11" w:rsidRPr="00953B1A">
        <w:rPr>
          <w:rFonts w:ascii="Times New Roman" w:hAnsi="Times New Roman" w:cs="Times New Roman"/>
          <w:sz w:val="24"/>
          <w:szCs w:val="24"/>
        </w:rPr>
        <w:t xml:space="preserve">) de James Rumbaugh et BOOCH de GradyBooch ont été les deux méthodes les plus diffusées en France durant les années 90. Par ailleurs, OOSE de Ivar Jacobson s’est aussi imposée dans le monde objet pour la partie formalisation des besoins. </w:t>
      </w:r>
      <w:r w:rsidR="00C84E11" w:rsidRPr="00953B1A">
        <w:rPr>
          <w:rFonts w:ascii="Times New Roman" w:hAnsi="Times New Roman" w:cs="Times New Roman"/>
          <w:sz w:val="24"/>
          <w:szCs w:val="24"/>
        </w:rPr>
        <w:tab/>
        <w:t>UML est une norme du langage de modélisation objet qui a été publié, dans sa première version, en novembre 1997 par l’OMG (</w:t>
      </w:r>
      <w:r w:rsidR="00C84E11" w:rsidRPr="00953B1A">
        <w:rPr>
          <w:rFonts w:ascii="Times New Roman" w:hAnsi="Times New Roman" w:cs="Times New Roman"/>
          <w:i/>
          <w:iCs/>
          <w:sz w:val="24"/>
          <w:szCs w:val="24"/>
        </w:rPr>
        <w:t>Object Management</w:t>
      </w:r>
      <w:ins w:id="212" w:author="RALAIVAO" w:date="2018-02-21T20:53:00Z">
        <w:r w:rsidR="007F6828">
          <w:rPr>
            <w:rFonts w:ascii="Times New Roman" w:hAnsi="Times New Roman" w:cs="Times New Roman"/>
            <w:i/>
            <w:iCs/>
            <w:sz w:val="24"/>
            <w:szCs w:val="24"/>
          </w:rPr>
          <w:t xml:space="preserve"> </w:t>
        </w:r>
      </w:ins>
      <w:r w:rsidR="00C84E11" w:rsidRPr="00953B1A">
        <w:rPr>
          <w:rFonts w:ascii="Times New Roman" w:hAnsi="Times New Roman" w:cs="Times New Roman"/>
          <w:i/>
          <w:iCs/>
          <w:sz w:val="24"/>
          <w:szCs w:val="24"/>
        </w:rPr>
        <w:t>Group</w:t>
      </w:r>
      <w:r w:rsidR="00C84E11" w:rsidRPr="00953B1A">
        <w:rPr>
          <w:rFonts w:ascii="Times New Roman" w:hAnsi="Times New Roman" w:cs="Times New Roman"/>
          <w:sz w:val="24"/>
          <w:szCs w:val="24"/>
        </w:rPr>
        <w:t xml:space="preserve">), instance de </w:t>
      </w:r>
      <w:r w:rsidR="00C84E11" w:rsidRPr="00953B1A">
        <w:rPr>
          <w:rFonts w:ascii="Times New Roman" w:hAnsi="Times New Roman" w:cs="Times New Roman"/>
          <w:sz w:val="24"/>
          <w:szCs w:val="24"/>
        </w:rPr>
        <w:lastRenderedPageBreak/>
        <w:t>normalisation internationale du domaine de l’objet. En quelques années, UML s’est imposée comme standard à utiliser en tant que langage de modélisation objet. Aujourd’hui, en cette fin de la première décennie des années 2000, nous avons déjà une dizaine d’années de recul sur l’enseignement et la pratique d’UML en entreprise [5].</w:t>
      </w:r>
    </w:p>
    <w:p w14:paraId="18090DA0" w14:textId="77777777" w:rsidR="00C84E11" w:rsidRPr="00953B1A" w:rsidRDefault="00C84E11" w:rsidP="00C84E11">
      <w:pPr>
        <w:autoSpaceDE w:val="0"/>
        <w:autoSpaceDN w:val="0"/>
        <w:adjustRightInd w:val="0"/>
        <w:spacing w:after="0" w:line="360" w:lineRule="auto"/>
        <w:jc w:val="both"/>
        <w:rPr>
          <w:rFonts w:ascii="Times New Roman" w:hAnsi="Times New Roman" w:cs="Times New Roman"/>
          <w:sz w:val="24"/>
          <w:szCs w:val="24"/>
        </w:rPr>
      </w:pPr>
    </w:p>
    <w:p w14:paraId="2E5C6029" w14:textId="77777777" w:rsidR="00C84E11" w:rsidRPr="00953B1A" w:rsidRDefault="00141A18" w:rsidP="0020252D">
      <w:pPr>
        <w:pStyle w:val="Para2"/>
        <w:outlineLvl w:val="2"/>
      </w:pPr>
      <w:bookmarkStart w:id="213" w:name="_Toc506977489"/>
      <w:r>
        <w:t>Règles générales</w:t>
      </w:r>
      <w:bookmarkEnd w:id="213"/>
      <w:r>
        <w:t> </w:t>
      </w:r>
    </w:p>
    <w:p w14:paraId="28E1BEBE" w14:textId="77777777" w:rsidR="00C84E11" w:rsidRPr="00953B1A" w:rsidRDefault="0005154C" w:rsidP="00C84E11">
      <w:pPr>
        <w:autoSpaceDE w:val="0"/>
        <w:autoSpaceDN w:val="0"/>
        <w:adjustRightInd w:val="0"/>
        <w:spacing w:after="0" w:line="360" w:lineRule="auto"/>
        <w:jc w:val="both"/>
        <w:rPr>
          <w:rFonts w:ascii="Times New Roman" w:hAnsi="Times New Roman" w:cs="Times New Roman"/>
          <w:sz w:val="24"/>
          <w:szCs w:val="24"/>
        </w:rPr>
      </w:pPr>
      <w:r w:rsidRPr="00953B1A">
        <w:rPr>
          <w:rFonts w:ascii="Times New Roman" w:hAnsi="Times New Roman" w:cs="Times New Roman"/>
          <w:sz w:val="24"/>
          <w:szCs w:val="24"/>
        </w:rPr>
        <w:tab/>
      </w:r>
      <w:r w:rsidR="00C84E11" w:rsidRPr="00953B1A">
        <w:rPr>
          <w:rFonts w:ascii="Times New Roman" w:hAnsi="Times New Roman" w:cs="Times New Roman"/>
          <w:sz w:val="24"/>
          <w:szCs w:val="24"/>
        </w:rPr>
        <w:t>Afin d’assurer un bon niveau de cohérence et d’homogénéité sur l’ensemble des modèles, UML propose d’une part un certain nombre de règles d’écriture ou de représentations graphiques normalisées et d’autre part des mécanismes ou des concepts communs applicables à l’ensemble des diagrammes. Certains éléments, comme les stéréotypes, sont spécifiquement prévus pour assurer une réelle capacité d’adaptation et d’évolution de la notation notamment pour prendre en compte les particularités des différentes situations à modéliser. Les principaux éléments généraux d’UML [3] que nous présentons sont : le stéréotype, la valeur marquée, la note, la contrainte, et la relation de dépendance. En outre UML propose un méta-modèle de tous les concepts et notations associées utilisées dans les treize diagrammes du langage de modélisation.</w:t>
      </w:r>
    </w:p>
    <w:p w14:paraId="775F3B30" w14:textId="77777777" w:rsidR="00C84E11" w:rsidRPr="00953B1A" w:rsidRDefault="00C84E11" w:rsidP="00C84E11">
      <w:pPr>
        <w:autoSpaceDE w:val="0"/>
        <w:autoSpaceDN w:val="0"/>
        <w:adjustRightInd w:val="0"/>
        <w:spacing w:after="0" w:line="360" w:lineRule="auto"/>
        <w:jc w:val="both"/>
        <w:rPr>
          <w:rFonts w:ascii="Times New Roman" w:hAnsi="Times New Roman" w:cs="Times New Roman"/>
          <w:sz w:val="24"/>
          <w:szCs w:val="24"/>
        </w:rPr>
      </w:pPr>
    </w:p>
    <w:p w14:paraId="1B6E9B2C" w14:textId="77777777" w:rsidR="00C84E11" w:rsidRPr="00234EFE" w:rsidRDefault="00C84E11" w:rsidP="0020252D">
      <w:pPr>
        <w:pStyle w:val="Para1"/>
        <w:outlineLvl w:val="1"/>
        <w:rPr>
          <w:color w:val="auto"/>
        </w:rPr>
      </w:pPr>
      <w:bookmarkStart w:id="214" w:name="_Toc506976667"/>
      <w:bookmarkStart w:id="215" w:name="_Toc506977490"/>
      <w:bookmarkStart w:id="216" w:name="_Toc505626245"/>
      <w:bookmarkStart w:id="217" w:name="_Toc505664418"/>
      <w:r w:rsidRPr="00234EFE">
        <w:rPr>
          <w:color w:val="auto"/>
        </w:rPr>
        <w:t>Dictionnaires de</w:t>
      </w:r>
      <w:r w:rsidR="00141A18">
        <w:rPr>
          <w:color w:val="auto"/>
        </w:rPr>
        <w:t>s</w:t>
      </w:r>
      <w:r w:rsidRPr="00234EFE">
        <w:rPr>
          <w:color w:val="auto"/>
        </w:rPr>
        <w:t xml:space="preserve"> données</w:t>
      </w:r>
      <w:bookmarkEnd w:id="214"/>
      <w:bookmarkEnd w:id="215"/>
      <w:r w:rsidRPr="00234EFE">
        <w:rPr>
          <w:color w:val="auto"/>
        </w:rPr>
        <w:t> </w:t>
      </w:r>
      <w:bookmarkEnd w:id="216"/>
      <w:bookmarkEnd w:id="217"/>
    </w:p>
    <w:p w14:paraId="7D43AED6" w14:textId="77777777" w:rsidR="00C84E11" w:rsidRPr="00953B1A" w:rsidRDefault="00C84E11" w:rsidP="00C84E11">
      <w:pPr>
        <w:spacing w:line="360" w:lineRule="auto"/>
        <w:ind w:firstLine="851"/>
        <w:jc w:val="both"/>
        <w:rPr>
          <w:rFonts w:ascii="Times New Roman" w:hAnsi="Times New Roman" w:cs="Times New Roman"/>
          <w:sz w:val="24"/>
          <w:szCs w:val="24"/>
        </w:rPr>
      </w:pPr>
      <w:r w:rsidRPr="00953B1A">
        <w:rPr>
          <w:rFonts w:ascii="Times New Roman" w:hAnsi="Times New Roman" w:cs="Times New Roman"/>
          <w:sz w:val="24"/>
          <w:szCs w:val="24"/>
        </w:rPr>
        <w:t>Le dictionnaire des données consiste à dénombrer et à décrire en particulier l’ensemble des propriétés des classes. C’est dans le dictionnaire de données qu’on récence par ordre alphabétique les champs suivis de la signification du mot clé qu’on a utilisé, puis leur type qui soit alphabétique, alphanumérique ou numérique et par la fin, par la taille qui est convenable aux champs. Le tableau ci-dessous met en évidence le dictionnaire des données.</w:t>
      </w:r>
    </w:p>
    <w:p w14:paraId="28974F5D" w14:textId="77777777" w:rsidR="0019026F" w:rsidRPr="0096746F" w:rsidRDefault="0096746F" w:rsidP="0096746F">
      <w:pPr>
        <w:pStyle w:val="Lgende"/>
        <w:rPr>
          <w:color w:val="auto"/>
          <w:sz w:val="24"/>
          <w:szCs w:val="24"/>
        </w:rPr>
      </w:pPr>
      <w:bookmarkStart w:id="218" w:name="_Toc506977625"/>
      <w:r w:rsidRPr="0096746F">
        <w:rPr>
          <w:color w:val="auto"/>
          <w:sz w:val="24"/>
          <w:szCs w:val="24"/>
        </w:rPr>
        <w:t xml:space="preserve">Tableau </w:t>
      </w:r>
      <w:r w:rsidRPr="0096746F">
        <w:rPr>
          <w:color w:val="auto"/>
          <w:sz w:val="24"/>
          <w:szCs w:val="24"/>
        </w:rPr>
        <w:fldChar w:fldCharType="begin"/>
      </w:r>
      <w:r w:rsidRPr="0096746F">
        <w:rPr>
          <w:color w:val="auto"/>
          <w:sz w:val="24"/>
          <w:szCs w:val="24"/>
        </w:rPr>
        <w:instrText xml:space="preserve"> SEQ Tableau \* ARABIC </w:instrText>
      </w:r>
      <w:r w:rsidRPr="0096746F">
        <w:rPr>
          <w:color w:val="auto"/>
          <w:sz w:val="24"/>
          <w:szCs w:val="24"/>
        </w:rPr>
        <w:fldChar w:fldCharType="separate"/>
      </w:r>
      <w:r w:rsidR="00B96CF5">
        <w:rPr>
          <w:noProof/>
          <w:color w:val="auto"/>
          <w:sz w:val="24"/>
          <w:szCs w:val="24"/>
        </w:rPr>
        <w:t>10</w:t>
      </w:r>
      <w:r w:rsidRPr="0096746F">
        <w:rPr>
          <w:color w:val="auto"/>
          <w:sz w:val="24"/>
          <w:szCs w:val="24"/>
        </w:rPr>
        <w:fldChar w:fldCharType="end"/>
      </w:r>
      <w:r w:rsidRPr="0096746F">
        <w:rPr>
          <w:color w:val="auto"/>
          <w:sz w:val="24"/>
          <w:szCs w:val="24"/>
        </w:rPr>
        <w:t>: Dictionnaires de données.</w:t>
      </w:r>
      <w:bookmarkEnd w:id="218"/>
    </w:p>
    <w:tbl>
      <w:tblPr>
        <w:tblStyle w:val="Grilledutableau"/>
        <w:tblW w:w="9991" w:type="dxa"/>
        <w:tblLayout w:type="fixed"/>
        <w:tblLook w:val="04A0" w:firstRow="1" w:lastRow="0" w:firstColumn="1" w:lastColumn="0" w:noHBand="0" w:noVBand="1"/>
        <w:tblPrChange w:id="219" w:author="RALAIVAO" w:date="2018-02-21T20:54:00Z">
          <w:tblPr>
            <w:tblStyle w:val="Grilledutableau"/>
            <w:tblW w:w="0" w:type="auto"/>
            <w:tblLayout w:type="fixed"/>
            <w:tblLook w:val="04A0" w:firstRow="1" w:lastRow="0" w:firstColumn="1" w:lastColumn="0" w:noHBand="0" w:noVBand="1"/>
          </w:tblPr>
        </w:tblPrChange>
      </w:tblPr>
      <w:tblGrid>
        <w:gridCol w:w="1809"/>
        <w:gridCol w:w="4111"/>
        <w:gridCol w:w="851"/>
        <w:gridCol w:w="850"/>
        <w:gridCol w:w="2370"/>
        <w:tblGridChange w:id="220">
          <w:tblGrid>
            <w:gridCol w:w="1809"/>
            <w:gridCol w:w="2977"/>
            <w:gridCol w:w="1282"/>
            <w:gridCol w:w="1616"/>
            <w:gridCol w:w="1604"/>
          </w:tblGrid>
        </w:tblGridChange>
      </w:tblGrid>
      <w:tr w:rsidR="00C84E11" w:rsidRPr="00953B1A" w14:paraId="5DE0EDDF" w14:textId="77777777" w:rsidTr="007F6828">
        <w:tc>
          <w:tcPr>
            <w:tcW w:w="1809" w:type="dxa"/>
            <w:tcPrChange w:id="221" w:author="RALAIVAO" w:date="2018-02-21T20:54:00Z">
              <w:tcPr>
                <w:tcW w:w="1809" w:type="dxa"/>
              </w:tcPr>
            </w:tcPrChange>
          </w:tcPr>
          <w:p w14:paraId="4FCC73EF" w14:textId="77777777" w:rsidR="00C84E11" w:rsidRPr="00953B1A" w:rsidRDefault="00C84E11" w:rsidP="00FE7000">
            <w:pPr>
              <w:spacing w:line="360" w:lineRule="auto"/>
              <w:jc w:val="both"/>
              <w:rPr>
                <w:rFonts w:ascii="Times New Roman" w:hAnsi="Times New Roman" w:cs="Times New Roman"/>
                <w:b/>
                <w:color w:val="000000"/>
                <w:sz w:val="24"/>
                <w:szCs w:val="24"/>
              </w:rPr>
            </w:pPr>
            <w:r w:rsidRPr="00953B1A">
              <w:rPr>
                <w:rFonts w:ascii="Times New Roman" w:hAnsi="Times New Roman" w:cs="Times New Roman"/>
                <w:b/>
                <w:color w:val="000000"/>
                <w:sz w:val="24"/>
                <w:szCs w:val="24"/>
              </w:rPr>
              <w:t>Champ</w:t>
            </w:r>
          </w:p>
        </w:tc>
        <w:tc>
          <w:tcPr>
            <w:tcW w:w="4111" w:type="dxa"/>
            <w:tcPrChange w:id="222" w:author="RALAIVAO" w:date="2018-02-21T20:54:00Z">
              <w:tcPr>
                <w:tcW w:w="2977" w:type="dxa"/>
              </w:tcPr>
            </w:tcPrChange>
          </w:tcPr>
          <w:p w14:paraId="718866CC" w14:textId="77777777" w:rsidR="00C84E11" w:rsidRPr="00953B1A" w:rsidRDefault="00C84E11" w:rsidP="00FE7000">
            <w:pPr>
              <w:spacing w:line="360" w:lineRule="auto"/>
              <w:jc w:val="both"/>
              <w:rPr>
                <w:rFonts w:ascii="Times New Roman" w:hAnsi="Times New Roman" w:cs="Times New Roman"/>
                <w:b/>
                <w:color w:val="000000"/>
                <w:sz w:val="24"/>
                <w:szCs w:val="24"/>
              </w:rPr>
            </w:pPr>
            <w:r w:rsidRPr="00953B1A">
              <w:rPr>
                <w:rFonts w:ascii="Times New Roman" w:hAnsi="Times New Roman" w:cs="Times New Roman"/>
                <w:b/>
                <w:color w:val="000000"/>
                <w:sz w:val="24"/>
                <w:szCs w:val="24"/>
              </w:rPr>
              <w:t>Description</w:t>
            </w:r>
          </w:p>
        </w:tc>
        <w:tc>
          <w:tcPr>
            <w:tcW w:w="851" w:type="dxa"/>
            <w:tcPrChange w:id="223" w:author="RALAIVAO" w:date="2018-02-21T20:54:00Z">
              <w:tcPr>
                <w:tcW w:w="1282" w:type="dxa"/>
              </w:tcPr>
            </w:tcPrChange>
          </w:tcPr>
          <w:p w14:paraId="18DC8B2F" w14:textId="77777777" w:rsidR="00C84E11" w:rsidRPr="00953B1A" w:rsidRDefault="00C84E11" w:rsidP="00FE7000">
            <w:pPr>
              <w:spacing w:line="360" w:lineRule="auto"/>
              <w:jc w:val="both"/>
              <w:rPr>
                <w:rFonts w:ascii="Times New Roman" w:hAnsi="Times New Roman" w:cs="Times New Roman"/>
                <w:b/>
                <w:color w:val="000000"/>
                <w:sz w:val="24"/>
                <w:szCs w:val="24"/>
              </w:rPr>
            </w:pPr>
            <w:r w:rsidRPr="00953B1A">
              <w:rPr>
                <w:rFonts w:ascii="Times New Roman" w:hAnsi="Times New Roman" w:cs="Times New Roman"/>
                <w:b/>
                <w:color w:val="000000"/>
                <w:sz w:val="24"/>
                <w:szCs w:val="24"/>
              </w:rPr>
              <w:t>Type</w:t>
            </w:r>
          </w:p>
        </w:tc>
        <w:tc>
          <w:tcPr>
            <w:tcW w:w="850" w:type="dxa"/>
            <w:tcPrChange w:id="224" w:author="RALAIVAO" w:date="2018-02-21T20:54:00Z">
              <w:tcPr>
                <w:tcW w:w="1616" w:type="dxa"/>
              </w:tcPr>
            </w:tcPrChange>
          </w:tcPr>
          <w:p w14:paraId="5FD45347" w14:textId="77777777" w:rsidR="00C84E11" w:rsidRPr="00953B1A" w:rsidRDefault="00C84E11" w:rsidP="00FE7000">
            <w:pPr>
              <w:spacing w:line="360" w:lineRule="auto"/>
              <w:jc w:val="both"/>
              <w:rPr>
                <w:rFonts w:ascii="Times New Roman" w:hAnsi="Times New Roman" w:cs="Times New Roman"/>
                <w:b/>
                <w:color w:val="000000"/>
                <w:sz w:val="24"/>
                <w:szCs w:val="24"/>
              </w:rPr>
            </w:pPr>
            <w:r w:rsidRPr="00953B1A">
              <w:rPr>
                <w:rFonts w:ascii="Times New Roman" w:hAnsi="Times New Roman" w:cs="Times New Roman"/>
                <w:b/>
                <w:color w:val="000000"/>
                <w:sz w:val="24"/>
                <w:szCs w:val="24"/>
              </w:rPr>
              <w:t>Taille</w:t>
            </w:r>
          </w:p>
        </w:tc>
        <w:tc>
          <w:tcPr>
            <w:tcW w:w="2370" w:type="dxa"/>
            <w:tcPrChange w:id="225" w:author="RALAIVAO" w:date="2018-02-21T20:54:00Z">
              <w:tcPr>
                <w:tcW w:w="1604" w:type="dxa"/>
              </w:tcPr>
            </w:tcPrChange>
          </w:tcPr>
          <w:p w14:paraId="6F8BB663" w14:textId="77777777" w:rsidR="00C84E11" w:rsidRPr="00953B1A" w:rsidRDefault="00786BC8" w:rsidP="00FE7000">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Format</w:t>
            </w:r>
          </w:p>
        </w:tc>
      </w:tr>
      <w:tr w:rsidR="00C84E11" w:rsidRPr="00953B1A" w14:paraId="0F627045" w14:textId="77777777" w:rsidTr="007F6828">
        <w:tc>
          <w:tcPr>
            <w:tcW w:w="1809" w:type="dxa"/>
            <w:tcPrChange w:id="226" w:author="RALAIVAO" w:date="2018-02-21T20:54:00Z">
              <w:tcPr>
                <w:tcW w:w="1809" w:type="dxa"/>
              </w:tcPr>
            </w:tcPrChange>
          </w:tcPr>
          <w:p w14:paraId="1912723C"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AdrEmp</w:t>
            </w:r>
          </w:p>
        </w:tc>
        <w:tc>
          <w:tcPr>
            <w:tcW w:w="4111" w:type="dxa"/>
            <w:tcPrChange w:id="227" w:author="RALAIVAO" w:date="2018-02-21T20:54:00Z">
              <w:tcPr>
                <w:tcW w:w="2977" w:type="dxa"/>
              </w:tcPr>
            </w:tcPrChange>
          </w:tcPr>
          <w:p w14:paraId="73B522B0" w14:textId="77777777" w:rsidR="00C84E11" w:rsidRPr="00953B1A" w:rsidRDefault="00E028B9"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Adresse de l’employé</w:t>
            </w:r>
          </w:p>
        </w:tc>
        <w:tc>
          <w:tcPr>
            <w:tcW w:w="851" w:type="dxa"/>
            <w:tcPrChange w:id="228" w:author="RALAIVAO" w:date="2018-02-21T20:54:00Z">
              <w:tcPr>
                <w:tcW w:w="1282" w:type="dxa"/>
              </w:tcPr>
            </w:tcPrChange>
          </w:tcPr>
          <w:p w14:paraId="0700B14D"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AN</w:t>
            </w:r>
          </w:p>
        </w:tc>
        <w:tc>
          <w:tcPr>
            <w:tcW w:w="850" w:type="dxa"/>
            <w:tcPrChange w:id="229" w:author="RALAIVAO" w:date="2018-02-21T20:54:00Z">
              <w:tcPr>
                <w:tcW w:w="1616" w:type="dxa"/>
              </w:tcPr>
            </w:tcPrChange>
          </w:tcPr>
          <w:p w14:paraId="409E9816" w14:textId="77777777" w:rsidR="00C84E11" w:rsidRPr="00953B1A" w:rsidRDefault="00F716A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20</w:t>
            </w:r>
          </w:p>
        </w:tc>
        <w:tc>
          <w:tcPr>
            <w:tcW w:w="2370" w:type="dxa"/>
            <w:tcPrChange w:id="230" w:author="RALAIVAO" w:date="2018-02-21T20:54:00Z">
              <w:tcPr>
                <w:tcW w:w="1604" w:type="dxa"/>
              </w:tcPr>
            </w:tcPrChange>
          </w:tcPr>
          <w:p w14:paraId="1F3D57EA" w14:textId="77777777" w:rsidR="00C84E11" w:rsidRPr="00953B1A" w:rsidRDefault="00C84E11" w:rsidP="00FE7000">
            <w:pPr>
              <w:spacing w:line="360" w:lineRule="auto"/>
              <w:jc w:val="both"/>
              <w:rPr>
                <w:rFonts w:ascii="Times New Roman" w:hAnsi="Times New Roman" w:cs="Times New Roman"/>
                <w:b/>
                <w:color w:val="000000"/>
                <w:sz w:val="24"/>
                <w:szCs w:val="24"/>
              </w:rPr>
            </w:pPr>
          </w:p>
        </w:tc>
      </w:tr>
      <w:tr w:rsidR="00C84E11" w:rsidRPr="00953B1A" w14:paraId="37973DF4" w14:textId="77777777" w:rsidTr="007F6828">
        <w:tc>
          <w:tcPr>
            <w:tcW w:w="1809" w:type="dxa"/>
            <w:tcPrChange w:id="231" w:author="RALAIVAO" w:date="2018-02-21T20:54:00Z">
              <w:tcPr>
                <w:tcW w:w="1809" w:type="dxa"/>
              </w:tcPr>
            </w:tcPrChange>
          </w:tcPr>
          <w:p w14:paraId="4E79CCC0"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CIN</w:t>
            </w:r>
          </w:p>
        </w:tc>
        <w:tc>
          <w:tcPr>
            <w:tcW w:w="4111" w:type="dxa"/>
            <w:tcPrChange w:id="232" w:author="RALAIVAO" w:date="2018-02-21T20:54:00Z">
              <w:tcPr>
                <w:tcW w:w="2977" w:type="dxa"/>
              </w:tcPr>
            </w:tcPrChange>
          </w:tcPr>
          <w:p w14:paraId="31B0B8BE" w14:textId="77777777" w:rsidR="00C84E11" w:rsidRPr="00953B1A" w:rsidRDefault="00E028B9"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Carte d’Identité Nationale</w:t>
            </w:r>
          </w:p>
        </w:tc>
        <w:tc>
          <w:tcPr>
            <w:tcW w:w="851" w:type="dxa"/>
            <w:tcPrChange w:id="233" w:author="RALAIVAO" w:date="2018-02-21T20:54:00Z">
              <w:tcPr>
                <w:tcW w:w="1282" w:type="dxa"/>
              </w:tcPr>
            </w:tcPrChange>
          </w:tcPr>
          <w:p w14:paraId="63AC2671" w14:textId="77777777" w:rsidR="00C84E11" w:rsidRPr="00953B1A" w:rsidRDefault="00C84E11" w:rsidP="00FE7000">
            <w:pPr>
              <w:spacing w:line="360" w:lineRule="auto"/>
              <w:jc w:val="both"/>
              <w:rPr>
                <w:rFonts w:ascii="Times New Roman" w:hAnsi="Times New Roman" w:cs="Times New Roman"/>
                <w:b/>
                <w:color w:val="000000"/>
                <w:sz w:val="24"/>
                <w:szCs w:val="24"/>
              </w:rPr>
            </w:pPr>
            <w:r w:rsidRPr="00953B1A">
              <w:rPr>
                <w:rFonts w:ascii="Times New Roman" w:hAnsi="Times New Roman" w:cs="Times New Roman"/>
                <w:color w:val="000000"/>
                <w:sz w:val="24"/>
                <w:szCs w:val="24"/>
              </w:rPr>
              <w:t>AN</w:t>
            </w:r>
          </w:p>
        </w:tc>
        <w:tc>
          <w:tcPr>
            <w:tcW w:w="850" w:type="dxa"/>
            <w:tcPrChange w:id="234" w:author="RALAIVAO" w:date="2018-02-21T20:54:00Z">
              <w:tcPr>
                <w:tcW w:w="1616" w:type="dxa"/>
              </w:tcPr>
            </w:tcPrChange>
          </w:tcPr>
          <w:p w14:paraId="5E4B9996" w14:textId="77777777" w:rsidR="00C84E11" w:rsidRPr="00953B1A" w:rsidRDefault="00630BFA"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12</w:t>
            </w:r>
          </w:p>
        </w:tc>
        <w:tc>
          <w:tcPr>
            <w:tcW w:w="2370" w:type="dxa"/>
            <w:tcPrChange w:id="235" w:author="RALAIVAO" w:date="2018-02-21T20:54:00Z">
              <w:tcPr>
                <w:tcW w:w="1604" w:type="dxa"/>
              </w:tcPr>
            </w:tcPrChange>
          </w:tcPr>
          <w:p w14:paraId="154FF5D9" w14:textId="77777777" w:rsidR="00C84E11" w:rsidRPr="00A719C3" w:rsidRDefault="007F6828" w:rsidP="00FE7000">
            <w:pPr>
              <w:spacing w:line="360" w:lineRule="auto"/>
              <w:jc w:val="both"/>
              <w:rPr>
                <w:rFonts w:ascii="Times New Roman" w:hAnsi="Times New Roman" w:cs="Times New Roman"/>
                <w:color w:val="000000"/>
                <w:sz w:val="24"/>
                <w:szCs w:val="24"/>
              </w:rPr>
            </w:pPr>
            <w:ins w:id="236" w:author="RALAIVAO" w:date="2018-02-21T20:54:00Z">
              <w:r>
                <w:rPr>
                  <w:rFonts w:ascii="Times New Roman" w:hAnsi="Times New Roman" w:cs="Times New Roman"/>
                  <w:color w:val="000000"/>
                  <w:sz w:val="24"/>
                  <w:szCs w:val="24"/>
                </w:rPr>
                <w:t>Chiffres obligatoires</w:t>
              </w:r>
            </w:ins>
          </w:p>
        </w:tc>
      </w:tr>
      <w:tr w:rsidR="00C84E11" w:rsidRPr="00953B1A" w14:paraId="01395A8A" w14:textId="77777777" w:rsidTr="007F6828">
        <w:tc>
          <w:tcPr>
            <w:tcW w:w="1809" w:type="dxa"/>
            <w:tcPrChange w:id="237" w:author="RALAIVAO" w:date="2018-02-21T20:54:00Z">
              <w:tcPr>
                <w:tcW w:w="1809" w:type="dxa"/>
              </w:tcPr>
            </w:tcPrChange>
          </w:tcPr>
          <w:p w14:paraId="4030955A"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codeServ</w:t>
            </w:r>
          </w:p>
        </w:tc>
        <w:tc>
          <w:tcPr>
            <w:tcW w:w="4111" w:type="dxa"/>
            <w:tcPrChange w:id="238" w:author="RALAIVAO" w:date="2018-02-21T20:54:00Z">
              <w:tcPr>
                <w:tcW w:w="2977" w:type="dxa"/>
              </w:tcPr>
            </w:tcPrChange>
          </w:tcPr>
          <w:p w14:paraId="22DE8420" w14:textId="77777777" w:rsidR="00C84E11" w:rsidRPr="00953B1A" w:rsidRDefault="00E028B9" w:rsidP="00786BC8">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Code du service</w:t>
            </w:r>
          </w:p>
        </w:tc>
        <w:tc>
          <w:tcPr>
            <w:tcW w:w="851" w:type="dxa"/>
            <w:tcPrChange w:id="239" w:author="RALAIVAO" w:date="2018-02-21T20:54:00Z">
              <w:tcPr>
                <w:tcW w:w="1282" w:type="dxa"/>
              </w:tcPr>
            </w:tcPrChange>
          </w:tcPr>
          <w:p w14:paraId="4D7F7EB7"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AN</w:t>
            </w:r>
          </w:p>
        </w:tc>
        <w:tc>
          <w:tcPr>
            <w:tcW w:w="850" w:type="dxa"/>
            <w:tcPrChange w:id="240" w:author="RALAIVAO" w:date="2018-02-21T20:54:00Z">
              <w:tcPr>
                <w:tcW w:w="1616" w:type="dxa"/>
              </w:tcPr>
            </w:tcPrChange>
          </w:tcPr>
          <w:p w14:paraId="2F2D0A13" w14:textId="77777777" w:rsidR="00C84E11" w:rsidRPr="00953B1A" w:rsidRDefault="007F4FAE" w:rsidP="00FE700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2370" w:type="dxa"/>
            <w:tcPrChange w:id="241" w:author="RALAIVAO" w:date="2018-02-21T20:54:00Z">
              <w:tcPr>
                <w:tcW w:w="1604" w:type="dxa"/>
              </w:tcPr>
            </w:tcPrChange>
          </w:tcPr>
          <w:p w14:paraId="6DE83B57" w14:textId="77777777" w:rsidR="00C84E11" w:rsidRPr="00953B1A" w:rsidRDefault="00C84E11" w:rsidP="00FE7000">
            <w:pPr>
              <w:spacing w:line="360" w:lineRule="auto"/>
              <w:jc w:val="both"/>
              <w:rPr>
                <w:rFonts w:ascii="Times New Roman" w:hAnsi="Times New Roman" w:cs="Times New Roman"/>
                <w:color w:val="000000"/>
                <w:sz w:val="24"/>
                <w:szCs w:val="24"/>
              </w:rPr>
            </w:pPr>
          </w:p>
        </w:tc>
      </w:tr>
      <w:tr w:rsidR="00C84E11" w:rsidRPr="00953B1A" w14:paraId="312F550A" w14:textId="77777777" w:rsidTr="007F6828">
        <w:tc>
          <w:tcPr>
            <w:tcW w:w="1809" w:type="dxa"/>
            <w:tcPrChange w:id="242" w:author="RALAIVAO" w:date="2018-02-21T20:54:00Z">
              <w:tcPr>
                <w:tcW w:w="1809" w:type="dxa"/>
              </w:tcPr>
            </w:tcPrChange>
          </w:tcPr>
          <w:p w14:paraId="10532332"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codeFoct</w:t>
            </w:r>
          </w:p>
        </w:tc>
        <w:tc>
          <w:tcPr>
            <w:tcW w:w="4111" w:type="dxa"/>
            <w:tcPrChange w:id="243" w:author="RALAIVAO" w:date="2018-02-21T20:54:00Z">
              <w:tcPr>
                <w:tcW w:w="2977" w:type="dxa"/>
              </w:tcPr>
            </w:tcPrChange>
          </w:tcPr>
          <w:p w14:paraId="6079FE72" w14:textId="77777777" w:rsidR="00C84E11" w:rsidRPr="00953B1A" w:rsidRDefault="00E028B9" w:rsidP="00786BC8">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Code de fonction</w:t>
            </w:r>
          </w:p>
        </w:tc>
        <w:tc>
          <w:tcPr>
            <w:tcW w:w="851" w:type="dxa"/>
            <w:tcPrChange w:id="244" w:author="RALAIVAO" w:date="2018-02-21T20:54:00Z">
              <w:tcPr>
                <w:tcW w:w="1282" w:type="dxa"/>
              </w:tcPr>
            </w:tcPrChange>
          </w:tcPr>
          <w:p w14:paraId="4323331E"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AN</w:t>
            </w:r>
          </w:p>
        </w:tc>
        <w:tc>
          <w:tcPr>
            <w:tcW w:w="850" w:type="dxa"/>
            <w:tcPrChange w:id="245" w:author="RALAIVAO" w:date="2018-02-21T20:54:00Z">
              <w:tcPr>
                <w:tcW w:w="1616" w:type="dxa"/>
              </w:tcPr>
            </w:tcPrChange>
          </w:tcPr>
          <w:p w14:paraId="386CE402" w14:textId="77777777" w:rsidR="00C84E11" w:rsidRPr="00953B1A" w:rsidRDefault="007F4FAE" w:rsidP="00FE700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2370" w:type="dxa"/>
            <w:tcPrChange w:id="246" w:author="RALAIVAO" w:date="2018-02-21T20:54:00Z">
              <w:tcPr>
                <w:tcW w:w="1604" w:type="dxa"/>
              </w:tcPr>
            </w:tcPrChange>
          </w:tcPr>
          <w:p w14:paraId="4473FFF6" w14:textId="77777777" w:rsidR="00C84E11" w:rsidRPr="00953B1A" w:rsidRDefault="00C84E11" w:rsidP="00FE7000">
            <w:pPr>
              <w:spacing w:line="360" w:lineRule="auto"/>
              <w:jc w:val="both"/>
              <w:rPr>
                <w:rFonts w:ascii="Times New Roman" w:hAnsi="Times New Roman" w:cs="Times New Roman"/>
                <w:color w:val="000000"/>
                <w:sz w:val="24"/>
                <w:szCs w:val="24"/>
              </w:rPr>
            </w:pPr>
          </w:p>
        </w:tc>
      </w:tr>
      <w:tr w:rsidR="00C84E11" w:rsidRPr="00953B1A" w14:paraId="5FAF1CC3" w14:textId="77777777" w:rsidTr="007F6828">
        <w:tc>
          <w:tcPr>
            <w:tcW w:w="1809" w:type="dxa"/>
            <w:tcPrChange w:id="247" w:author="RALAIVAO" w:date="2018-02-21T20:54:00Z">
              <w:tcPr>
                <w:tcW w:w="1809" w:type="dxa"/>
              </w:tcPr>
            </w:tcPrChange>
          </w:tcPr>
          <w:p w14:paraId="7FDE1DD8"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codeRepos</w:t>
            </w:r>
          </w:p>
        </w:tc>
        <w:tc>
          <w:tcPr>
            <w:tcW w:w="4111" w:type="dxa"/>
            <w:tcPrChange w:id="248" w:author="RALAIVAO" w:date="2018-02-21T20:54:00Z">
              <w:tcPr>
                <w:tcW w:w="2977" w:type="dxa"/>
              </w:tcPr>
            </w:tcPrChange>
          </w:tcPr>
          <w:p w14:paraId="072BF709" w14:textId="77777777" w:rsidR="00C84E11" w:rsidRPr="00953B1A" w:rsidRDefault="00E028B9" w:rsidP="00786BC8">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Code de repos maladie</w:t>
            </w:r>
          </w:p>
        </w:tc>
        <w:tc>
          <w:tcPr>
            <w:tcW w:w="851" w:type="dxa"/>
            <w:tcPrChange w:id="249" w:author="RALAIVAO" w:date="2018-02-21T20:54:00Z">
              <w:tcPr>
                <w:tcW w:w="1282" w:type="dxa"/>
              </w:tcPr>
            </w:tcPrChange>
          </w:tcPr>
          <w:p w14:paraId="3CB0C8A5"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AN</w:t>
            </w:r>
          </w:p>
        </w:tc>
        <w:tc>
          <w:tcPr>
            <w:tcW w:w="850" w:type="dxa"/>
            <w:tcPrChange w:id="250" w:author="RALAIVAO" w:date="2018-02-21T20:54:00Z">
              <w:tcPr>
                <w:tcW w:w="1616" w:type="dxa"/>
              </w:tcPr>
            </w:tcPrChange>
          </w:tcPr>
          <w:p w14:paraId="650E3A81" w14:textId="77777777" w:rsidR="00C84E11" w:rsidRPr="00953B1A" w:rsidRDefault="007F4FAE" w:rsidP="00FE700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2370" w:type="dxa"/>
            <w:tcPrChange w:id="251" w:author="RALAIVAO" w:date="2018-02-21T20:54:00Z">
              <w:tcPr>
                <w:tcW w:w="1604" w:type="dxa"/>
              </w:tcPr>
            </w:tcPrChange>
          </w:tcPr>
          <w:p w14:paraId="6DE75B86" w14:textId="77777777" w:rsidR="00C84E11" w:rsidRPr="00953B1A" w:rsidRDefault="00C84E11" w:rsidP="005230E2">
            <w:pPr>
              <w:spacing w:line="360" w:lineRule="auto"/>
              <w:jc w:val="center"/>
              <w:rPr>
                <w:rFonts w:ascii="Times New Roman" w:hAnsi="Times New Roman" w:cs="Times New Roman"/>
                <w:color w:val="000000"/>
                <w:sz w:val="24"/>
                <w:szCs w:val="24"/>
              </w:rPr>
            </w:pPr>
          </w:p>
        </w:tc>
      </w:tr>
      <w:tr w:rsidR="00C84E11" w:rsidRPr="00953B1A" w14:paraId="60CBDAA4" w14:textId="77777777" w:rsidTr="007F6828">
        <w:tc>
          <w:tcPr>
            <w:tcW w:w="1809" w:type="dxa"/>
            <w:tcPrChange w:id="252" w:author="RALAIVAO" w:date="2018-02-21T20:54:00Z">
              <w:tcPr>
                <w:tcW w:w="1809" w:type="dxa"/>
              </w:tcPr>
            </w:tcPrChange>
          </w:tcPr>
          <w:p w14:paraId="5BEF530F"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codePerm</w:t>
            </w:r>
          </w:p>
        </w:tc>
        <w:tc>
          <w:tcPr>
            <w:tcW w:w="4111" w:type="dxa"/>
            <w:tcPrChange w:id="253" w:author="RALAIVAO" w:date="2018-02-21T20:54:00Z">
              <w:tcPr>
                <w:tcW w:w="2977" w:type="dxa"/>
              </w:tcPr>
            </w:tcPrChange>
          </w:tcPr>
          <w:p w14:paraId="075247B6" w14:textId="77777777" w:rsidR="00C84E11" w:rsidRPr="00953B1A" w:rsidRDefault="00E028B9" w:rsidP="00786BC8">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Code de la permission</w:t>
            </w:r>
          </w:p>
        </w:tc>
        <w:tc>
          <w:tcPr>
            <w:tcW w:w="851" w:type="dxa"/>
            <w:tcPrChange w:id="254" w:author="RALAIVAO" w:date="2018-02-21T20:54:00Z">
              <w:tcPr>
                <w:tcW w:w="1282" w:type="dxa"/>
              </w:tcPr>
            </w:tcPrChange>
          </w:tcPr>
          <w:p w14:paraId="7A95BBC0"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AN</w:t>
            </w:r>
          </w:p>
        </w:tc>
        <w:tc>
          <w:tcPr>
            <w:tcW w:w="850" w:type="dxa"/>
            <w:tcPrChange w:id="255" w:author="RALAIVAO" w:date="2018-02-21T20:54:00Z">
              <w:tcPr>
                <w:tcW w:w="1616" w:type="dxa"/>
              </w:tcPr>
            </w:tcPrChange>
          </w:tcPr>
          <w:p w14:paraId="5D509C26" w14:textId="77777777" w:rsidR="00C84E11" w:rsidRPr="00953B1A" w:rsidRDefault="007F4FAE" w:rsidP="00FE700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2370" w:type="dxa"/>
            <w:tcPrChange w:id="256" w:author="RALAIVAO" w:date="2018-02-21T20:54:00Z">
              <w:tcPr>
                <w:tcW w:w="1604" w:type="dxa"/>
              </w:tcPr>
            </w:tcPrChange>
          </w:tcPr>
          <w:p w14:paraId="7883511E" w14:textId="77777777" w:rsidR="00C84E11" w:rsidRPr="00953B1A" w:rsidRDefault="00C84E11" w:rsidP="00FE7000">
            <w:pPr>
              <w:spacing w:line="360" w:lineRule="auto"/>
              <w:jc w:val="both"/>
              <w:rPr>
                <w:rFonts w:ascii="Times New Roman" w:hAnsi="Times New Roman" w:cs="Times New Roman"/>
                <w:color w:val="000000"/>
                <w:sz w:val="24"/>
                <w:szCs w:val="24"/>
              </w:rPr>
            </w:pPr>
          </w:p>
        </w:tc>
      </w:tr>
      <w:tr w:rsidR="00C84E11" w:rsidRPr="00953B1A" w14:paraId="3BFDD89C" w14:textId="77777777" w:rsidTr="007F6828">
        <w:tc>
          <w:tcPr>
            <w:tcW w:w="1809" w:type="dxa"/>
            <w:tcPrChange w:id="257" w:author="RALAIVAO" w:date="2018-02-21T20:54:00Z">
              <w:tcPr>
                <w:tcW w:w="1809" w:type="dxa"/>
              </w:tcPr>
            </w:tcPrChange>
          </w:tcPr>
          <w:p w14:paraId="078FB167"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lastRenderedPageBreak/>
              <w:t>codeMotif</w:t>
            </w:r>
          </w:p>
        </w:tc>
        <w:tc>
          <w:tcPr>
            <w:tcW w:w="4111" w:type="dxa"/>
            <w:tcPrChange w:id="258" w:author="RALAIVAO" w:date="2018-02-21T20:54:00Z">
              <w:tcPr>
                <w:tcW w:w="2977" w:type="dxa"/>
              </w:tcPr>
            </w:tcPrChange>
          </w:tcPr>
          <w:p w14:paraId="2E957E82" w14:textId="77777777" w:rsidR="00C84E11" w:rsidRPr="00953B1A" w:rsidRDefault="00E028B9" w:rsidP="00786BC8">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Code du motif</w:t>
            </w:r>
          </w:p>
        </w:tc>
        <w:tc>
          <w:tcPr>
            <w:tcW w:w="851" w:type="dxa"/>
            <w:tcPrChange w:id="259" w:author="RALAIVAO" w:date="2018-02-21T20:54:00Z">
              <w:tcPr>
                <w:tcW w:w="1282" w:type="dxa"/>
              </w:tcPr>
            </w:tcPrChange>
          </w:tcPr>
          <w:p w14:paraId="3822FCA5"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AN</w:t>
            </w:r>
          </w:p>
        </w:tc>
        <w:tc>
          <w:tcPr>
            <w:tcW w:w="850" w:type="dxa"/>
            <w:tcPrChange w:id="260" w:author="RALAIVAO" w:date="2018-02-21T20:54:00Z">
              <w:tcPr>
                <w:tcW w:w="1616" w:type="dxa"/>
              </w:tcPr>
            </w:tcPrChange>
          </w:tcPr>
          <w:p w14:paraId="3143215B" w14:textId="77777777" w:rsidR="00C84E11" w:rsidRPr="00953B1A" w:rsidRDefault="007F4FAE" w:rsidP="00FE700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2370" w:type="dxa"/>
            <w:tcPrChange w:id="261" w:author="RALAIVAO" w:date="2018-02-21T20:54:00Z">
              <w:tcPr>
                <w:tcW w:w="1604" w:type="dxa"/>
              </w:tcPr>
            </w:tcPrChange>
          </w:tcPr>
          <w:p w14:paraId="77636A9C" w14:textId="77777777" w:rsidR="00C84E11" w:rsidRPr="00953B1A" w:rsidRDefault="00C84E11" w:rsidP="00FE7000">
            <w:pPr>
              <w:spacing w:line="360" w:lineRule="auto"/>
              <w:jc w:val="both"/>
              <w:rPr>
                <w:rFonts w:ascii="Times New Roman" w:hAnsi="Times New Roman" w:cs="Times New Roman"/>
                <w:color w:val="000000"/>
                <w:sz w:val="24"/>
                <w:szCs w:val="24"/>
              </w:rPr>
            </w:pPr>
          </w:p>
        </w:tc>
      </w:tr>
      <w:tr w:rsidR="00C84E11" w:rsidRPr="00953B1A" w14:paraId="647B38F0" w14:textId="77777777" w:rsidTr="007F6828">
        <w:tc>
          <w:tcPr>
            <w:tcW w:w="1809" w:type="dxa"/>
            <w:tcPrChange w:id="262" w:author="RALAIVAO" w:date="2018-02-21T20:54:00Z">
              <w:tcPr>
                <w:tcW w:w="1809" w:type="dxa"/>
              </w:tcPr>
            </w:tcPrChange>
          </w:tcPr>
          <w:p w14:paraId="146BAEEB"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codeMotifPerm</w:t>
            </w:r>
          </w:p>
        </w:tc>
        <w:tc>
          <w:tcPr>
            <w:tcW w:w="4111" w:type="dxa"/>
            <w:tcPrChange w:id="263" w:author="RALAIVAO" w:date="2018-02-21T20:54:00Z">
              <w:tcPr>
                <w:tcW w:w="2977" w:type="dxa"/>
              </w:tcPr>
            </w:tcPrChange>
          </w:tcPr>
          <w:p w14:paraId="02222379" w14:textId="77777777" w:rsidR="00C84E11" w:rsidRPr="00953B1A" w:rsidRDefault="00E028B9" w:rsidP="00786BC8">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Code de motif permission</w:t>
            </w:r>
          </w:p>
        </w:tc>
        <w:tc>
          <w:tcPr>
            <w:tcW w:w="851" w:type="dxa"/>
            <w:tcPrChange w:id="264" w:author="RALAIVAO" w:date="2018-02-21T20:54:00Z">
              <w:tcPr>
                <w:tcW w:w="1282" w:type="dxa"/>
              </w:tcPr>
            </w:tcPrChange>
          </w:tcPr>
          <w:p w14:paraId="72B791FA"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AN</w:t>
            </w:r>
          </w:p>
        </w:tc>
        <w:tc>
          <w:tcPr>
            <w:tcW w:w="850" w:type="dxa"/>
            <w:tcPrChange w:id="265" w:author="RALAIVAO" w:date="2018-02-21T20:54:00Z">
              <w:tcPr>
                <w:tcW w:w="1616" w:type="dxa"/>
              </w:tcPr>
            </w:tcPrChange>
          </w:tcPr>
          <w:p w14:paraId="0768066F" w14:textId="77777777" w:rsidR="00C84E11" w:rsidRPr="00953B1A" w:rsidRDefault="007F4FAE" w:rsidP="00FE700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2370" w:type="dxa"/>
            <w:tcPrChange w:id="266" w:author="RALAIVAO" w:date="2018-02-21T20:54:00Z">
              <w:tcPr>
                <w:tcW w:w="1604" w:type="dxa"/>
              </w:tcPr>
            </w:tcPrChange>
          </w:tcPr>
          <w:p w14:paraId="3CCB7604" w14:textId="77777777" w:rsidR="00C84E11" w:rsidRPr="00953B1A" w:rsidRDefault="00C84E11" w:rsidP="00FE7000">
            <w:pPr>
              <w:spacing w:line="360" w:lineRule="auto"/>
              <w:jc w:val="both"/>
              <w:rPr>
                <w:rFonts w:ascii="Times New Roman" w:hAnsi="Times New Roman" w:cs="Times New Roman"/>
                <w:color w:val="000000"/>
                <w:sz w:val="24"/>
                <w:szCs w:val="24"/>
              </w:rPr>
            </w:pPr>
          </w:p>
        </w:tc>
      </w:tr>
      <w:tr w:rsidR="00C84E11" w:rsidRPr="00953B1A" w14:paraId="6C8FB61C" w14:textId="77777777" w:rsidTr="007F6828">
        <w:tc>
          <w:tcPr>
            <w:tcW w:w="1809" w:type="dxa"/>
            <w:tcPrChange w:id="267" w:author="RALAIVAO" w:date="2018-02-21T20:54:00Z">
              <w:tcPr>
                <w:tcW w:w="1809" w:type="dxa"/>
              </w:tcPr>
            </w:tcPrChange>
          </w:tcPr>
          <w:p w14:paraId="664445F2"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codeAgence</w:t>
            </w:r>
          </w:p>
        </w:tc>
        <w:tc>
          <w:tcPr>
            <w:tcW w:w="4111" w:type="dxa"/>
            <w:tcPrChange w:id="268" w:author="RALAIVAO" w:date="2018-02-21T20:54:00Z">
              <w:tcPr>
                <w:tcW w:w="2977" w:type="dxa"/>
              </w:tcPr>
            </w:tcPrChange>
          </w:tcPr>
          <w:p w14:paraId="643C514B" w14:textId="77777777" w:rsidR="00C84E11" w:rsidRPr="00953B1A" w:rsidRDefault="00E028B9"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Code matricule de l’agence</w:t>
            </w:r>
          </w:p>
        </w:tc>
        <w:tc>
          <w:tcPr>
            <w:tcW w:w="851" w:type="dxa"/>
            <w:tcPrChange w:id="269" w:author="RALAIVAO" w:date="2018-02-21T20:54:00Z">
              <w:tcPr>
                <w:tcW w:w="1282" w:type="dxa"/>
              </w:tcPr>
            </w:tcPrChange>
          </w:tcPr>
          <w:p w14:paraId="7907982A"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AN</w:t>
            </w:r>
          </w:p>
        </w:tc>
        <w:tc>
          <w:tcPr>
            <w:tcW w:w="850" w:type="dxa"/>
            <w:tcPrChange w:id="270" w:author="RALAIVAO" w:date="2018-02-21T20:54:00Z">
              <w:tcPr>
                <w:tcW w:w="1616" w:type="dxa"/>
              </w:tcPr>
            </w:tcPrChange>
          </w:tcPr>
          <w:p w14:paraId="33656F01" w14:textId="77777777" w:rsidR="00C84E11" w:rsidRPr="00953B1A" w:rsidRDefault="007F4FAE" w:rsidP="00FE700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2370" w:type="dxa"/>
            <w:tcPrChange w:id="271" w:author="RALAIVAO" w:date="2018-02-21T20:54:00Z">
              <w:tcPr>
                <w:tcW w:w="1604" w:type="dxa"/>
              </w:tcPr>
            </w:tcPrChange>
          </w:tcPr>
          <w:p w14:paraId="55605AFE" w14:textId="77777777" w:rsidR="00C84E11" w:rsidRPr="00953B1A" w:rsidRDefault="00C84E11" w:rsidP="00FE7000">
            <w:pPr>
              <w:spacing w:line="360" w:lineRule="auto"/>
              <w:jc w:val="both"/>
              <w:rPr>
                <w:rFonts w:ascii="Times New Roman" w:hAnsi="Times New Roman" w:cs="Times New Roman"/>
                <w:color w:val="000000"/>
                <w:sz w:val="24"/>
                <w:szCs w:val="24"/>
              </w:rPr>
            </w:pPr>
          </w:p>
        </w:tc>
      </w:tr>
      <w:tr w:rsidR="00C84E11" w:rsidRPr="00953B1A" w14:paraId="0783240C" w14:textId="77777777" w:rsidTr="007F6828">
        <w:trPr>
          <w:trHeight w:val="321"/>
          <w:trPrChange w:id="272" w:author="RALAIVAO" w:date="2018-02-21T20:54:00Z">
            <w:trPr>
              <w:trHeight w:val="321"/>
            </w:trPr>
          </w:trPrChange>
        </w:trPr>
        <w:tc>
          <w:tcPr>
            <w:tcW w:w="1809" w:type="dxa"/>
            <w:tcPrChange w:id="273" w:author="RALAIVAO" w:date="2018-02-21T20:54:00Z">
              <w:tcPr>
                <w:tcW w:w="1809" w:type="dxa"/>
              </w:tcPr>
            </w:tcPrChange>
          </w:tcPr>
          <w:p w14:paraId="604A4954"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codeDmd</w:t>
            </w:r>
          </w:p>
        </w:tc>
        <w:tc>
          <w:tcPr>
            <w:tcW w:w="4111" w:type="dxa"/>
            <w:tcPrChange w:id="274" w:author="RALAIVAO" w:date="2018-02-21T20:54:00Z">
              <w:tcPr>
                <w:tcW w:w="2977" w:type="dxa"/>
              </w:tcPr>
            </w:tcPrChange>
          </w:tcPr>
          <w:p w14:paraId="1CEC10C8" w14:textId="77777777" w:rsidR="00C84E11" w:rsidRPr="00953B1A" w:rsidRDefault="00E028B9" w:rsidP="00786BC8">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Code de la demande d’absence</w:t>
            </w:r>
          </w:p>
        </w:tc>
        <w:tc>
          <w:tcPr>
            <w:tcW w:w="851" w:type="dxa"/>
            <w:tcPrChange w:id="275" w:author="RALAIVAO" w:date="2018-02-21T20:54:00Z">
              <w:tcPr>
                <w:tcW w:w="1282" w:type="dxa"/>
              </w:tcPr>
            </w:tcPrChange>
          </w:tcPr>
          <w:p w14:paraId="274C8666"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AN</w:t>
            </w:r>
          </w:p>
        </w:tc>
        <w:tc>
          <w:tcPr>
            <w:tcW w:w="850" w:type="dxa"/>
            <w:tcPrChange w:id="276" w:author="RALAIVAO" w:date="2018-02-21T20:54:00Z">
              <w:tcPr>
                <w:tcW w:w="1616" w:type="dxa"/>
              </w:tcPr>
            </w:tcPrChange>
          </w:tcPr>
          <w:p w14:paraId="3DCCC44E" w14:textId="77777777" w:rsidR="00C84E11" w:rsidRPr="00953B1A" w:rsidRDefault="007F4FAE" w:rsidP="00FE700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2370" w:type="dxa"/>
            <w:tcPrChange w:id="277" w:author="RALAIVAO" w:date="2018-02-21T20:54:00Z">
              <w:tcPr>
                <w:tcW w:w="1604" w:type="dxa"/>
              </w:tcPr>
            </w:tcPrChange>
          </w:tcPr>
          <w:p w14:paraId="7393C896" w14:textId="77777777" w:rsidR="00C84E11" w:rsidRPr="00953B1A" w:rsidRDefault="00C84E11" w:rsidP="00FE7000">
            <w:pPr>
              <w:spacing w:line="360" w:lineRule="auto"/>
              <w:jc w:val="both"/>
              <w:rPr>
                <w:rFonts w:ascii="Times New Roman" w:hAnsi="Times New Roman" w:cs="Times New Roman"/>
                <w:color w:val="000000"/>
                <w:sz w:val="24"/>
                <w:szCs w:val="24"/>
              </w:rPr>
            </w:pPr>
          </w:p>
        </w:tc>
      </w:tr>
      <w:tr w:rsidR="00C84E11" w:rsidRPr="00953B1A" w14:paraId="4227D151" w14:textId="77777777" w:rsidTr="007F6828">
        <w:tc>
          <w:tcPr>
            <w:tcW w:w="1809" w:type="dxa"/>
            <w:tcPrChange w:id="278" w:author="RALAIVAO" w:date="2018-02-21T20:54:00Z">
              <w:tcPr>
                <w:tcW w:w="1809" w:type="dxa"/>
              </w:tcPr>
            </w:tcPrChange>
          </w:tcPr>
          <w:p w14:paraId="4D0A9615"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codeConge</w:t>
            </w:r>
          </w:p>
        </w:tc>
        <w:tc>
          <w:tcPr>
            <w:tcW w:w="4111" w:type="dxa"/>
            <w:tcPrChange w:id="279" w:author="RALAIVAO" w:date="2018-02-21T20:54:00Z">
              <w:tcPr>
                <w:tcW w:w="2977" w:type="dxa"/>
              </w:tcPr>
            </w:tcPrChange>
          </w:tcPr>
          <w:p w14:paraId="2A2C8689" w14:textId="77777777" w:rsidR="00C84E11" w:rsidRPr="00953B1A" w:rsidRDefault="00E028B9" w:rsidP="00786BC8">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Code du congé</w:t>
            </w:r>
          </w:p>
        </w:tc>
        <w:tc>
          <w:tcPr>
            <w:tcW w:w="851" w:type="dxa"/>
            <w:tcPrChange w:id="280" w:author="RALAIVAO" w:date="2018-02-21T20:54:00Z">
              <w:tcPr>
                <w:tcW w:w="1282" w:type="dxa"/>
              </w:tcPr>
            </w:tcPrChange>
          </w:tcPr>
          <w:p w14:paraId="0932069F"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AN</w:t>
            </w:r>
          </w:p>
        </w:tc>
        <w:tc>
          <w:tcPr>
            <w:tcW w:w="850" w:type="dxa"/>
            <w:tcPrChange w:id="281" w:author="RALAIVAO" w:date="2018-02-21T20:54:00Z">
              <w:tcPr>
                <w:tcW w:w="1616" w:type="dxa"/>
              </w:tcPr>
            </w:tcPrChange>
          </w:tcPr>
          <w:p w14:paraId="5F34B4DC" w14:textId="77777777" w:rsidR="00C84E11" w:rsidRPr="00953B1A" w:rsidRDefault="007F4FAE" w:rsidP="00FE700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2370" w:type="dxa"/>
            <w:tcPrChange w:id="282" w:author="RALAIVAO" w:date="2018-02-21T20:54:00Z">
              <w:tcPr>
                <w:tcW w:w="1604" w:type="dxa"/>
              </w:tcPr>
            </w:tcPrChange>
          </w:tcPr>
          <w:p w14:paraId="040B577C" w14:textId="77777777" w:rsidR="00C84E11" w:rsidRPr="00953B1A" w:rsidRDefault="00C84E11" w:rsidP="00FE7000">
            <w:pPr>
              <w:spacing w:line="360" w:lineRule="auto"/>
              <w:jc w:val="both"/>
              <w:rPr>
                <w:rFonts w:ascii="Times New Roman" w:hAnsi="Times New Roman" w:cs="Times New Roman"/>
                <w:color w:val="000000"/>
                <w:sz w:val="24"/>
                <w:szCs w:val="24"/>
              </w:rPr>
            </w:pPr>
          </w:p>
        </w:tc>
      </w:tr>
      <w:tr w:rsidR="00C84E11" w:rsidRPr="00953B1A" w14:paraId="20CA0490" w14:textId="77777777" w:rsidTr="007F6828">
        <w:tc>
          <w:tcPr>
            <w:tcW w:w="1809" w:type="dxa"/>
            <w:tcPrChange w:id="283" w:author="RALAIVAO" w:date="2018-02-21T20:54:00Z">
              <w:tcPr>
                <w:tcW w:w="1809" w:type="dxa"/>
              </w:tcPr>
            </w:tcPrChange>
          </w:tcPr>
          <w:p w14:paraId="0C95DCC8"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DateDeb</w:t>
            </w:r>
          </w:p>
        </w:tc>
        <w:tc>
          <w:tcPr>
            <w:tcW w:w="4111" w:type="dxa"/>
            <w:tcPrChange w:id="284" w:author="RALAIVAO" w:date="2018-02-21T20:54:00Z">
              <w:tcPr>
                <w:tcW w:w="2977" w:type="dxa"/>
              </w:tcPr>
            </w:tcPrChange>
          </w:tcPr>
          <w:p w14:paraId="6C439BA7" w14:textId="77777777" w:rsidR="00C84E11" w:rsidRPr="00953B1A" w:rsidRDefault="00E028B9"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Date début d’absence</w:t>
            </w:r>
          </w:p>
        </w:tc>
        <w:tc>
          <w:tcPr>
            <w:tcW w:w="851" w:type="dxa"/>
            <w:tcPrChange w:id="285" w:author="RALAIVAO" w:date="2018-02-21T20:54:00Z">
              <w:tcPr>
                <w:tcW w:w="1282" w:type="dxa"/>
              </w:tcPr>
            </w:tcPrChange>
          </w:tcPr>
          <w:p w14:paraId="78B73BF1"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D</w:t>
            </w:r>
          </w:p>
        </w:tc>
        <w:tc>
          <w:tcPr>
            <w:tcW w:w="850" w:type="dxa"/>
            <w:tcPrChange w:id="286" w:author="RALAIVAO" w:date="2018-02-21T20:54:00Z">
              <w:tcPr>
                <w:tcW w:w="1616" w:type="dxa"/>
              </w:tcPr>
            </w:tcPrChange>
          </w:tcPr>
          <w:p w14:paraId="28838A82" w14:textId="77777777" w:rsidR="00C84E11" w:rsidRPr="00953B1A" w:rsidRDefault="00630BFA"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8</w:t>
            </w:r>
          </w:p>
        </w:tc>
        <w:tc>
          <w:tcPr>
            <w:tcW w:w="2370" w:type="dxa"/>
            <w:tcPrChange w:id="287" w:author="RALAIVAO" w:date="2018-02-21T20:54:00Z">
              <w:tcPr>
                <w:tcW w:w="1604" w:type="dxa"/>
              </w:tcPr>
            </w:tcPrChange>
          </w:tcPr>
          <w:p w14:paraId="59655DBD" w14:textId="77777777" w:rsidR="00C84E11" w:rsidRPr="00953B1A" w:rsidRDefault="007F6828" w:rsidP="00FE7000">
            <w:pPr>
              <w:spacing w:line="360" w:lineRule="auto"/>
              <w:jc w:val="both"/>
              <w:rPr>
                <w:rFonts w:ascii="Times New Roman" w:hAnsi="Times New Roman" w:cs="Times New Roman"/>
                <w:color w:val="000000"/>
                <w:sz w:val="24"/>
                <w:szCs w:val="24"/>
              </w:rPr>
            </w:pPr>
            <w:ins w:id="288" w:author="RALAIVAO" w:date="2018-02-21T20:55:00Z">
              <w:r>
                <w:rPr>
                  <w:rFonts w:ascii="Times New Roman" w:hAnsi="Times New Roman" w:cs="Times New Roman"/>
                  <w:color w:val="000000"/>
                  <w:sz w:val="24"/>
                  <w:szCs w:val="24"/>
                </w:rPr>
                <w:t>jj/mm/aa</w:t>
              </w:r>
            </w:ins>
          </w:p>
        </w:tc>
      </w:tr>
      <w:tr w:rsidR="00C84E11" w:rsidRPr="00953B1A" w14:paraId="6A70FDD8" w14:textId="77777777" w:rsidTr="007F6828">
        <w:tc>
          <w:tcPr>
            <w:tcW w:w="1809" w:type="dxa"/>
            <w:tcPrChange w:id="289" w:author="RALAIVAO" w:date="2018-02-21T20:54:00Z">
              <w:tcPr>
                <w:tcW w:w="1809" w:type="dxa"/>
              </w:tcPr>
            </w:tcPrChange>
          </w:tcPr>
          <w:p w14:paraId="011DC72E"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DateFin</w:t>
            </w:r>
          </w:p>
        </w:tc>
        <w:tc>
          <w:tcPr>
            <w:tcW w:w="4111" w:type="dxa"/>
            <w:tcPrChange w:id="290" w:author="RALAIVAO" w:date="2018-02-21T20:54:00Z">
              <w:tcPr>
                <w:tcW w:w="2977" w:type="dxa"/>
              </w:tcPr>
            </w:tcPrChange>
          </w:tcPr>
          <w:p w14:paraId="6E6EF265" w14:textId="77777777" w:rsidR="00C84E11" w:rsidRPr="00953B1A" w:rsidRDefault="00E028B9"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Date fin de l’absence</w:t>
            </w:r>
          </w:p>
        </w:tc>
        <w:tc>
          <w:tcPr>
            <w:tcW w:w="851" w:type="dxa"/>
            <w:tcPrChange w:id="291" w:author="RALAIVAO" w:date="2018-02-21T20:54:00Z">
              <w:tcPr>
                <w:tcW w:w="1282" w:type="dxa"/>
              </w:tcPr>
            </w:tcPrChange>
          </w:tcPr>
          <w:p w14:paraId="3155FFDC"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D</w:t>
            </w:r>
          </w:p>
        </w:tc>
        <w:tc>
          <w:tcPr>
            <w:tcW w:w="850" w:type="dxa"/>
            <w:tcPrChange w:id="292" w:author="RALAIVAO" w:date="2018-02-21T20:54:00Z">
              <w:tcPr>
                <w:tcW w:w="1616" w:type="dxa"/>
              </w:tcPr>
            </w:tcPrChange>
          </w:tcPr>
          <w:p w14:paraId="4B4560FB" w14:textId="77777777" w:rsidR="00C84E11" w:rsidRPr="00953B1A" w:rsidRDefault="00630BFA"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8</w:t>
            </w:r>
          </w:p>
        </w:tc>
        <w:tc>
          <w:tcPr>
            <w:tcW w:w="2370" w:type="dxa"/>
            <w:tcPrChange w:id="293" w:author="RALAIVAO" w:date="2018-02-21T20:54:00Z">
              <w:tcPr>
                <w:tcW w:w="1604" w:type="dxa"/>
              </w:tcPr>
            </w:tcPrChange>
          </w:tcPr>
          <w:p w14:paraId="3FA650A7" w14:textId="77777777" w:rsidR="00C84E11" w:rsidRPr="00953B1A" w:rsidRDefault="007F6828" w:rsidP="00FE7000">
            <w:pPr>
              <w:spacing w:line="360" w:lineRule="auto"/>
              <w:jc w:val="both"/>
              <w:rPr>
                <w:rFonts w:ascii="Times New Roman" w:hAnsi="Times New Roman" w:cs="Times New Roman"/>
                <w:color w:val="000000"/>
                <w:sz w:val="24"/>
                <w:szCs w:val="24"/>
              </w:rPr>
            </w:pPr>
            <w:ins w:id="294" w:author="RALAIVAO" w:date="2018-02-21T20:55:00Z">
              <w:r>
                <w:rPr>
                  <w:rFonts w:ascii="Times New Roman" w:hAnsi="Times New Roman" w:cs="Times New Roman"/>
                  <w:color w:val="000000"/>
                  <w:sz w:val="24"/>
                  <w:szCs w:val="24"/>
                </w:rPr>
                <w:t>jj/mm/aa</w:t>
              </w:r>
            </w:ins>
          </w:p>
        </w:tc>
      </w:tr>
      <w:tr w:rsidR="00C84E11" w:rsidRPr="00953B1A" w14:paraId="50C89437" w14:textId="77777777" w:rsidTr="007F6828">
        <w:tc>
          <w:tcPr>
            <w:tcW w:w="1809" w:type="dxa"/>
            <w:tcPrChange w:id="295" w:author="RALAIVAO" w:date="2018-02-21T20:54:00Z">
              <w:tcPr>
                <w:tcW w:w="1809" w:type="dxa"/>
              </w:tcPr>
            </w:tcPrChange>
          </w:tcPr>
          <w:p w14:paraId="0BC725E2"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DateEmb</w:t>
            </w:r>
          </w:p>
        </w:tc>
        <w:tc>
          <w:tcPr>
            <w:tcW w:w="4111" w:type="dxa"/>
            <w:tcPrChange w:id="296" w:author="RALAIVAO" w:date="2018-02-21T20:54:00Z">
              <w:tcPr>
                <w:tcW w:w="2977" w:type="dxa"/>
              </w:tcPr>
            </w:tcPrChange>
          </w:tcPr>
          <w:p w14:paraId="7204FD7B" w14:textId="77777777" w:rsidR="00C84E11" w:rsidRPr="00953B1A" w:rsidRDefault="00E028B9"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Date d’embauche de l’employé</w:t>
            </w:r>
          </w:p>
        </w:tc>
        <w:tc>
          <w:tcPr>
            <w:tcW w:w="851" w:type="dxa"/>
            <w:tcPrChange w:id="297" w:author="RALAIVAO" w:date="2018-02-21T20:54:00Z">
              <w:tcPr>
                <w:tcW w:w="1282" w:type="dxa"/>
              </w:tcPr>
            </w:tcPrChange>
          </w:tcPr>
          <w:p w14:paraId="447D423B"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D</w:t>
            </w:r>
          </w:p>
        </w:tc>
        <w:tc>
          <w:tcPr>
            <w:tcW w:w="850" w:type="dxa"/>
            <w:tcPrChange w:id="298" w:author="RALAIVAO" w:date="2018-02-21T20:54:00Z">
              <w:tcPr>
                <w:tcW w:w="1616" w:type="dxa"/>
              </w:tcPr>
            </w:tcPrChange>
          </w:tcPr>
          <w:p w14:paraId="1462B6AA" w14:textId="77777777" w:rsidR="00C84E11" w:rsidRPr="00953B1A" w:rsidRDefault="00630BFA"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8</w:t>
            </w:r>
          </w:p>
        </w:tc>
        <w:tc>
          <w:tcPr>
            <w:tcW w:w="2370" w:type="dxa"/>
            <w:tcPrChange w:id="299" w:author="RALAIVAO" w:date="2018-02-21T20:54:00Z">
              <w:tcPr>
                <w:tcW w:w="1604" w:type="dxa"/>
              </w:tcPr>
            </w:tcPrChange>
          </w:tcPr>
          <w:p w14:paraId="2A065A72" w14:textId="77777777" w:rsidR="00C84E11" w:rsidRPr="00953B1A" w:rsidRDefault="007F6828" w:rsidP="00FE7000">
            <w:pPr>
              <w:spacing w:line="360" w:lineRule="auto"/>
              <w:jc w:val="both"/>
              <w:rPr>
                <w:rFonts w:ascii="Times New Roman" w:hAnsi="Times New Roman" w:cs="Times New Roman"/>
                <w:color w:val="000000"/>
                <w:sz w:val="24"/>
                <w:szCs w:val="24"/>
              </w:rPr>
            </w:pPr>
            <w:ins w:id="300" w:author="RALAIVAO" w:date="2018-02-21T20:55:00Z">
              <w:r>
                <w:rPr>
                  <w:rFonts w:ascii="Times New Roman" w:hAnsi="Times New Roman" w:cs="Times New Roman"/>
                  <w:color w:val="000000"/>
                  <w:sz w:val="24"/>
                  <w:szCs w:val="24"/>
                </w:rPr>
                <w:t>jj/mm/aa</w:t>
              </w:r>
            </w:ins>
          </w:p>
        </w:tc>
      </w:tr>
      <w:tr w:rsidR="00C4385A" w:rsidRPr="00953B1A" w14:paraId="008C7505" w14:textId="77777777" w:rsidTr="007F6828">
        <w:tc>
          <w:tcPr>
            <w:tcW w:w="1809" w:type="dxa"/>
            <w:tcPrChange w:id="301" w:author="RALAIVAO" w:date="2018-02-21T20:54:00Z">
              <w:tcPr>
                <w:tcW w:w="1809" w:type="dxa"/>
              </w:tcPr>
            </w:tcPrChange>
          </w:tcPr>
          <w:p w14:paraId="39EAE2CA" w14:textId="77777777" w:rsidR="00C4385A" w:rsidRPr="00953B1A" w:rsidRDefault="006F7999" w:rsidP="00FE700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date_permission</w:t>
            </w:r>
          </w:p>
        </w:tc>
        <w:tc>
          <w:tcPr>
            <w:tcW w:w="4111" w:type="dxa"/>
            <w:tcPrChange w:id="302" w:author="RALAIVAO" w:date="2018-02-21T20:54:00Z">
              <w:tcPr>
                <w:tcW w:w="2977" w:type="dxa"/>
              </w:tcPr>
            </w:tcPrChange>
          </w:tcPr>
          <w:p w14:paraId="030B2CF0" w14:textId="77777777" w:rsidR="00C4385A" w:rsidRPr="00953B1A" w:rsidRDefault="006F7999" w:rsidP="00FE700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Date permission</w:t>
            </w:r>
          </w:p>
        </w:tc>
        <w:tc>
          <w:tcPr>
            <w:tcW w:w="851" w:type="dxa"/>
            <w:tcPrChange w:id="303" w:author="RALAIVAO" w:date="2018-02-21T20:54:00Z">
              <w:tcPr>
                <w:tcW w:w="1282" w:type="dxa"/>
              </w:tcPr>
            </w:tcPrChange>
          </w:tcPr>
          <w:p w14:paraId="5EC7A696" w14:textId="77777777" w:rsidR="00C4385A" w:rsidRPr="00953B1A" w:rsidRDefault="006F7999" w:rsidP="00FE700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w:t>
            </w:r>
          </w:p>
        </w:tc>
        <w:tc>
          <w:tcPr>
            <w:tcW w:w="850" w:type="dxa"/>
            <w:tcPrChange w:id="304" w:author="RALAIVAO" w:date="2018-02-21T20:54:00Z">
              <w:tcPr>
                <w:tcW w:w="1616" w:type="dxa"/>
              </w:tcPr>
            </w:tcPrChange>
          </w:tcPr>
          <w:p w14:paraId="2C4EB990" w14:textId="77777777" w:rsidR="00C4385A" w:rsidRPr="00953B1A" w:rsidRDefault="006F7999" w:rsidP="00FE700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2370" w:type="dxa"/>
            <w:tcPrChange w:id="305" w:author="RALAIVAO" w:date="2018-02-21T20:54:00Z">
              <w:tcPr>
                <w:tcW w:w="1604" w:type="dxa"/>
              </w:tcPr>
            </w:tcPrChange>
          </w:tcPr>
          <w:p w14:paraId="63319776" w14:textId="77777777" w:rsidR="00C4385A" w:rsidRPr="00953B1A" w:rsidRDefault="007F6828" w:rsidP="00FE7000">
            <w:pPr>
              <w:spacing w:line="360" w:lineRule="auto"/>
              <w:jc w:val="both"/>
              <w:rPr>
                <w:rFonts w:ascii="Times New Roman" w:hAnsi="Times New Roman" w:cs="Times New Roman"/>
                <w:color w:val="000000"/>
                <w:sz w:val="24"/>
                <w:szCs w:val="24"/>
              </w:rPr>
            </w:pPr>
            <w:ins w:id="306" w:author="RALAIVAO" w:date="2018-02-21T20:55:00Z">
              <w:r>
                <w:rPr>
                  <w:rFonts w:ascii="Times New Roman" w:hAnsi="Times New Roman" w:cs="Times New Roman"/>
                  <w:color w:val="000000"/>
                  <w:sz w:val="24"/>
                  <w:szCs w:val="24"/>
                </w:rPr>
                <w:t>jj/mm/aa</w:t>
              </w:r>
            </w:ins>
          </w:p>
        </w:tc>
      </w:tr>
      <w:tr w:rsidR="00FF421D" w:rsidRPr="00953B1A" w14:paraId="54B384AC" w14:textId="77777777" w:rsidTr="007F6828">
        <w:tc>
          <w:tcPr>
            <w:tcW w:w="1809" w:type="dxa"/>
            <w:tcPrChange w:id="307" w:author="RALAIVAO" w:date="2018-02-21T20:54:00Z">
              <w:tcPr>
                <w:tcW w:w="1809" w:type="dxa"/>
              </w:tcPr>
            </w:tcPrChange>
          </w:tcPr>
          <w:p w14:paraId="2771EA8E" w14:textId="77777777" w:rsidR="00FF421D" w:rsidRPr="00953B1A" w:rsidRDefault="00FF421D"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demi_journe_date_debut</w:t>
            </w:r>
          </w:p>
        </w:tc>
        <w:tc>
          <w:tcPr>
            <w:tcW w:w="4111" w:type="dxa"/>
            <w:tcPrChange w:id="308" w:author="RALAIVAO" w:date="2018-02-21T20:54:00Z">
              <w:tcPr>
                <w:tcW w:w="2977" w:type="dxa"/>
              </w:tcPr>
            </w:tcPrChange>
          </w:tcPr>
          <w:p w14:paraId="584003BB" w14:textId="77777777" w:rsidR="00FF421D" w:rsidRPr="00953B1A" w:rsidRDefault="00E028B9"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Commencement de l’absence demi-journée</w:t>
            </w:r>
          </w:p>
        </w:tc>
        <w:tc>
          <w:tcPr>
            <w:tcW w:w="851" w:type="dxa"/>
            <w:tcPrChange w:id="309" w:author="RALAIVAO" w:date="2018-02-21T20:54:00Z">
              <w:tcPr>
                <w:tcW w:w="1282" w:type="dxa"/>
              </w:tcPr>
            </w:tcPrChange>
          </w:tcPr>
          <w:p w14:paraId="2ADC007A" w14:textId="77777777" w:rsidR="00FF421D" w:rsidRPr="00953B1A" w:rsidRDefault="00FF421D"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D</w:t>
            </w:r>
          </w:p>
        </w:tc>
        <w:tc>
          <w:tcPr>
            <w:tcW w:w="850" w:type="dxa"/>
            <w:tcPrChange w:id="310" w:author="RALAIVAO" w:date="2018-02-21T20:54:00Z">
              <w:tcPr>
                <w:tcW w:w="1616" w:type="dxa"/>
              </w:tcPr>
            </w:tcPrChange>
          </w:tcPr>
          <w:p w14:paraId="550B1AE4" w14:textId="77777777" w:rsidR="00FF421D" w:rsidRPr="00953B1A" w:rsidRDefault="00630BFA"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8</w:t>
            </w:r>
          </w:p>
        </w:tc>
        <w:tc>
          <w:tcPr>
            <w:tcW w:w="2370" w:type="dxa"/>
            <w:tcPrChange w:id="311" w:author="RALAIVAO" w:date="2018-02-21T20:54:00Z">
              <w:tcPr>
                <w:tcW w:w="1604" w:type="dxa"/>
              </w:tcPr>
            </w:tcPrChange>
          </w:tcPr>
          <w:p w14:paraId="26137D1D" w14:textId="77777777" w:rsidR="00FF421D" w:rsidRPr="00953B1A" w:rsidRDefault="007F6828" w:rsidP="00FE7000">
            <w:pPr>
              <w:spacing w:line="360" w:lineRule="auto"/>
              <w:jc w:val="both"/>
              <w:rPr>
                <w:rFonts w:ascii="Times New Roman" w:hAnsi="Times New Roman" w:cs="Times New Roman"/>
                <w:color w:val="000000"/>
                <w:sz w:val="24"/>
                <w:szCs w:val="24"/>
              </w:rPr>
            </w:pPr>
            <w:ins w:id="312" w:author="RALAIVAO" w:date="2018-02-21T20:55:00Z">
              <w:r>
                <w:rPr>
                  <w:rFonts w:ascii="Times New Roman" w:hAnsi="Times New Roman" w:cs="Times New Roman"/>
                  <w:color w:val="000000"/>
                  <w:sz w:val="24"/>
                  <w:szCs w:val="24"/>
                </w:rPr>
                <w:t>jj/mm/aa</w:t>
              </w:r>
            </w:ins>
          </w:p>
        </w:tc>
      </w:tr>
      <w:tr w:rsidR="00FF421D" w:rsidRPr="00953B1A" w14:paraId="6AEBC5D1" w14:textId="77777777" w:rsidTr="007F6828">
        <w:tc>
          <w:tcPr>
            <w:tcW w:w="1809" w:type="dxa"/>
            <w:tcPrChange w:id="313" w:author="RALAIVAO" w:date="2018-02-21T20:54:00Z">
              <w:tcPr>
                <w:tcW w:w="1809" w:type="dxa"/>
              </w:tcPr>
            </w:tcPrChange>
          </w:tcPr>
          <w:p w14:paraId="05F58ABD" w14:textId="77777777" w:rsidR="00FF421D" w:rsidRPr="00953B1A" w:rsidRDefault="00FF421D"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demi_journe_date_fin</w:t>
            </w:r>
          </w:p>
        </w:tc>
        <w:tc>
          <w:tcPr>
            <w:tcW w:w="4111" w:type="dxa"/>
            <w:tcPrChange w:id="314" w:author="RALAIVAO" w:date="2018-02-21T20:54:00Z">
              <w:tcPr>
                <w:tcW w:w="2977" w:type="dxa"/>
              </w:tcPr>
            </w:tcPrChange>
          </w:tcPr>
          <w:p w14:paraId="37D81661" w14:textId="77777777" w:rsidR="00FF421D" w:rsidRPr="00953B1A" w:rsidRDefault="00E028B9"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Fin de l’absence demi-journée</w:t>
            </w:r>
          </w:p>
        </w:tc>
        <w:tc>
          <w:tcPr>
            <w:tcW w:w="851" w:type="dxa"/>
            <w:tcPrChange w:id="315" w:author="RALAIVAO" w:date="2018-02-21T20:54:00Z">
              <w:tcPr>
                <w:tcW w:w="1282" w:type="dxa"/>
              </w:tcPr>
            </w:tcPrChange>
          </w:tcPr>
          <w:p w14:paraId="77DF5709" w14:textId="77777777" w:rsidR="00FF421D" w:rsidRPr="00953B1A" w:rsidRDefault="00FF421D"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D</w:t>
            </w:r>
          </w:p>
        </w:tc>
        <w:tc>
          <w:tcPr>
            <w:tcW w:w="850" w:type="dxa"/>
            <w:tcPrChange w:id="316" w:author="RALAIVAO" w:date="2018-02-21T20:54:00Z">
              <w:tcPr>
                <w:tcW w:w="1616" w:type="dxa"/>
              </w:tcPr>
            </w:tcPrChange>
          </w:tcPr>
          <w:p w14:paraId="4E1ADF44" w14:textId="77777777" w:rsidR="00FF421D" w:rsidRPr="00953B1A" w:rsidRDefault="00630BFA"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8</w:t>
            </w:r>
          </w:p>
        </w:tc>
        <w:tc>
          <w:tcPr>
            <w:tcW w:w="2370" w:type="dxa"/>
            <w:tcPrChange w:id="317" w:author="RALAIVAO" w:date="2018-02-21T20:54:00Z">
              <w:tcPr>
                <w:tcW w:w="1604" w:type="dxa"/>
              </w:tcPr>
            </w:tcPrChange>
          </w:tcPr>
          <w:p w14:paraId="77F41C3A" w14:textId="77777777" w:rsidR="00FF421D" w:rsidRPr="00953B1A" w:rsidRDefault="007F6828" w:rsidP="00FE7000">
            <w:pPr>
              <w:spacing w:line="360" w:lineRule="auto"/>
              <w:jc w:val="both"/>
              <w:rPr>
                <w:rFonts w:ascii="Times New Roman" w:hAnsi="Times New Roman" w:cs="Times New Roman"/>
                <w:color w:val="000000"/>
                <w:sz w:val="24"/>
                <w:szCs w:val="24"/>
              </w:rPr>
            </w:pPr>
            <w:ins w:id="318" w:author="RALAIVAO" w:date="2018-02-21T20:55:00Z">
              <w:r>
                <w:rPr>
                  <w:rFonts w:ascii="Times New Roman" w:hAnsi="Times New Roman" w:cs="Times New Roman"/>
                  <w:color w:val="000000"/>
                  <w:sz w:val="24"/>
                  <w:szCs w:val="24"/>
                </w:rPr>
                <w:t>jj/mm/aa</w:t>
              </w:r>
            </w:ins>
          </w:p>
        </w:tc>
      </w:tr>
      <w:tr w:rsidR="00C84E11" w:rsidRPr="00953B1A" w14:paraId="1C5D4120" w14:textId="77777777" w:rsidTr="007F6828">
        <w:tc>
          <w:tcPr>
            <w:tcW w:w="1809" w:type="dxa"/>
            <w:tcPrChange w:id="319" w:author="RALAIVAO" w:date="2018-02-21T20:54:00Z">
              <w:tcPr>
                <w:tcW w:w="1809" w:type="dxa"/>
              </w:tcPr>
            </w:tcPrChange>
          </w:tcPr>
          <w:p w14:paraId="7210E0BA" w14:textId="77777777" w:rsidR="00C84E11" w:rsidRPr="00953B1A" w:rsidRDefault="004F24C2"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D</w:t>
            </w:r>
            <w:r w:rsidR="00C84E11" w:rsidRPr="00953B1A">
              <w:rPr>
                <w:rFonts w:ascii="Times New Roman" w:hAnsi="Times New Roman" w:cs="Times New Roman"/>
                <w:color w:val="000000"/>
                <w:sz w:val="24"/>
                <w:szCs w:val="24"/>
              </w:rPr>
              <w:t>escription</w:t>
            </w:r>
          </w:p>
        </w:tc>
        <w:tc>
          <w:tcPr>
            <w:tcW w:w="4111" w:type="dxa"/>
            <w:tcPrChange w:id="320" w:author="RALAIVAO" w:date="2018-02-21T20:54:00Z">
              <w:tcPr>
                <w:tcW w:w="2977" w:type="dxa"/>
              </w:tcPr>
            </w:tcPrChange>
          </w:tcPr>
          <w:p w14:paraId="0C8A3EE0" w14:textId="77777777" w:rsidR="00C84E11" w:rsidRPr="00953B1A" w:rsidRDefault="00E028B9"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Description de l’absence</w:t>
            </w:r>
          </w:p>
        </w:tc>
        <w:tc>
          <w:tcPr>
            <w:tcW w:w="851" w:type="dxa"/>
            <w:tcPrChange w:id="321" w:author="RALAIVAO" w:date="2018-02-21T20:54:00Z">
              <w:tcPr>
                <w:tcW w:w="1282" w:type="dxa"/>
              </w:tcPr>
            </w:tcPrChange>
          </w:tcPr>
          <w:p w14:paraId="2E9AE23B"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AN</w:t>
            </w:r>
          </w:p>
        </w:tc>
        <w:tc>
          <w:tcPr>
            <w:tcW w:w="850" w:type="dxa"/>
            <w:tcPrChange w:id="322" w:author="RALAIVAO" w:date="2018-02-21T20:54:00Z">
              <w:tcPr>
                <w:tcW w:w="1616" w:type="dxa"/>
              </w:tcPr>
            </w:tcPrChange>
          </w:tcPr>
          <w:p w14:paraId="06E5B685" w14:textId="77777777" w:rsidR="00C84E11" w:rsidRPr="00953B1A" w:rsidRDefault="00630BFA"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50</w:t>
            </w:r>
          </w:p>
        </w:tc>
        <w:tc>
          <w:tcPr>
            <w:tcW w:w="2370" w:type="dxa"/>
            <w:tcPrChange w:id="323" w:author="RALAIVAO" w:date="2018-02-21T20:54:00Z">
              <w:tcPr>
                <w:tcW w:w="1604" w:type="dxa"/>
              </w:tcPr>
            </w:tcPrChange>
          </w:tcPr>
          <w:p w14:paraId="3597D1ED" w14:textId="77777777" w:rsidR="00C84E11" w:rsidRPr="00953B1A" w:rsidRDefault="00C84E11" w:rsidP="00FE7000">
            <w:pPr>
              <w:spacing w:line="360" w:lineRule="auto"/>
              <w:jc w:val="both"/>
              <w:rPr>
                <w:rFonts w:ascii="Times New Roman" w:hAnsi="Times New Roman" w:cs="Times New Roman"/>
                <w:color w:val="000000"/>
                <w:sz w:val="24"/>
                <w:szCs w:val="24"/>
              </w:rPr>
            </w:pPr>
          </w:p>
        </w:tc>
      </w:tr>
      <w:tr w:rsidR="00C84E11" w:rsidRPr="00953B1A" w14:paraId="70E40572" w14:textId="77777777" w:rsidTr="007F6828">
        <w:tc>
          <w:tcPr>
            <w:tcW w:w="1809" w:type="dxa"/>
            <w:tcPrChange w:id="324" w:author="RALAIVAO" w:date="2018-02-21T20:54:00Z">
              <w:tcPr>
                <w:tcW w:w="1809" w:type="dxa"/>
              </w:tcPr>
            </w:tcPrChange>
          </w:tcPr>
          <w:p w14:paraId="40981BCD" w14:textId="77777777" w:rsidR="00C84E11" w:rsidRPr="00953B1A" w:rsidRDefault="004F24C2"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E</w:t>
            </w:r>
            <w:r w:rsidR="00C84E11" w:rsidRPr="00953B1A">
              <w:rPr>
                <w:rFonts w:ascii="Times New Roman" w:hAnsi="Times New Roman" w:cs="Times New Roman"/>
                <w:color w:val="000000"/>
                <w:sz w:val="24"/>
                <w:szCs w:val="24"/>
              </w:rPr>
              <w:t>mail</w:t>
            </w:r>
          </w:p>
        </w:tc>
        <w:tc>
          <w:tcPr>
            <w:tcW w:w="4111" w:type="dxa"/>
            <w:tcPrChange w:id="325" w:author="RALAIVAO" w:date="2018-02-21T20:54:00Z">
              <w:tcPr>
                <w:tcW w:w="2977" w:type="dxa"/>
              </w:tcPr>
            </w:tcPrChange>
          </w:tcPr>
          <w:p w14:paraId="266F63A3" w14:textId="77777777" w:rsidR="00C84E11" w:rsidRPr="00953B1A" w:rsidRDefault="00E028B9"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Email de l’utilisateur</w:t>
            </w:r>
          </w:p>
        </w:tc>
        <w:tc>
          <w:tcPr>
            <w:tcW w:w="851" w:type="dxa"/>
            <w:tcPrChange w:id="326" w:author="RALAIVAO" w:date="2018-02-21T20:54:00Z">
              <w:tcPr>
                <w:tcW w:w="1282" w:type="dxa"/>
              </w:tcPr>
            </w:tcPrChange>
          </w:tcPr>
          <w:p w14:paraId="1A4E27BA"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AN</w:t>
            </w:r>
          </w:p>
        </w:tc>
        <w:tc>
          <w:tcPr>
            <w:tcW w:w="850" w:type="dxa"/>
            <w:tcPrChange w:id="327" w:author="RALAIVAO" w:date="2018-02-21T20:54:00Z">
              <w:tcPr>
                <w:tcW w:w="1616" w:type="dxa"/>
              </w:tcPr>
            </w:tcPrChange>
          </w:tcPr>
          <w:p w14:paraId="4356D74C" w14:textId="77777777" w:rsidR="00C84E11" w:rsidRPr="00953B1A" w:rsidRDefault="00630BFA"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20</w:t>
            </w:r>
          </w:p>
        </w:tc>
        <w:tc>
          <w:tcPr>
            <w:tcW w:w="2370" w:type="dxa"/>
            <w:tcPrChange w:id="328" w:author="RALAIVAO" w:date="2018-02-21T20:54:00Z">
              <w:tcPr>
                <w:tcW w:w="1604" w:type="dxa"/>
              </w:tcPr>
            </w:tcPrChange>
          </w:tcPr>
          <w:p w14:paraId="758E5872" w14:textId="77777777" w:rsidR="00C84E11" w:rsidRPr="00953B1A" w:rsidRDefault="00C84E11" w:rsidP="00FE7000">
            <w:pPr>
              <w:spacing w:line="360" w:lineRule="auto"/>
              <w:jc w:val="both"/>
              <w:rPr>
                <w:rFonts w:ascii="Times New Roman" w:hAnsi="Times New Roman" w:cs="Times New Roman"/>
                <w:color w:val="000000"/>
                <w:sz w:val="24"/>
                <w:szCs w:val="24"/>
              </w:rPr>
            </w:pPr>
          </w:p>
        </w:tc>
      </w:tr>
      <w:tr w:rsidR="006F7999" w:rsidRPr="00953B1A" w14:paraId="2B22993A" w14:textId="77777777" w:rsidTr="007F6828">
        <w:tc>
          <w:tcPr>
            <w:tcW w:w="1809" w:type="dxa"/>
            <w:tcPrChange w:id="329" w:author="RALAIVAO" w:date="2018-02-21T20:54:00Z">
              <w:tcPr>
                <w:tcW w:w="1809" w:type="dxa"/>
              </w:tcPr>
            </w:tcPrChange>
          </w:tcPr>
          <w:p w14:paraId="76B1E650" w14:textId="77777777" w:rsidR="006F7999" w:rsidRPr="00953B1A" w:rsidRDefault="00A719C3" w:rsidP="00FE700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jouPerm</w:t>
            </w:r>
          </w:p>
        </w:tc>
        <w:tc>
          <w:tcPr>
            <w:tcW w:w="4111" w:type="dxa"/>
            <w:tcPrChange w:id="330" w:author="RALAIVAO" w:date="2018-02-21T20:54:00Z">
              <w:tcPr>
                <w:tcW w:w="2977" w:type="dxa"/>
              </w:tcPr>
            </w:tcPrChange>
          </w:tcPr>
          <w:p w14:paraId="21DD8DAA" w14:textId="77777777" w:rsidR="006F7999" w:rsidRPr="00953B1A" w:rsidRDefault="007F4FAE" w:rsidP="00A719C3">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Nombre </w:t>
            </w:r>
            <w:r w:rsidR="00A719C3">
              <w:rPr>
                <w:rFonts w:ascii="Times New Roman" w:hAnsi="Times New Roman" w:cs="Times New Roman"/>
                <w:color w:val="000000"/>
                <w:sz w:val="24"/>
                <w:szCs w:val="24"/>
              </w:rPr>
              <w:t>de jour</w:t>
            </w:r>
            <w:ins w:id="331" w:author="RALAIVAO" w:date="2018-02-21T20:55:00Z">
              <w:r w:rsidR="007F6828">
                <w:rPr>
                  <w:rFonts w:ascii="Times New Roman" w:hAnsi="Times New Roman" w:cs="Times New Roman"/>
                  <w:color w:val="000000"/>
                  <w:sz w:val="24"/>
                  <w:szCs w:val="24"/>
                </w:rPr>
                <w:t>s</w:t>
              </w:r>
            </w:ins>
            <w:del w:id="332" w:author="RALAIVAO" w:date="2018-02-21T20:55:00Z">
              <w:r w:rsidR="006F7999" w:rsidDel="007F6828">
                <w:rPr>
                  <w:rFonts w:ascii="Times New Roman" w:hAnsi="Times New Roman" w:cs="Times New Roman"/>
                  <w:color w:val="000000"/>
                  <w:sz w:val="24"/>
                  <w:szCs w:val="24"/>
                </w:rPr>
                <w:delText xml:space="preserve"> </w:delText>
              </w:r>
            </w:del>
            <w:r w:rsidR="00B36679">
              <w:rPr>
                <w:rFonts w:ascii="Times New Roman" w:hAnsi="Times New Roman" w:cs="Times New Roman"/>
                <w:color w:val="000000"/>
                <w:sz w:val="24"/>
                <w:szCs w:val="24"/>
              </w:rPr>
              <w:t>de la</w:t>
            </w:r>
            <w:r w:rsidR="006F7999">
              <w:rPr>
                <w:rFonts w:ascii="Times New Roman" w:hAnsi="Times New Roman" w:cs="Times New Roman"/>
                <w:color w:val="000000"/>
                <w:sz w:val="24"/>
                <w:szCs w:val="24"/>
              </w:rPr>
              <w:t xml:space="preserve"> permission</w:t>
            </w:r>
          </w:p>
        </w:tc>
        <w:tc>
          <w:tcPr>
            <w:tcW w:w="851" w:type="dxa"/>
            <w:tcPrChange w:id="333" w:author="RALAIVAO" w:date="2018-02-21T20:54:00Z">
              <w:tcPr>
                <w:tcW w:w="1282" w:type="dxa"/>
              </w:tcPr>
            </w:tcPrChange>
          </w:tcPr>
          <w:p w14:paraId="4B907D50" w14:textId="77777777" w:rsidR="006F7999" w:rsidRPr="00953B1A" w:rsidRDefault="00B36679" w:rsidP="00FE700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N</w:t>
            </w:r>
          </w:p>
        </w:tc>
        <w:tc>
          <w:tcPr>
            <w:tcW w:w="850" w:type="dxa"/>
            <w:tcPrChange w:id="334" w:author="RALAIVAO" w:date="2018-02-21T20:54:00Z">
              <w:tcPr>
                <w:tcW w:w="1616" w:type="dxa"/>
              </w:tcPr>
            </w:tcPrChange>
          </w:tcPr>
          <w:p w14:paraId="012435A4" w14:textId="77777777" w:rsidR="006F7999" w:rsidRPr="00953B1A" w:rsidRDefault="00B36679" w:rsidP="00FE700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370" w:type="dxa"/>
            <w:tcPrChange w:id="335" w:author="RALAIVAO" w:date="2018-02-21T20:54:00Z">
              <w:tcPr>
                <w:tcW w:w="1604" w:type="dxa"/>
              </w:tcPr>
            </w:tcPrChange>
          </w:tcPr>
          <w:p w14:paraId="652A844E" w14:textId="77777777" w:rsidR="006F7999" w:rsidRPr="00953B1A" w:rsidRDefault="006F7999" w:rsidP="00FE7000">
            <w:pPr>
              <w:spacing w:line="360" w:lineRule="auto"/>
              <w:jc w:val="both"/>
              <w:rPr>
                <w:rFonts w:ascii="Times New Roman" w:hAnsi="Times New Roman" w:cs="Times New Roman"/>
                <w:color w:val="000000"/>
                <w:sz w:val="24"/>
                <w:szCs w:val="24"/>
              </w:rPr>
            </w:pPr>
          </w:p>
        </w:tc>
      </w:tr>
      <w:tr w:rsidR="00C84E11" w:rsidRPr="00953B1A" w14:paraId="2777DF16" w14:textId="77777777" w:rsidTr="007F6828">
        <w:tc>
          <w:tcPr>
            <w:tcW w:w="1809" w:type="dxa"/>
            <w:tcPrChange w:id="336" w:author="RALAIVAO" w:date="2018-02-21T20:54:00Z">
              <w:tcPr>
                <w:tcW w:w="1809" w:type="dxa"/>
              </w:tcPr>
            </w:tcPrChange>
          </w:tcPr>
          <w:p w14:paraId="695D12CB"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nomServ</w:t>
            </w:r>
          </w:p>
        </w:tc>
        <w:tc>
          <w:tcPr>
            <w:tcW w:w="4111" w:type="dxa"/>
            <w:tcPrChange w:id="337" w:author="RALAIVAO" w:date="2018-02-21T20:54:00Z">
              <w:tcPr>
                <w:tcW w:w="2977" w:type="dxa"/>
              </w:tcPr>
            </w:tcPrChange>
          </w:tcPr>
          <w:p w14:paraId="32A6F5F3" w14:textId="77777777" w:rsidR="00C84E11" w:rsidRPr="00953B1A" w:rsidRDefault="00E028B9"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Nom du service</w:t>
            </w:r>
          </w:p>
        </w:tc>
        <w:tc>
          <w:tcPr>
            <w:tcW w:w="851" w:type="dxa"/>
            <w:tcPrChange w:id="338" w:author="RALAIVAO" w:date="2018-02-21T20:54:00Z">
              <w:tcPr>
                <w:tcW w:w="1282" w:type="dxa"/>
              </w:tcPr>
            </w:tcPrChange>
          </w:tcPr>
          <w:p w14:paraId="4A363CF3"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AN</w:t>
            </w:r>
          </w:p>
        </w:tc>
        <w:tc>
          <w:tcPr>
            <w:tcW w:w="850" w:type="dxa"/>
            <w:tcPrChange w:id="339" w:author="RALAIVAO" w:date="2018-02-21T20:54:00Z">
              <w:tcPr>
                <w:tcW w:w="1616" w:type="dxa"/>
              </w:tcPr>
            </w:tcPrChange>
          </w:tcPr>
          <w:p w14:paraId="1DCD0FAB" w14:textId="77777777" w:rsidR="00C84E11" w:rsidRPr="00953B1A" w:rsidRDefault="009550D8" w:rsidP="00FE700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15</w:t>
            </w:r>
          </w:p>
        </w:tc>
        <w:tc>
          <w:tcPr>
            <w:tcW w:w="2370" w:type="dxa"/>
            <w:tcPrChange w:id="340" w:author="RALAIVAO" w:date="2018-02-21T20:54:00Z">
              <w:tcPr>
                <w:tcW w:w="1604" w:type="dxa"/>
              </w:tcPr>
            </w:tcPrChange>
          </w:tcPr>
          <w:p w14:paraId="5EDEE158" w14:textId="77777777" w:rsidR="00C84E11" w:rsidRPr="00953B1A" w:rsidRDefault="00C84E11" w:rsidP="00FE7000">
            <w:pPr>
              <w:spacing w:line="360" w:lineRule="auto"/>
              <w:jc w:val="both"/>
              <w:rPr>
                <w:rFonts w:ascii="Times New Roman" w:hAnsi="Times New Roman" w:cs="Times New Roman"/>
                <w:color w:val="000000"/>
                <w:sz w:val="24"/>
                <w:szCs w:val="24"/>
              </w:rPr>
            </w:pPr>
          </w:p>
        </w:tc>
      </w:tr>
      <w:tr w:rsidR="00C84E11" w:rsidRPr="00953B1A" w14:paraId="5BDEB460" w14:textId="77777777" w:rsidTr="007F6828">
        <w:tc>
          <w:tcPr>
            <w:tcW w:w="1809" w:type="dxa"/>
            <w:tcPrChange w:id="341" w:author="RALAIVAO" w:date="2018-02-21T20:54:00Z">
              <w:tcPr>
                <w:tcW w:w="1809" w:type="dxa"/>
              </w:tcPr>
            </w:tcPrChange>
          </w:tcPr>
          <w:p w14:paraId="3CB61AF8"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nomFoct</w:t>
            </w:r>
          </w:p>
        </w:tc>
        <w:tc>
          <w:tcPr>
            <w:tcW w:w="4111" w:type="dxa"/>
            <w:tcPrChange w:id="342" w:author="RALAIVAO" w:date="2018-02-21T20:54:00Z">
              <w:tcPr>
                <w:tcW w:w="2977" w:type="dxa"/>
              </w:tcPr>
            </w:tcPrChange>
          </w:tcPr>
          <w:p w14:paraId="31357CFA" w14:textId="77777777" w:rsidR="00C84E11" w:rsidRPr="00953B1A" w:rsidRDefault="00E028B9"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Nom de la fonction</w:t>
            </w:r>
          </w:p>
        </w:tc>
        <w:tc>
          <w:tcPr>
            <w:tcW w:w="851" w:type="dxa"/>
            <w:tcPrChange w:id="343" w:author="RALAIVAO" w:date="2018-02-21T20:54:00Z">
              <w:tcPr>
                <w:tcW w:w="1282" w:type="dxa"/>
              </w:tcPr>
            </w:tcPrChange>
          </w:tcPr>
          <w:p w14:paraId="6C085756"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AN</w:t>
            </w:r>
          </w:p>
        </w:tc>
        <w:tc>
          <w:tcPr>
            <w:tcW w:w="850" w:type="dxa"/>
            <w:tcPrChange w:id="344" w:author="RALAIVAO" w:date="2018-02-21T20:54:00Z">
              <w:tcPr>
                <w:tcW w:w="1616" w:type="dxa"/>
              </w:tcPr>
            </w:tcPrChange>
          </w:tcPr>
          <w:p w14:paraId="170B7A40" w14:textId="77777777" w:rsidR="00C84E11" w:rsidRPr="00953B1A" w:rsidRDefault="009550D8" w:rsidP="00FE700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15</w:t>
            </w:r>
          </w:p>
        </w:tc>
        <w:tc>
          <w:tcPr>
            <w:tcW w:w="2370" w:type="dxa"/>
            <w:tcPrChange w:id="345" w:author="RALAIVAO" w:date="2018-02-21T20:54:00Z">
              <w:tcPr>
                <w:tcW w:w="1604" w:type="dxa"/>
              </w:tcPr>
            </w:tcPrChange>
          </w:tcPr>
          <w:p w14:paraId="2E5DB468" w14:textId="77777777" w:rsidR="00C84E11" w:rsidRPr="00953B1A" w:rsidRDefault="00C84E11" w:rsidP="00FE7000">
            <w:pPr>
              <w:spacing w:line="360" w:lineRule="auto"/>
              <w:jc w:val="both"/>
              <w:rPr>
                <w:rFonts w:ascii="Times New Roman" w:hAnsi="Times New Roman" w:cs="Times New Roman"/>
                <w:color w:val="000000"/>
                <w:sz w:val="24"/>
                <w:szCs w:val="24"/>
              </w:rPr>
            </w:pPr>
          </w:p>
        </w:tc>
      </w:tr>
      <w:tr w:rsidR="00C84E11" w:rsidRPr="00953B1A" w14:paraId="5954E25D" w14:textId="77777777" w:rsidTr="007F6828">
        <w:tc>
          <w:tcPr>
            <w:tcW w:w="1809" w:type="dxa"/>
            <w:tcPrChange w:id="346" w:author="RALAIVAO" w:date="2018-02-21T20:54:00Z">
              <w:tcPr>
                <w:tcW w:w="1809" w:type="dxa"/>
              </w:tcPr>
            </w:tcPrChange>
          </w:tcPr>
          <w:p w14:paraId="09BAA25E"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nomEmp</w:t>
            </w:r>
          </w:p>
        </w:tc>
        <w:tc>
          <w:tcPr>
            <w:tcW w:w="4111" w:type="dxa"/>
            <w:tcPrChange w:id="347" w:author="RALAIVAO" w:date="2018-02-21T20:54:00Z">
              <w:tcPr>
                <w:tcW w:w="2977" w:type="dxa"/>
              </w:tcPr>
            </w:tcPrChange>
          </w:tcPr>
          <w:p w14:paraId="57F39B4E" w14:textId="77777777" w:rsidR="00C84E11" w:rsidRPr="00953B1A" w:rsidRDefault="00E028B9"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Nom de l’employé</w:t>
            </w:r>
          </w:p>
        </w:tc>
        <w:tc>
          <w:tcPr>
            <w:tcW w:w="851" w:type="dxa"/>
            <w:tcPrChange w:id="348" w:author="RALAIVAO" w:date="2018-02-21T20:54:00Z">
              <w:tcPr>
                <w:tcW w:w="1282" w:type="dxa"/>
              </w:tcPr>
            </w:tcPrChange>
          </w:tcPr>
          <w:p w14:paraId="3799F127"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AN</w:t>
            </w:r>
          </w:p>
        </w:tc>
        <w:tc>
          <w:tcPr>
            <w:tcW w:w="850" w:type="dxa"/>
            <w:tcPrChange w:id="349" w:author="RALAIVAO" w:date="2018-02-21T20:54:00Z">
              <w:tcPr>
                <w:tcW w:w="1616" w:type="dxa"/>
              </w:tcPr>
            </w:tcPrChange>
          </w:tcPr>
          <w:p w14:paraId="27C53BA3" w14:textId="77777777" w:rsidR="00C84E11" w:rsidRPr="00953B1A" w:rsidRDefault="009550D8" w:rsidP="00FE700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20</w:t>
            </w:r>
          </w:p>
        </w:tc>
        <w:tc>
          <w:tcPr>
            <w:tcW w:w="2370" w:type="dxa"/>
            <w:tcPrChange w:id="350" w:author="RALAIVAO" w:date="2018-02-21T20:54:00Z">
              <w:tcPr>
                <w:tcW w:w="1604" w:type="dxa"/>
              </w:tcPr>
            </w:tcPrChange>
          </w:tcPr>
          <w:p w14:paraId="548DA738" w14:textId="77777777" w:rsidR="00C84E11" w:rsidRPr="00953B1A" w:rsidRDefault="00C84E11" w:rsidP="00FE7000">
            <w:pPr>
              <w:spacing w:line="360" w:lineRule="auto"/>
              <w:jc w:val="both"/>
              <w:rPr>
                <w:rFonts w:ascii="Times New Roman" w:hAnsi="Times New Roman" w:cs="Times New Roman"/>
                <w:color w:val="000000"/>
                <w:sz w:val="24"/>
                <w:szCs w:val="24"/>
              </w:rPr>
            </w:pPr>
          </w:p>
        </w:tc>
      </w:tr>
      <w:tr w:rsidR="00C84E11" w:rsidRPr="00953B1A" w14:paraId="3B9EAFC8" w14:textId="77777777" w:rsidTr="007F6828">
        <w:tc>
          <w:tcPr>
            <w:tcW w:w="1809" w:type="dxa"/>
            <w:tcPrChange w:id="351" w:author="RALAIVAO" w:date="2018-02-21T20:54:00Z">
              <w:tcPr>
                <w:tcW w:w="1809" w:type="dxa"/>
              </w:tcPr>
            </w:tcPrChange>
          </w:tcPr>
          <w:p w14:paraId="287CED84"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nomAgence</w:t>
            </w:r>
          </w:p>
        </w:tc>
        <w:tc>
          <w:tcPr>
            <w:tcW w:w="4111" w:type="dxa"/>
            <w:tcPrChange w:id="352" w:author="RALAIVAO" w:date="2018-02-21T20:54:00Z">
              <w:tcPr>
                <w:tcW w:w="2977" w:type="dxa"/>
              </w:tcPr>
            </w:tcPrChange>
          </w:tcPr>
          <w:p w14:paraId="5BB0B1B9" w14:textId="77777777" w:rsidR="00C84E11" w:rsidRPr="00953B1A" w:rsidRDefault="00E028B9"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Nom de l’agence</w:t>
            </w:r>
          </w:p>
        </w:tc>
        <w:tc>
          <w:tcPr>
            <w:tcW w:w="851" w:type="dxa"/>
            <w:tcPrChange w:id="353" w:author="RALAIVAO" w:date="2018-02-21T20:54:00Z">
              <w:tcPr>
                <w:tcW w:w="1282" w:type="dxa"/>
              </w:tcPr>
            </w:tcPrChange>
          </w:tcPr>
          <w:p w14:paraId="249EFF12"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AN</w:t>
            </w:r>
          </w:p>
        </w:tc>
        <w:tc>
          <w:tcPr>
            <w:tcW w:w="850" w:type="dxa"/>
            <w:tcPrChange w:id="354" w:author="RALAIVAO" w:date="2018-02-21T20:54:00Z">
              <w:tcPr>
                <w:tcW w:w="1616" w:type="dxa"/>
              </w:tcPr>
            </w:tcPrChange>
          </w:tcPr>
          <w:p w14:paraId="02AC087F" w14:textId="77777777" w:rsidR="00C84E11" w:rsidRPr="00953B1A" w:rsidRDefault="009550D8" w:rsidP="00FE700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15</w:t>
            </w:r>
          </w:p>
        </w:tc>
        <w:tc>
          <w:tcPr>
            <w:tcW w:w="2370" w:type="dxa"/>
            <w:tcPrChange w:id="355" w:author="RALAIVAO" w:date="2018-02-21T20:54:00Z">
              <w:tcPr>
                <w:tcW w:w="1604" w:type="dxa"/>
              </w:tcPr>
            </w:tcPrChange>
          </w:tcPr>
          <w:p w14:paraId="1CCE9108" w14:textId="77777777" w:rsidR="00C84E11" w:rsidRPr="00953B1A" w:rsidRDefault="00C84E11" w:rsidP="00FE7000">
            <w:pPr>
              <w:spacing w:line="360" w:lineRule="auto"/>
              <w:jc w:val="both"/>
              <w:rPr>
                <w:rFonts w:ascii="Times New Roman" w:hAnsi="Times New Roman" w:cs="Times New Roman"/>
                <w:color w:val="000000"/>
                <w:sz w:val="24"/>
                <w:szCs w:val="24"/>
              </w:rPr>
            </w:pPr>
          </w:p>
        </w:tc>
      </w:tr>
      <w:tr w:rsidR="00C84E11" w:rsidRPr="00953B1A" w14:paraId="0A53C3A3" w14:textId="77777777" w:rsidTr="007F6828">
        <w:tc>
          <w:tcPr>
            <w:tcW w:w="1809" w:type="dxa"/>
            <w:tcPrChange w:id="356" w:author="RALAIVAO" w:date="2018-02-21T20:54:00Z">
              <w:tcPr>
                <w:tcW w:w="1809" w:type="dxa"/>
              </w:tcPr>
            </w:tcPrChange>
          </w:tcPr>
          <w:p w14:paraId="51CA6E43"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NumEmp</w:t>
            </w:r>
          </w:p>
        </w:tc>
        <w:tc>
          <w:tcPr>
            <w:tcW w:w="4111" w:type="dxa"/>
            <w:tcPrChange w:id="357" w:author="RALAIVAO" w:date="2018-02-21T20:54:00Z">
              <w:tcPr>
                <w:tcW w:w="2977" w:type="dxa"/>
              </w:tcPr>
            </w:tcPrChange>
          </w:tcPr>
          <w:p w14:paraId="5DF4DBAD" w14:textId="77777777" w:rsidR="00C84E11" w:rsidRPr="00953B1A" w:rsidRDefault="00270DEA"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Numéro matricule de l’employé</w:t>
            </w:r>
          </w:p>
        </w:tc>
        <w:tc>
          <w:tcPr>
            <w:tcW w:w="851" w:type="dxa"/>
            <w:tcPrChange w:id="358" w:author="RALAIVAO" w:date="2018-02-21T20:54:00Z">
              <w:tcPr>
                <w:tcW w:w="1282" w:type="dxa"/>
              </w:tcPr>
            </w:tcPrChange>
          </w:tcPr>
          <w:p w14:paraId="159C65CD"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AN</w:t>
            </w:r>
          </w:p>
        </w:tc>
        <w:tc>
          <w:tcPr>
            <w:tcW w:w="850" w:type="dxa"/>
            <w:tcPrChange w:id="359" w:author="RALAIVAO" w:date="2018-02-21T20:54:00Z">
              <w:tcPr>
                <w:tcW w:w="1616" w:type="dxa"/>
              </w:tcPr>
            </w:tcPrChange>
          </w:tcPr>
          <w:p w14:paraId="2BFA16CE" w14:textId="77777777" w:rsidR="00C84E11" w:rsidRPr="00953B1A" w:rsidRDefault="009550D8" w:rsidP="00FE700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2370" w:type="dxa"/>
            <w:tcPrChange w:id="360" w:author="RALAIVAO" w:date="2018-02-21T20:54:00Z">
              <w:tcPr>
                <w:tcW w:w="1604" w:type="dxa"/>
              </w:tcPr>
            </w:tcPrChange>
          </w:tcPr>
          <w:p w14:paraId="3449B28E" w14:textId="77777777" w:rsidR="00C84E11" w:rsidRPr="00953B1A" w:rsidRDefault="00C84E11" w:rsidP="00FE7000">
            <w:pPr>
              <w:spacing w:line="360" w:lineRule="auto"/>
              <w:jc w:val="both"/>
              <w:rPr>
                <w:rFonts w:ascii="Times New Roman" w:hAnsi="Times New Roman" w:cs="Times New Roman"/>
                <w:color w:val="000000"/>
                <w:sz w:val="24"/>
                <w:szCs w:val="24"/>
              </w:rPr>
            </w:pPr>
          </w:p>
        </w:tc>
      </w:tr>
      <w:tr w:rsidR="00C84E11" w:rsidRPr="00953B1A" w14:paraId="4E8045C6" w14:textId="77777777" w:rsidTr="007F6828">
        <w:tc>
          <w:tcPr>
            <w:tcW w:w="1809" w:type="dxa"/>
            <w:tcPrChange w:id="361" w:author="RALAIVAO" w:date="2018-02-21T20:54:00Z">
              <w:tcPr>
                <w:tcW w:w="1809" w:type="dxa"/>
              </w:tcPr>
            </w:tcPrChange>
          </w:tcPr>
          <w:p w14:paraId="4A84F3B8"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NumTel</w:t>
            </w:r>
          </w:p>
        </w:tc>
        <w:tc>
          <w:tcPr>
            <w:tcW w:w="4111" w:type="dxa"/>
            <w:tcPrChange w:id="362" w:author="RALAIVAO" w:date="2018-02-21T20:54:00Z">
              <w:tcPr>
                <w:tcW w:w="2977" w:type="dxa"/>
              </w:tcPr>
            </w:tcPrChange>
          </w:tcPr>
          <w:p w14:paraId="6986B9D3" w14:textId="77777777" w:rsidR="00C84E11" w:rsidRPr="00953B1A" w:rsidRDefault="00270DEA"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Numéro téléphone de l’employé</w:t>
            </w:r>
          </w:p>
        </w:tc>
        <w:tc>
          <w:tcPr>
            <w:tcW w:w="851" w:type="dxa"/>
            <w:tcPrChange w:id="363" w:author="RALAIVAO" w:date="2018-02-21T20:54:00Z">
              <w:tcPr>
                <w:tcW w:w="1282" w:type="dxa"/>
              </w:tcPr>
            </w:tcPrChange>
          </w:tcPr>
          <w:p w14:paraId="7093C7A4"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AN</w:t>
            </w:r>
          </w:p>
        </w:tc>
        <w:tc>
          <w:tcPr>
            <w:tcW w:w="850" w:type="dxa"/>
            <w:tcPrChange w:id="364" w:author="RALAIVAO" w:date="2018-02-21T20:54:00Z">
              <w:tcPr>
                <w:tcW w:w="1616" w:type="dxa"/>
              </w:tcPr>
            </w:tcPrChange>
          </w:tcPr>
          <w:p w14:paraId="705EBF4F" w14:textId="77777777" w:rsidR="00C84E11" w:rsidRPr="00953B1A" w:rsidRDefault="009550D8" w:rsidP="00FE700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13</w:t>
            </w:r>
          </w:p>
        </w:tc>
        <w:tc>
          <w:tcPr>
            <w:tcW w:w="2370" w:type="dxa"/>
            <w:tcPrChange w:id="365" w:author="RALAIVAO" w:date="2018-02-21T20:54:00Z">
              <w:tcPr>
                <w:tcW w:w="1604" w:type="dxa"/>
              </w:tcPr>
            </w:tcPrChange>
          </w:tcPr>
          <w:p w14:paraId="7DDE26B7" w14:textId="77777777" w:rsidR="00C84E11" w:rsidRPr="00953B1A" w:rsidRDefault="00C84E11" w:rsidP="00FE7000">
            <w:pPr>
              <w:spacing w:line="360" w:lineRule="auto"/>
              <w:jc w:val="both"/>
              <w:rPr>
                <w:rFonts w:ascii="Times New Roman" w:hAnsi="Times New Roman" w:cs="Times New Roman"/>
                <w:color w:val="000000"/>
                <w:sz w:val="24"/>
                <w:szCs w:val="24"/>
              </w:rPr>
            </w:pPr>
          </w:p>
        </w:tc>
      </w:tr>
      <w:tr w:rsidR="00C84E11" w:rsidRPr="00953B1A" w14:paraId="67574D19" w14:textId="77777777" w:rsidTr="007F6828">
        <w:tc>
          <w:tcPr>
            <w:tcW w:w="1809" w:type="dxa"/>
            <w:tcPrChange w:id="366" w:author="RALAIVAO" w:date="2018-02-21T20:54:00Z">
              <w:tcPr>
                <w:tcW w:w="1809" w:type="dxa"/>
              </w:tcPr>
            </w:tcPrChange>
          </w:tcPr>
          <w:p w14:paraId="2A018A2F"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password</w:t>
            </w:r>
          </w:p>
        </w:tc>
        <w:tc>
          <w:tcPr>
            <w:tcW w:w="4111" w:type="dxa"/>
            <w:tcPrChange w:id="367" w:author="RALAIVAO" w:date="2018-02-21T20:54:00Z">
              <w:tcPr>
                <w:tcW w:w="2977" w:type="dxa"/>
              </w:tcPr>
            </w:tcPrChange>
          </w:tcPr>
          <w:p w14:paraId="181EEAF8" w14:textId="77777777" w:rsidR="00B36679" w:rsidRPr="00953B1A" w:rsidRDefault="00270DEA"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Mot de passe de l’utilisateur</w:t>
            </w:r>
          </w:p>
        </w:tc>
        <w:tc>
          <w:tcPr>
            <w:tcW w:w="851" w:type="dxa"/>
            <w:tcPrChange w:id="368" w:author="RALAIVAO" w:date="2018-02-21T20:54:00Z">
              <w:tcPr>
                <w:tcW w:w="1282" w:type="dxa"/>
              </w:tcPr>
            </w:tcPrChange>
          </w:tcPr>
          <w:p w14:paraId="7528E0EA" w14:textId="77777777" w:rsidR="00C84E11" w:rsidRPr="00953B1A" w:rsidRDefault="00C84E11" w:rsidP="00FE7000">
            <w:pPr>
              <w:spacing w:line="360" w:lineRule="auto"/>
              <w:jc w:val="both"/>
              <w:rPr>
                <w:rFonts w:ascii="Times New Roman" w:hAnsi="Times New Roman" w:cs="Times New Roman"/>
                <w:color w:val="000000"/>
                <w:sz w:val="24"/>
                <w:szCs w:val="24"/>
              </w:rPr>
            </w:pPr>
          </w:p>
        </w:tc>
        <w:tc>
          <w:tcPr>
            <w:tcW w:w="850" w:type="dxa"/>
            <w:tcPrChange w:id="369" w:author="RALAIVAO" w:date="2018-02-21T20:54:00Z">
              <w:tcPr>
                <w:tcW w:w="1616" w:type="dxa"/>
              </w:tcPr>
            </w:tcPrChange>
          </w:tcPr>
          <w:p w14:paraId="3C497362" w14:textId="77777777" w:rsidR="00C84E11" w:rsidRPr="00953B1A" w:rsidRDefault="009550D8" w:rsidP="00FE700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2370" w:type="dxa"/>
            <w:tcPrChange w:id="370" w:author="RALAIVAO" w:date="2018-02-21T20:54:00Z">
              <w:tcPr>
                <w:tcW w:w="1604" w:type="dxa"/>
              </w:tcPr>
            </w:tcPrChange>
          </w:tcPr>
          <w:p w14:paraId="68DC5289" w14:textId="77777777" w:rsidR="00C84E11" w:rsidRPr="00953B1A" w:rsidRDefault="00C84E11" w:rsidP="00527C56">
            <w:pPr>
              <w:spacing w:line="360" w:lineRule="auto"/>
              <w:jc w:val="center"/>
              <w:rPr>
                <w:rFonts w:ascii="Times New Roman" w:hAnsi="Times New Roman" w:cs="Times New Roman"/>
                <w:color w:val="000000"/>
                <w:sz w:val="24"/>
                <w:szCs w:val="24"/>
              </w:rPr>
            </w:pPr>
          </w:p>
        </w:tc>
      </w:tr>
      <w:tr w:rsidR="00C84E11" w:rsidRPr="00953B1A" w14:paraId="6655D948" w14:textId="77777777" w:rsidTr="007F6828">
        <w:tc>
          <w:tcPr>
            <w:tcW w:w="1809" w:type="dxa"/>
            <w:tcPrChange w:id="371" w:author="RALAIVAO" w:date="2018-02-21T20:54:00Z">
              <w:tcPr>
                <w:tcW w:w="1809" w:type="dxa"/>
              </w:tcPr>
            </w:tcPrChange>
          </w:tcPr>
          <w:p w14:paraId="1B35B78A"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PrenomEmp</w:t>
            </w:r>
          </w:p>
        </w:tc>
        <w:tc>
          <w:tcPr>
            <w:tcW w:w="4111" w:type="dxa"/>
            <w:tcPrChange w:id="372" w:author="RALAIVAO" w:date="2018-02-21T20:54:00Z">
              <w:tcPr>
                <w:tcW w:w="2977" w:type="dxa"/>
              </w:tcPr>
            </w:tcPrChange>
          </w:tcPr>
          <w:p w14:paraId="76CEDB7B" w14:textId="77777777" w:rsidR="00C84E11" w:rsidRPr="00953B1A" w:rsidRDefault="00270DEA"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Prénom de l’employé</w:t>
            </w:r>
          </w:p>
        </w:tc>
        <w:tc>
          <w:tcPr>
            <w:tcW w:w="851" w:type="dxa"/>
            <w:tcPrChange w:id="373" w:author="RALAIVAO" w:date="2018-02-21T20:54:00Z">
              <w:tcPr>
                <w:tcW w:w="1282" w:type="dxa"/>
              </w:tcPr>
            </w:tcPrChange>
          </w:tcPr>
          <w:p w14:paraId="78C70048"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AN</w:t>
            </w:r>
          </w:p>
        </w:tc>
        <w:tc>
          <w:tcPr>
            <w:tcW w:w="850" w:type="dxa"/>
            <w:tcPrChange w:id="374" w:author="RALAIVAO" w:date="2018-02-21T20:54:00Z">
              <w:tcPr>
                <w:tcW w:w="1616" w:type="dxa"/>
              </w:tcPr>
            </w:tcPrChange>
          </w:tcPr>
          <w:p w14:paraId="0562BB14" w14:textId="77777777" w:rsidR="00C84E11" w:rsidRPr="00953B1A" w:rsidRDefault="009550D8" w:rsidP="00FE700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30</w:t>
            </w:r>
          </w:p>
        </w:tc>
        <w:tc>
          <w:tcPr>
            <w:tcW w:w="2370" w:type="dxa"/>
            <w:tcPrChange w:id="375" w:author="RALAIVAO" w:date="2018-02-21T20:54:00Z">
              <w:tcPr>
                <w:tcW w:w="1604" w:type="dxa"/>
              </w:tcPr>
            </w:tcPrChange>
          </w:tcPr>
          <w:p w14:paraId="37AF978D" w14:textId="77777777" w:rsidR="00C84E11" w:rsidRPr="00953B1A" w:rsidRDefault="00C84E11" w:rsidP="00FE7000">
            <w:pPr>
              <w:spacing w:line="360" w:lineRule="auto"/>
              <w:jc w:val="both"/>
              <w:rPr>
                <w:rFonts w:ascii="Times New Roman" w:hAnsi="Times New Roman" w:cs="Times New Roman"/>
                <w:color w:val="000000"/>
                <w:sz w:val="24"/>
                <w:szCs w:val="24"/>
              </w:rPr>
            </w:pPr>
          </w:p>
        </w:tc>
      </w:tr>
      <w:tr w:rsidR="00C84E11" w:rsidRPr="00953B1A" w14:paraId="0AEE3674" w14:textId="77777777" w:rsidTr="007F6828">
        <w:tc>
          <w:tcPr>
            <w:tcW w:w="1809" w:type="dxa"/>
            <w:tcPrChange w:id="376" w:author="RALAIVAO" w:date="2018-02-21T20:54:00Z">
              <w:tcPr>
                <w:tcW w:w="1809" w:type="dxa"/>
              </w:tcPr>
            </w:tcPrChange>
          </w:tcPr>
          <w:p w14:paraId="067D8FED"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statut</w:t>
            </w:r>
          </w:p>
        </w:tc>
        <w:tc>
          <w:tcPr>
            <w:tcW w:w="4111" w:type="dxa"/>
            <w:tcPrChange w:id="377" w:author="RALAIVAO" w:date="2018-02-21T20:54:00Z">
              <w:tcPr>
                <w:tcW w:w="2977" w:type="dxa"/>
              </w:tcPr>
            </w:tcPrChange>
          </w:tcPr>
          <w:p w14:paraId="1A0738BD" w14:textId="77777777" w:rsidR="00C84E11" w:rsidRPr="00953B1A" w:rsidRDefault="009550D8" w:rsidP="00FE700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Statut de la demande</w:t>
            </w:r>
          </w:p>
        </w:tc>
        <w:tc>
          <w:tcPr>
            <w:tcW w:w="851" w:type="dxa"/>
            <w:tcPrChange w:id="378" w:author="RALAIVAO" w:date="2018-02-21T20:54:00Z">
              <w:tcPr>
                <w:tcW w:w="1282" w:type="dxa"/>
              </w:tcPr>
            </w:tcPrChange>
          </w:tcPr>
          <w:p w14:paraId="221862A2"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AN</w:t>
            </w:r>
          </w:p>
        </w:tc>
        <w:tc>
          <w:tcPr>
            <w:tcW w:w="850" w:type="dxa"/>
            <w:tcPrChange w:id="379" w:author="RALAIVAO" w:date="2018-02-21T20:54:00Z">
              <w:tcPr>
                <w:tcW w:w="1616" w:type="dxa"/>
              </w:tcPr>
            </w:tcPrChange>
          </w:tcPr>
          <w:p w14:paraId="1C8CAEA1" w14:textId="77777777" w:rsidR="00C84E11" w:rsidRPr="00953B1A" w:rsidRDefault="009550D8" w:rsidP="00FE700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2370" w:type="dxa"/>
            <w:tcPrChange w:id="380" w:author="RALAIVAO" w:date="2018-02-21T20:54:00Z">
              <w:tcPr>
                <w:tcW w:w="1604" w:type="dxa"/>
              </w:tcPr>
            </w:tcPrChange>
          </w:tcPr>
          <w:p w14:paraId="5C141ECB" w14:textId="77777777" w:rsidR="00C84E11" w:rsidRPr="00953B1A" w:rsidRDefault="00C84E11" w:rsidP="00FE7000">
            <w:pPr>
              <w:spacing w:line="360" w:lineRule="auto"/>
              <w:jc w:val="both"/>
              <w:rPr>
                <w:rFonts w:ascii="Times New Roman" w:hAnsi="Times New Roman" w:cs="Times New Roman"/>
                <w:color w:val="000000"/>
                <w:sz w:val="24"/>
                <w:szCs w:val="24"/>
              </w:rPr>
            </w:pPr>
          </w:p>
        </w:tc>
      </w:tr>
      <w:tr w:rsidR="00C84E11" w:rsidRPr="00953B1A" w14:paraId="2ACC6084" w14:textId="77777777" w:rsidTr="007F6828">
        <w:tc>
          <w:tcPr>
            <w:tcW w:w="1809" w:type="dxa"/>
            <w:tcPrChange w:id="381" w:author="RALAIVAO" w:date="2018-02-21T20:54:00Z">
              <w:tcPr>
                <w:tcW w:w="1809" w:type="dxa"/>
              </w:tcPr>
            </w:tcPrChange>
          </w:tcPr>
          <w:p w14:paraId="6FABB869"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 xml:space="preserve">Sexe </w:t>
            </w:r>
          </w:p>
        </w:tc>
        <w:tc>
          <w:tcPr>
            <w:tcW w:w="4111" w:type="dxa"/>
            <w:tcPrChange w:id="382" w:author="RALAIVAO" w:date="2018-02-21T20:54:00Z">
              <w:tcPr>
                <w:tcW w:w="2977" w:type="dxa"/>
              </w:tcPr>
            </w:tcPrChange>
          </w:tcPr>
          <w:p w14:paraId="29CE7DCC" w14:textId="77777777" w:rsidR="00C84E11" w:rsidRPr="00953B1A" w:rsidRDefault="00270DEA"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Sexe de l’employé</w:t>
            </w:r>
          </w:p>
        </w:tc>
        <w:tc>
          <w:tcPr>
            <w:tcW w:w="851" w:type="dxa"/>
            <w:tcPrChange w:id="383" w:author="RALAIVAO" w:date="2018-02-21T20:54:00Z">
              <w:tcPr>
                <w:tcW w:w="1282" w:type="dxa"/>
              </w:tcPr>
            </w:tcPrChange>
          </w:tcPr>
          <w:p w14:paraId="71BCB314"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AN</w:t>
            </w:r>
          </w:p>
        </w:tc>
        <w:tc>
          <w:tcPr>
            <w:tcW w:w="850" w:type="dxa"/>
            <w:tcPrChange w:id="384" w:author="RALAIVAO" w:date="2018-02-21T20:54:00Z">
              <w:tcPr>
                <w:tcW w:w="1616" w:type="dxa"/>
              </w:tcPr>
            </w:tcPrChange>
          </w:tcPr>
          <w:p w14:paraId="6F2EFA67" w14:textId="77777777" w:rsidR="00C84E11" w:rsidRPr="00953B1A" w:rsidRDefault="009550D8" w:rsidP="00FE7000">
            <w:pPr>
              <w:spacing w:line="360" w:lineRule="auto"/>
              <w:jc w:val="both"/>
              <w:rPr>
                <w:rFonts w:ascii="Times New Roman" w:hAnsi="Times New Roman" w:cs="Times New Roman"/>
                <w:color w:val="000000"/>
                <w:sz w:val="24"/>
                <w:szCs w:val="24"/>
              </w:rPr>
            </w:pPr>
            <w:del w:id="385" w:author="RALAIVAO" w:date="2018-02-21T20:56:00Z">
              <w:r w:rsidDel="007F6828">
                <w:rPr>
                  <w:rFonts w:ascii="Times New Roman" w:hAnsi="Times New Roman" w:cs="Times New Roman"/>
                  <w:color w:val="000000"/>
                  <w:sz w:val="24"/>
                  <w:szCs w:val="24"/>
                </w:rPr>
                <w:delText>5</w:delText>
              </w:r>
            </w:del>
            <w:ins w:id="386" w:author="RALAIVAO" w:date="2018-02-21T20:56:00Z">
              <w:r w:rsidR="007F6828">
                <w:rPr>
                  <w:rFonts w:ascii="Times New Roman" w:hAnsi="Times New Roman" w:cs="Times New Roman"/>
                  <w:color w:val="000000"/>
                  <w:sz w:val="24"/>
                  <w:szCs w:val="24"/>
                </w:rPr>
                <w:t>1</w:t>
              </w:r>
            </w:ins>
          </w:p>
        </w:tc>
        <w:tc>
          <w:tcPr>
            <w:tcW w:w="2370" w:type="dxa"/>
            <w:tcPrChange w:id="387" w:author="RALAIVAO" w:date="2018-02-21T20:54:00Z">
              <w:tcPr>
                <w:tcW w:w="1604" w:type="dxa"/>
              </w:tcPr>
            </w:tcPrChange>
          </w:tcPr>
          <w:p w14:paraId="7849303C" w14:textId="77777777" w:rsidR="00C84E11" w:rsidRPr="00953B1A" w:rsidRDefault="00C84E11" w:rsidP="00FE7000">
            <w:pPr>
              <w:spacing w:line="360" w:lineRule="auto"/>
              <w:jc w:val="both"/>
              <w:rPr>
                <w:rFonts w:ascii="Times New Roman" w:hAnsi="Times New Roman" w:cs="Times New Roman"/>
                <w:color w:val="000000"/>
                <w:sz w:val="24"/>
                <w:szCs w:val="24"/>
              </w:rPr>
            </w:pPr>
          </w:p>
        </w:tc>
      </w:tr>
      <w:tr w:rsidR="00C84E11" w:rsidRPr="00953B1A" w14:paraId="5D918DD4" w14:textId="77777777" w:rsidTr="007F6828">
        <w:tc>
          <w:tcPr>
            <w:tcW w:w="1809" w:type="dxa"/>
            <w:tcPrChange w:id="388" w:author="RALAIVAO" w:date="2018-02-21T20:54:00Z">
              <w:tcPr>
                <w:tcW w:w="1809" w:type="dxa"/>
              </w:tcPr>
            </w:tcPrChange>
          </w:tcPr>
          <w:p w14:paraId="7D9F5F06"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solde</w:t>
            </w:r>
          </w:p>
        </w:tc>
        <w:tc>
          <w:tcPr>
            <w:tcW w:w="4111" w:type="dxa"/>
            <w:tcPrChange w:id="389" w:author="RALAIVAO" w:date="2018-02-21T20:54:00Z">
              <w:tcPr>
                <w:tcW w:w="2977" w:type="dxa"/>
              </w:tcPr>
            </w:tcPrChange>
          </w:tcPr>
          <w:p w14:paraId="660D566C" w14:textId="77777777" w:rsidR="00C84E11" w:rsidRPr="00953B1A" w:rsidRDefault="00270DEA"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Solde congé</w:t>
            </w:r>
          </w:p>
        </w:tc>
        <w:tc>
          <w:tcPr>
            <w:tcW w:w="851" w:type="dxa"/>
            <w:tcPrChange w:id="390" w:author="RALAIVAO" w:date="2018-02-21T20:54:00Z">
              <w:tcPr>
                <w:tcW w:w="1282" w:type="dxa"/>
              </w:tcPr>
            </w:tcPrChange>
          </w:tcPr>
          <w:p w14:paraId="28B96725"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N</w:t>
            </w:r>
          </w:p>
        </w:tc>
        <w:tc>
          <w:tcPr>
            <w:tcW w:w="850" w:type="dxa"/>
            <w:tcPrChange w:id="391" w:author="RALAIVAO" w:date="2018-02-21T20:54:00Z">
              <w:tcPr>
                <w:tcW w:w="1616" w:type="dxa"/>
              </w:tcPr>
            </w:tcPrChange>
          </w:tcPr>
          <w:p w14:paraId="6BB6BE38" w14:textId="77777777" w:rsidR="00C84E11" w:rsidRPr="00953B1A" w:rsidRDefault="009550D8" w:rsidP="00FE700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370" w:type="dxa"/>
            <w:tcPrChange w:id="392" w:author="RALAIVAO" w:date="2018-02-21T20:54:00Z">
              <w:tcPr>
                <w:tcW w:w="1604" w:type="dxa"/>
              </w:tcPr>
            </w:tcPrChange>
          </w:tcPr>
          <w:p w14:paraId="5CAC6AFF" w14:textId="77777777" w:rsidR="00C84E11" w:rsidRPr="00953B1A" w:rsidRDefault="00C84E11" w:rsidP="00FE7000">
            <w:pPr>
              <w:spacing w:line="360" w:lineRule="auto"/>
              <w:jc w:val="both"/>
              <w:rPr>
                <w:rFonts w:ascii="Times New Roman" w:hAnsi="Times New Roman" w:cs="Times New Roman"/>
                <w:color w:val="000000"/>
                <w:sz w:val="24"/>
                <w:szCs w:val="24"/>
              </w:rPr>
            </w:pPr>
          </w:p>
        </w:tc>
      </w:tr>
      <w:tr w:rsidR="00C84E11" w:rsidRPr="00953B1A" w14:paraId="1868EC96" w14:textId="77777777" w:rsidTr="007F6828">
        <w:tc>
          <w:tcPr>
            <w:tcW w:w="1809" w:type="dxa"/>
            <w:tcPrChange w:id="393" w:author="RALAIVAO" w:date="2018-02-21T20:54:00Z">
              <w:tcPr>
                <w:tcW w:w="1809" w:type="dxa"/>
              </w:tcPr>
            </w:tcPrChange>
          </w:tcPr>
          <w:p w14:paraId="33FAEC03"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type</w:t>
            </w:r>
          </w:p>
        </w:tc>
        <w:tc>
          <w:tcPr>
            <w:tcW w:w="4111" w:type="dxa"/>
            <w:tcPrChange w:id="394" w:author="RALAIVAO" w:date="2018-02-21T20:54:00Z">
              <w:tcPr>
                <w:tcW w:w="2977" w:type="dxa"/>
              </w:tcPr>
            </w:tcPrChange>
          </w:tcPr>
          <w:p w14:paraId="3C3CFB71" w14:textId="77777777" w:rsidR="00C84E11" w:rsidRPr="00953B1A" w:rsidRDefault="00270DEA"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Type d’absence</w:t>
            </w:r>
          </w:p>
        </w:tc>
        <w:tc>
          <w:tcPr>
            <w:tcW w:w="851" w:type="dxa"/>
            <w:tcPrChange w:id="395" w:author="RALAIVAO" w:date="2018-02-21T20:54:00Z">
              <w:tcPr>
                <w:tcW w:w="1282" w:type="dxa"/>
              </w:tcPr>
            </w:tcPrChange>
          </w:tcPr>
          <w:p w14:paraId="0A86FB6A" w14:textId="77777777" w:rsidR="00C84E11" w:rsidRPr="00953B1A" w:rsidRDefault="00C84E11" w:rsidP="00FE700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AN</w:t>
            </w:r>
          </w:p>
        </w:tc>
        <w:tc>
          <w:tcPr>
            <w:tcW w:w="850" w:type="dxa"/>
            <w:tcPrChange w:id="396" w:author="RALAIVAO" w:date="2018-02-21T20:54:00Z">
              <w:tcPr>
                <w:tcW w:w="1616" w:type="dxa"/>
              </w:tcPr>
            </w:tcPrChange>
          </w:tcPr>
          <w:p w14:paraId="7767D16B" w14:textId="77777777" w:rsidR="00C84E11" w:rsidRPr="00953B1A" w:rsidRDefault="009550D8" w:rsidP="00FE700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12</w:t>
            </w:r>
          </w:p>
        </w:tc>
        <w:tc>
          <w:tcPr>
            <w:tcW w:w="2370" w:type="dxa"/>
            <w:tcPrChange w:id="397" w:author="RALAIVAO" w:date="2018-02-21T20:54:00Z">
              <w:tcPr>
                <w:tcW w:w="1604" w:type="dxa"/>
              </w:tcPr>
            </w:tcPrChange>
          </w:tcPr>
          <w:p w14:paraId="64D9F3C0" w14:textId="77777777" w:rsidR="00C84E11" w:rsidRPr="00953B1A" w:rsidRDefault="00C84E11" w:rsidP="00FE7000">
            <w:pPr>
              <w:spacing w:line="360" w:lineRule="auto"/>
              <w:jc w:val="both"/>
              <w:rPr>
                <w:rFonts w:ascii="Times New Roman" w:hAnsi="Times New Roman" w:cs="Times New Roman"/>
                <w:color w:val="000000"/>
                <w:sz w:val="24"/>
                <w:szCs w:val="24"/>
              </w:rPr>
            </w:pPr>
          </w:p>
        </w:tc>
      </w:tr>
    </w:tbl>
    <w:p w14:paraId="0C48F62F" w14:textId="77777777" w:rsidR="00C84E11" w:rsidRPr="00953B1A" w:rsidRDefault="00C84E11" w:rsidP="00C84E11">
      <w:pPr>
        <w:autoSpaceDE w:val="0"/>
        <w:autoSpaceDN w:val="0"/>
        <w:adjustRightInd w:val="0"/>
        <w:spacing w:after="0" w:line="360" w:lineRule="auto"/>
        <w:jc w:val="both"/>
        <w:rPr>
          <w:rFonts w:ascii="Times New Roman" w:hAnsi="Times New Roman" w:cs="Times New Roman"/>
          <w:sz w:val="24"/>
          <w:szCs w:val="24"/>
        </w:rPr>
      </w:pPr>
    </w:p>
    <w:p w14:paraId="66192BAF" w14:textId="77777777" w:rsidR="00C84E11" w:rsidRPr="00234EFE" w:rsidRDefault="00C84E11" w:rsidP="0020252D">
      <w:pPr>
        <w:pStyle w:val="Para1"/>
        <w:outlineLvl w:val="1"/>
        <w:rPr>
          <w:color w:val="auto"/>
        </w:rPr>
      </w:pPr>
      <w:bookmarkStart w:id="398" w:name="_Toc505626246"/>
      <w:bookmarkStart w:id="399" w:name="_Toc505664419"/>
      <w:bookmarkStart w:id="400" w:name="_Toc506976668"/>
      <w:bookmarkStart w:id="401" w:name="_Toc506977491"/>
      <w:r w:rsidRPr="00234EFE">
        <w:rPr>
          <w:color w:val="auto"/>
        </w:rPr>
        <w:t>Règle</w:t>
      </w:r>
      <w:ins w:id="402" w:author="RALAIVAO" w:date="2018-02-21T20:56:00Z">
        <w:r w:rsidR="007F6828">
          <w:rPr>
            <w:color w:val="auto"/>
          </w:rPr>
          <w:t>s</w:t>
        </w:r>
      </w:ins>
      <w:r w:rsidRPr="00234EFE">
        <w:rPr>
          <w:color w:val="auto"/>
        </w:rPr>
        <w:t xml:space="preserve"> de gestion</w:t>
      </w:r>
      <w:bookmarkEnd w:id="398"/>
      <w:bookmarkEnd w:id="399"/>
      <w:bookmarkEnd w:id="400"/>
      <w:bookmarkEnd w:id="401"/>
    </w:p>
    <w:p w14:paraId="6EADC4C5" w14:textId="77777777" w:rsidR="00C84E11" w:rsidRPr="00953B1A" w:rsidRDefault="00C84E11" w:rsidP="00C84E11">
      <w:pPr>
        <w:spacing w:line="360" w:lineRule="auto"/>
        <w:jc w:val="both"/>
        <w:rPr>
          <w:rFonts w:ascii="Times New Roman" w:hAnsi="Times New Roman" w:cs="Times New Roman"/>
          <w:bCs/>
          <w:sz w:val="24"/>
          <w:szCs w:val="24"/>
        </w:rPr>
      </w:pPr>
      <w:r w:rsidRPr="00953B1A">
        <w:rPr>
          <w:rFonts w:ascii="Times New Roman" w:hAnsi="Times New Roman" w:cs="Times New Roman"/>
          <w:bCs/>
          <w:sz w:val="24"/>
          <w:szCs w:val="24"/>
        </w:rPr>
        <w:t>Une règle de gestion est une loi qui, à l’échelle de l’établissement, va s’appliquer systématiquement dans les divers cas qu’elle e</w:t>
      </w:r>
      <w:r w:rsidR="000D2D75">
        <w:rPr>
          <w:rFonts w:ascii="Times New Roman" w:hAnsi="Times New Roman" w:cs="Times New Roman"/>
          <w:bCs/>
          <w:sz w:val="24"/>
          <w:szCs w:val="24"/>
        </w:rPr>
        <w:t>st censée réagir. Elle a défini</w:t>
      </w:r>
      <w:r w:rsidRPr="00953B1A">
        <w:rPr>
          <w:rFonts w:ascii="Times New Roman" w:hAnsi="Times New Roman" w:cs="Times New Roman"/>
          <w:bCs/>
          <w:sz w:val="24"/>
          <w:szCs w:val="24"/>
        </w:rPr>
        <w:t xml:space="preserve"> l’ensemble des </w:t>
      </w:r>
      <w:r w:rsidRPr="00953B1A">
        <w:rPr>
          <w:rFonts w:ascii="Times New Roman" w:hAnsi="Times New Roman" w:cs="Times New Roman"/>
          <w:bCs/>
          <w:sz w:val="24"/>
          <w:szCs w:val="24"/>
        </w:rPr>
        <w:lastRenderedPageBreak/>
        <w:t>règles à respecter pour les actions. Une même règle de gestion peut être appliquée à plusieurs actions.</w:t>
      </w:r>
    </w:p>
    <w:p w14:paraId="1B629E7F" w14:textId="77777777" w:rsidR="00C84E11" w:rsidRPr="00953B1A" w:rsidRDefault="00C84E11" w:rsidP="00C84E11">
      <w:pPr>
        <w:spacing w:line="360" w:lineRule="auto"/>
        <w:jc w:val="both"/>
        <w:rPr>
          <w:rStyle w:val="fontstyle01"/>
        </w:rPr>
      </w:pPr>
      <w:r w:rsidRPr="00953B1A">
        <w:rPr>
          <w:rFonts w:ascii="Times New Roman" w:hAnsi="Times New Roman" w:cs="Times New Roman"/>
          <w:color w:val="000000"/>
          <w:sz w:val="24"/>
          <w:szCs w:val="24"/>
        </w:rPr>
        <w:t xml:space="preserve">RG1 : </w:t>
      </w:r>
      <w:r w:rsidRPr="00953B1A">
        <w:rPr>
          <w:rStyle w:val="fontstyle01"/>
        </w:rPr>
        <w:t xml:space="preserve">Chaque employé </w:t>
      </w:r>
      <w:r w:rsidR="00482DE1">
        <w:rPr>
          <w:rStyle w:val="fontstyle01"/>
        </w:rPr>
        <w:t>peut</w:t>
      </w:r>
      <w:r w:rsidR="00E9693B">
        <w:rPr>
          <w:rStyle w:val="fontstyle01"/>
        </w:rPr>
        <w:t xml:space="preserve"> demander</w:t>
      </w:r>
      <w:r w:rsidRPr="00953B1A">
        <w:rPr>
          <w:rStyle w:val="fontstyle01"/>
        </w:rPr>
        <w:t xml:space="preserve"> du congé.</w:t>
      </w:r>
    </w:p>
    <w:p w14:paraId="31673B64" w14:textId="77777777" w:rsidR="00C84E11" w:rsidRPr="00953B1A" w:rsidRDefault="00C84E11" w:rsidP="00C84E11">
      <w:pPr>
        <w:spacing w:line="360" w:lineRule="auto"/>
        <w:jc w:val="both"/>
        <w:rPr>
          <w:rStyle w:val="fontstyle01"/>
        </w:rPr>
      </w:pPr>
      <w:r w:rsidRPr="00953B1A">
        <w:rPr>
          <w:rStyle w:val="fontstyle01"/>
        </w:rPr>
        <w:t xml:space="preserve">RG2 : Une absence </w:t>
      </w:r>
      <w:r w:rsidR="00482DE1">
        <w:rPr>
          <w:rStyle w:val="fontstyle01"/>
        </w:rPr>
        <w:t>concerne</w:t>
      </w:r>
      <w:r w:rsidRPr="00953B1A">
        <w:rPr>
          <w:rStyle w:val="fontstyle01"/>
        </w:rPr>
        <w:t xml:space="preserve"> aucun ou plusieurs employés.</w:t>
      </w:r>
    </w:p>
    <w:p w14:paraId="605E2938" w14:textId="77777777" w:rsidR="00C84E11" w:rsidRPr="00953B1A" w:rsidRDefault="00C84E11" w:rsidP="00C84E11">
      <w:pPr>
        <w:spacing w:line="360" w:lineRule="auto"/>
        <w:jc w:val="both"/>
        <w:rPr>
          <w:rStyle w:val="fontstyle01"/>
        </w:rPr>
      </w:pPr>
      <w:r w:rsidRPr="00953B1A">
        <w:rPr>
          <w:rStyle w:val="fontstyle01"/>
        </w:rPr>
        <w:t xml:space="preserve">RG3 : Un employé doit avoir </w:t>
      </w:r>
      <w:r w:rsidR="00A71B6D">
        <w:rPr>
          <w:rStyle w:val="fontstyle01"/>
        </w:rPr>
        <w:t xml:space="preserve">une seule </w:t>
      </w:r>
      <w:r w:rsidR="00A71B6D" w:rsidRPr="00953B1A">
        <w:rPr>
          <w:rStyle w:val="fontstyle01"/>
        </w:rPr>
        <w:t>fonction</w:t>
      </w:r>
      <w:r w:rsidRPr="00953B1A">
        <w:rPr>
          <w:rStyle w:val="fontstyle01"/>
        </w:rPr>
        <w:t>.</w:t>
      </w:r>
    </w:p>
    <w:p w14:paraId="17602489" w14:textId="77777777" w:rsidR="00C84E11" w:rsidRPr="00953B1A" w:rsidRDefault="00C84E11" w:rsidP="00C84E11">
      <w:pPr>
        <w:spacing w:line="360" w:lineRule="auto"/>
        <w:jc w:val="both"/>
        <w:rPr>
          <w:rStyle w:val="fontstyle01"/>
        </w:rPr>
      </w:pPr>
      <w:r w:rsidRPr="00953B1A">
        <w:rPr>
          <w:rStyle w:val="fontstyle01"/>
        </w:rPr>
        <w:t>RG4 : Chaque absence doit obligatoirement avoir un motif.</w:t>
      </w:r>
    </w:p>
    <w:p w14:paraId="5E66516B" w14:textId="77777777" w:rsidR="00482DE1" w:rsidRDefault="00C84E11" w:rsidP="00482DE1">
      <w:pPr>
        <w:spacing w:line="360" w:lineRule="auto"/>
        <w:jc w:val="both"/>
        <w:rPr>
          <w:rStyle w:val="fontstyle01"/>
        </w:rPr>
      </w:pPr>
      <w:r w:rsidRPr="00953B1A">
        <w:rPr>
          <w:rStyle w:val="fontstyle01"/>
        </w:rPr>
        <w:t>RG5 : Le nombre de permission</w:t>
      </w:r>
      <w:r w:rsidR="00482DE1">
        <w:rPr>
          <w:rStyle w:val="fontstyle01"/>
        </w:rPr>
        <w:t>s</w:t>
      </w:r>
      <w:r w:rsidRPr="00953B1A">
        <w:rPr>
          <w:rStyle w:val="fontstyle01"/>
        </w:rPr>
        <w:t xml:space="preserve"> de chaque</w:t>
      </w:r>
      <w:r w:rsidR="00E9693B">
        <w:rPr>
          <w:rStyle w:val="fontstyle01"/>
        </w:rPr>
        <w:t xml:space="preserve"> employé est de 10 jours par an</w:t>
      </w:r>
    </w:p>
    <w:p w14:paraId="164E51D0" w14:textId="77777777" w:rsidR="00E9693B" w:rsidRDefault="00482DE1" w:rsidP="00482DE1">
      <w:pPr>
        <w:spacing w:line="360" w:lineRule="auto"/>
        <w:jc w:val="both"/>
        <w:rPr>
          <w:rStyle w:val="fontstyle01"/>
        </w:rPr>
      </w:pPr>
      <w:r>
        <w:rPr>
          <w:rStyle w:val="fontstyle01"/>
        </w:rPr>
        <w:t xml:space="preserve">RG6 : </w:t>
      </w:r>
      <w:r w:rsidR="00E9693B">
        <w:rPr>
          <w:rStyle w:val="fontstyle01"/>
        </w:rPr>
        <w:t>Le nombre de jour de permission de l’employé</w:t>
      </w:r>
      <w:r w:rsidR="00A71B6D">
        <w:rPr>
          <w:rStyle w:val="fontstyle01"/>
        </w:rPr>
        <w:t xml:space="preserve"> est </w:t>
      </w:r>
      <w:r>
        <w:rPr>
          <w:rStyle w:val="fontstyle01"/>
        </w:rPr>
        <w:t>renouvelé</w:t>
      </w:r>
      <w:r w:rsidR="00E9693B">
        <w:rPr>
          <w:rStyle w:val="fontstyle01"/>
        </w:rPr>
        <w:t xml:space="preserve"> chaque année.</w:t>
      </w:r>
    </w:p>
    <w:p w14:paraId="55A5472B" w14:textId="77777777" w:rsidR="00C84E11" w:rsidRPr="00953B1A" w:rsidRDefault="00C84E11" w:rsidP="00C84E11">
      <w:pPr>
        <w:spacing w:line="360" w:lineRule="auto"/>
        <w:jc w:val="both"/>
        <w:rPr>
          <w:rStyle w:val="fontstyle01"/>
        </w:rPr>
      </w:pPr>
      <w:r w:rsidRPr="00953B1A">
        <w:rPr>
          <w:rStyle w:val="fontstyle01"/>
        </w:rPr>
        <w:t>R</w:t>
      </w:r>
      <w:r w:rsidR="00482DE1">
        <w:rPr>
          <w:rStyle w:val="fontstyle01"/>
        </w:rPr>
        <w:t>G7</w:t>
      </w:r>
      <w:r w:rsidRPr="00953B1A">
        <w:rPr>
          <w:rStyle w:val="fontstyle01"/>
        </w:rPr>
        <w:t xml:space="preserve"> : Le nombre </w:t>
      </w:r>
      <w:r w:rsidR="00482DE1">
        <w:rPr>
          <w:rStyle w:val="fontstyle01"/>
        </w:rPr>
        <w:t xml:space="preserve">de jour </w:t>
      </w:r>
      <w:r w:rsidRPr="00953B1A">
        <w:rPr>
          <w:rStyle w:val="fontstyle01"/>
        </w:rPr>
        <w:t xml:space="preserve">du congé de chaque employé est de 30 jours par an. </w:t>
      </w:r>
    </w:p>
    <w:p w14:paraId="40A815B6" w14:textId="77777777" w:rsidR="00C84E11" w:rsidRPr="00953B1A" w:rsidRDefault="00482DE1" w:rsidP="00C84E11">
      <w:pPr>
        <w:spacing w:line="360" w:lineRule="auto"/>
        <w:jc w:val="both"/>
        <w:rPr>
          <w:rStyle w:val="fontstyle01"/>
        </w:rPr>
      </w:pPr>
      <w:r>
        <w:rPr>
          <w:rStyle w:val="fontstyle01"/>
        </w:rPr>
        <w:t>RG8</w:t>
      </w:r>
      <w:r w:rsidR="00C84E11" w:rsidRPr="00953B1A">
        <w:rPr>
          <w:rStyle w:val="fontstyle01"/>
        </w:rPr>
        <w:t xml:space="preserve"> : </w:t>
      </w:r>
      <w:r w:rsidR="00C84E11" w:rsidRPr="00953B1A">
        <w:rPr>
          <w:rFonts w:ascii="Times New Roman" w:hAnsi="Times New Roman" w:cs="Times New Roman"/>
          <w:color w:val="000000"/>
          <w:sz w:val="24"/>
          <w:szCs w:val="24"/>
        </w:rPr>
        <w:t xml:space="preserve">Un employé appartient à </w:t>
      </w:r>
      <w:r w:rsidR="009A44A8" w:rsidRPr="00953B1A">
        <w:rPr>
          <w:rFonts w:ascii="Times New Roman" w:hAnsi="Times New Roman" w:cs="Times New Roman"/>
          <w:color w:val="000000"/>
          <w:sz w:val="24"/>
          <w:szCs w:val="24"/>
        </w:rPr>
        <w:t>un</w:t>
      </w:r>
      <w:r w:rsidR="009A44A8">
        <w:rPr>
          <w:rFonts w:ascii="Times New Roman" w:hAnsi="Times New Roman" w:cs="Times New Roman"/>
          <w:color w:val="000000"/>
          <w:sz w:val="24"/>
          <w:szCs w:val="24"/>
        </w:rPr>
        <w:t>e</w:t>
      </w:r>
      <w:r w:rsidR="00C84E11" w:rsidRPr="00953B1A">
        <w:rPr>
          <w:rFonts w:ascii="Times New Roman" w:hAnsi="Times New Roman" w:cs="Times New Roman"/>
          <w:color w:val="000000"/>
          <w:sz w:val="24"/>
          <w:szCs w:val="24"/>
        </w:rPr>
        <w:t xml:space="preserve"> est une seule agence.</w:t>
      </w:r>
    </w:p>
    <w:p w14:paraId="0B55BFD6" w14:textId="77777777" w:rsidR="00C84E11" w:rsidRPr="00953B1A" w:rsidRDefault="00C84E11" w:rsidP="00C84E11">
      <w:pPr>
        <w:spacing w:line="360" w:lineRule="auto"/>
        <w:jc w:val="both"/>
        <w:rPr>
          <w:rStyle w:val="fontstyle01"/>
        </w:rPr>
      </w:pPr>
      <w:r w:rsidRPr="00953B1A">
        <w:rPr>
          <w:rStyle w:val="fontstyle01"/>
        </w:rPr>
        <w:t>RG</w:t>
      </w:r>
      <w:r w:rsidR="00482DE1">
        <w:rPr>
          <w:rStyle w:val="fontstyle01"/>
        </w:rPr>
        <w:t>9</w:t>
      </w:r>
      <w:r w:rsidRPr="00953B1A">
        <w:rPr>
          <w:rStyle w:val="fontstyle01"/>
        </w:rPr>
        <w:t xml:space="preserve"> : Un employé </w:t>
      </w:r>
      <w:r w:rsidR="00A51DA2">
        <w:rPr>
          <w:rStyle w:val="fontstyle01"/>
        </w:rPr>
        <w:t xml:space="preserve">peut </w:t>
      </w:r>
      <w:r w:rsidR="00A51DA2" w:rsidRPr="00953B1A">
        <w:rPr>
          <w:rStyle w:val="fontstyle01"/>
        </w:rPr>
        <w:t>avoir</w:t>
      </w:r>
      <w:r w:rsidRPr="00953B1A">
        <w:rPr>
          <w:rStyle w:val="fontstyle01"/>
        </w:rPr>
        <w:t xml:space="preserve"> aucun ou plusieurs repos de maladie.</w:t>
      </w:r>
    </w:p>
    <w:p w14:paraId="73AD2A9D" w14:textId="77777777" w:rsidR="00C84E11" w:rsidRPr="00953B1A" w:rsidRDefault="00482DE1" w:rsidP="00C84E11">
      <w:pPr>
        <w:spacing w:line="360" w:lineRule="auto"/>
        <w:jc w:val="both"/>
        <w:rPr>
          <w:rStyle w:val="fontstyle01"/>
        </w:rPr>
      </w:pPr>
      <w:r>
        <w:rPr>
          <w:rStyle w:val="fontstyle01"/>
        </w:rPr>
        <w:t>RG10</w:t>
      </w:r>
      <w:r w:rsidR="00C84E11" w:rsidRPr="00953B1A">
        <w:rPr>
          <w:rStyle w:val="fontstyle01"/>
        </w:rPr>
        <w:t xml:space="preserve"> : </w:t>
      </w:r>
      <w:r w:rsidR="00E9693B">
        <w:rPr>
          <w:rStyle w:val="fontstyle01"/>
        </w:rPr>
        <w:t>Un employé doit faire une demande avant de s’absenter.</w:t>
      </w:r>
    </w:p>
    <w:p w14:paraId="5548B9E0" w14:textId="77777777" w:rsidR="0072041E" w:rsidRPr="00234EFE" w:rsidRDefault="009A44A8" w:rsidP="0020252D">
      <w:pPr>
        <w:pStyle w:val="Para1"/>
        <w:outlineLvl w:val="1"/>
        <w:rPr>
          <w:color w:val="auto"/>
        </w:rPr>
      </w:pPr>
      <w:bookmarkStart w:id="403" w:name="_Toc505626247"/>
      <w:bookmarkStart w:id="404" w:name="_Toc505664420"/>
      <w:bookmarkStart w:id="405" w:name="_Toc506976669"/>
      <w:bookmarkStart w:id="406" w:name="_Toc506977492"/>
      <w:r>
        <w:rPr>
          <w:color w:val="auto"/>
        </w:rPr>
        <w:t>Présentation</w:t>
      </w:r>
      <w:r w:rsidR="0072041E" w:rsidRPr="00234EFE">
        <w:rPr>
          <w:color w:val="auto"/>
        </w:rPr>
        <w:t xml:space="preserve"> et spécification des besoins</w:t>
      </w:r>
      <w:bookmarkEnd w:id="403"/>
      <w:bookmarkEnd w:id="404"/>
      <w:bookmarkEnd w:id="405"/>
      <w:bookmarkEnd w:id="406"/>
    </w:p>
    <w:p w14:paraId="620FB57E" w14:textId="77777777" w:rsidR="00234EFE" w:rsidRPr="00953B1A" w:rsidRDefault="0072041E" w:rsidP="00C84E11">
      <w:pPr>
        <w:autoSpaceDE w:val="0"/>
        <w:autoSpaceDN w:val="0"/>
        <w:adjustRightInd w:val="0"/>
        <w:spacing w:after="0" w:line="360" w:lineRule="auto"/>
        <w:jc w:val="both"/>
        <w:rPr>
          <w:rFonts w:ascii="Times New Roman" w:eastAsia="TimesNewRoman-Identity-H" w:hAnsi="Times New Roman" w:cs="Times New Roman"/>
          <w:sz w:val="24"/>
          <w:szCs w:val="24"/>
        </w:rPr>
      </w:pPr>
      <w:r w:rsidRPr="00953B1A">
        <w:rPr>
          <w:rFonts w:ascii="Times New Roman" w:eastAsia="TimesNewRoman-Identity-H" w:hAnsi="Times New Roman" w:cs="Times New Roman"/>
          <w:sz w:val="24"/>
          <w:szCs w:val="24"/>
        </w:rPr>
        <w:tab/>
        <w:t>Nous allons présenter les besoins des utilisateurs à l’aide des diagrammes des cas d'utilisation et les diagrammes de séquence système. Nous allons voir en premier lieu le diagramme de</w:t>
      </w:r>
      <w:r w:rsidR="0019026F">
        <w:rPr>
          <w:rFonts w:ascii="Times New Roman" w:eastAsia="TimesNewRoman-Identity-H" w:hAnsi="Times New Roman" w:cs="Times New Roman"/>
          <w:sz w:val="24"/>
          <w:szCs w:val="24"/>
        </w:rPr>
        <w:t>s cas d'utilisation du système.</w:t>
      </w:r>
    </w:p>
    <w:p w14:paraId="0FB28AED" w14:textId="77777777" w:rsidR="00E34586" w:rsidRPr="00953B1A" w:rsidRDefault="00E34586" w:rsidP="0020252D">
      <w:pPr>
        <w:pStyle w:val="Para2"/>
        <w:outlineLvl w:val="2"/>
      </w:pPr>
      <w:bookmarkStart w:id="407" w:name="_Toc506977493"/>
      <w:r w:rsidRPr="00953B1A">
        <w:t>Diagramme de cas d’utilisation</w:t>
      </w:r>
      <w:bookmarkEnd w:id="407"/>
    </w:p>
    <w:p w14:paraId="4F886C01" w14:textId="77777777" w:rsidR="00E34586" w:rsidRPr="00953B1A" w:rsidRDefault="0072041E" w:rsidP="00E34586">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ab/>
      </w:r>
      <w:r w:rsidR="00E34586" w:rsidRPr="00953B1A">
        <w:rPr>
          <w:rFonts w:ascii="Times New Roman" w:hAnsi="Times New Roman" w:cs="Times New Roman"/>
          <w:sz w:val="24"/>
          <w:szCs w:val="24"/>
        </w:rPr>
        <w:t>Les diagrammes de cas d’utilisation permettent de recueillir, d’analyser et d’organiser les besoins des utilisateurs, et de recenser les grandes fonctionnalités d’un système. La construction du modèle des cas d'utilisation consiste à identifier les acteurs et les cas d'utilisation et d'ajouter des relations entre ces cas d'utilisation.</w:t>
      </w:r>
    </w:p>
    <w:p w14:paraId="3FA44E43" w14:textId="77777777" w:rsidR="00E34586" w:rsidRPr="00953B1A" w:rsidRDefault="009A44A8" w:rsidP="0020252D">
      <w:pPr>
        <w:pStyle w:val="Para3"/>
        <w:outlineLvl w:val="2"/>
      </w:pPr>
      <w:bookmarkStart w:id="408" w:name="_Toc506977494"/>
      <w:r>
        <w:t>Identification</w:t>
      </w:r>
      <w:r w:rsidR="00482DE1">
        <w:t xml:space="preserve"> des acteurs</w:t>
      </w:r>
      <w:bookmarkEnd w:id="408"/>
    </w:p>
    <w:p w14:paraId="1D5B2966" w14:textId="77777777" w:rsidR="00E34586" w:rsidRPr="00953B1A" w:rsidRDefault="00E34586" w:rsidP="00E34586">
      <w:pPr>
        <w:pStyle w:val="NormalWeb"/>
        <w:spacing w:line="360" w:lineRule="auto"/>
        <w:jc w:val="both"/>
      </w:pPr>
      <w:r w:rsidRPr="00953B1A">
        <w:t>Un acteur est l’idéalisation d’un rôle joué par une personne externe, un processus ou une chose qui interagit avec un système.</w:t>
      </w:r>
      <w:bookmarkStart w:id="409" w:name="@sub43"/>
      <w:bookmarkEnd w:id="409"/>
      <w:r w:rsidRPr="00953B1A">
        <w:t xml:space="preserve"> On le représente par un petit bonhomme avec son nom.  Un acteur peut consulter ou modifier directement l'état du système en émettant ou en recevant des messages susceptibles d'être porteurs des données.</w:t>
      </w:r>
    </w:p>
    <w:p w14:paraId="4D4FE55A" w14:textId="77777777" w:rsidR="005E7942" w:rsidRPr="00953B1A" w:rsidRDefault="00E34586" w:rsidP="00E34586">
      <w:pPr>
        <w:pStyle w:val="NormalWeb"/>
        <w:spacing w:line="360" w:lineRule="auto"/>
        <w:jc w:val="both"/>
      </w:pPr>
      <w:r w:rsidRPr="00953B1A">
        <w:lastRenderedPageBreak/>
        <w:t>Les acteurs humains du système sont les suivants :</w:t>
      </w:r>
    </w:p>
    <w:p w14:paraId="0D1E897C" w14:textId="77777777" w:rsidR="00ED1BB8" w:rsidRPr="00953B1A" w:rsidRDefault="009A44A8" w:rsidP="00E34586">
      <w:pPr>
        <w:pStyle w:val="NormalWeb"/>
        <w:spacing w:line="360" w:lineRule="auto"/>
        <w:jc w:val="both"/>
      </w:pPr>
      <w:r>
        <w:t>Employé</w:t>
      </w:r>
      <w:r w:rsidR="00ED1BB8" w:rsidRPr="00953B1A">
        <w:t> :</w:t>
      </w:r>
      <w:r w:rsidR="00FD290A" w:rsidRPr="00953B1A">
        <w:t xml:space="preserve"> </w:t>
      </w:r>
      <w:r w:rsidR="002415D0" w:rsidRPr="00953B1A">
        <w:t>celui qui fait la demande d’absence et qui a le droit de s’absenter</w:t>
      </w:r>
    </w:p>
    <w:p w14:paraId="678D2114" w14:textId="77777777" w:rsidR="00ED1BB8" w:rsidRPr="00953B1A" w:rsidRDefault="00ED1BB8" w:rsidP="00ED1BB8">
      <w:pPr>
        <w:pStyle w:val="NormalWeb"/>
        <w:spacing w:line="360" w:lineRule="auto"/>
        <w:jc w:val="both"/>
      </w:pPr>
      <w:r w:rsidRPr="00953B1A">
        <w:t>Responsable :</w:t>
      </w:r>
      <w:r w:rsidR="006B0336" w:rsidRPr="00953B1A">
        <w:t xml:space="preserve"> </w:t>
      </w:r>
      <w:r w:rsidR="002415D0" w:rsidRPr="00953B1A">
        <w:t>celui qui vali</w:t>
      </w:r>
      <w:r w:rsidR="009A44A8">
        <w:t>de la demande d’absence demandée</w:t>
      </w:r>
      <w:r w:rsidR="002415D0" w:rsidRPr="00953B1A">
        <w:t xml:space="preserve"> par l’employé</w:t>
      </w:r>
    </w:p>
    <w:p w14:paraId="2C3ADD99" w14:textId="77777777" w:rsidR="00E34586" w:rsidRPr="00953B1A" w:rsidRDefault="00E34586" w:rsidP="002415D0">
      <w:pPr>
        <w:pStyle w:val="NormalWeb"/>
        <w:tabs>
          <w:tab w:val="left" w:pos="7935"/>
        </w:tabs>
        <w:spacing w:line="360" w:lineRule="auto"/>
        <w:jc w:val="both"/>
      </w:pPr>
      <w:r w:rsidRPr="00953B1A">
        <w:t>Administrateur : responsable de gestion des utilisateurs du système.</w:t>
      </w:r>
      <w:r w:rsidR="002415D0" w:rsidRPr="00953B1A">
        <w:tab/>
      </w:r>
    </w:p>
    <w:p w14:paraId="69540E8C" w14:textId="77777777" w:rsidR="00E34586" w:rsidRPr="00953B1A" w:rsidRDefault="00E34586" w:rsidP="0020252D">
      <w:pPr>
        <w:pStyle w:val="Para3"/>
        <w:outlineLvl w:val="2"/>
      </w:pPr>
      <w:bookmarkStart w:id="410" w:name="_Toc506977495"/>
      <w:r w:rsidRPr="00953B1A">
        <w:t>Identi</w:t>
      </w:r>
      <w:r w:rsidR="00482DE1">
        <w:t>fication des cas d’utilisation</w:t>
      </w:r>
      <w:bookmarkEnd w:id="410"/>
      <w:r w:rsidR="00482DE1">
        <w:t> </w:t>
      </w:r>
    </w:p>
    <w:p w14:paraId="58BEF423" w14:textId="77777777" w:rsidR="0019026F" w:rsidRDefault="00E34586" w:rsidP="00E34586">
      <w:pPr>
        <w:pStyle w:val="NormalWeb"/>
        <w:spacing w:line="360" w:lineRule="auto"/>
        <w:jc w:val="both"/>
      </w:pPr>
      <w:r w:rsidRPr="00953B1A">
        <w:t xml:space="preserve">            Un cas d’utilisation est une unité cohérente représentant une fonctionnalité visible de l’extérieur. Il réalise un service de bout en bout, avec un déclenchement, un déroulement et une fin, pour l’acteur qui l’initie. Un cas d’utilisation modélise donc un service rendu par le système, sans imposer le mode de réalisation de ce service. Un cas d’utilisation se représente par une ellipse contenant le nom du cas et optionnellement, au-dessus du nom, un stéréotype. Les cas d'utilisation du système sont donnés par le tableau</w:t>
      </w:r>
      <w:r w:rsidR="00C06731" w:rsidRPr="00953B1A">
        <w:t xml:space="preserve"> </w:t>
      </w:r>
      <w:r w:rsidR="00482DE1">
        <w:t>11</w:t>
      </w:r>
      <w:r w:rsidR="00C06731" w:rsidRPr="00953B1A">
        <w:t> :</w:t>
      </w:r>
    </w:p>
    <w:p w14:paraId="30A8D668" w14:textId="77777777" w:rsidR="0019026F" w:rsidRPr="0096746F" w:rsidRDefault="0096746F" w:rsidP="0096746F">
      <w:pPr>
        <w:pStyle w:val="Lgende"/>
        <w:rPr>
          <w:color w:val="auto"/>
          <w:sz w:val="24"/>
          <w:szCs w:val="24"/>
        </w:rPr>
      </w:pPr>
      <w:bookmarkStart w:id="411" w:name="_Toc506977626"/>
      <w:r w:rsidRPr="0096746F">
        <w:rPr>
          <w:color w:val="auto"/>
          <w:sz w:val="24"/>
          <w:szCs w:val="24"/>
        </w:rPr>
        <w:t xml:space="preserve">Tableau </w:t>
      </w:r>
      <w:r w:rsidRPr="0096746F">
        <w:rPr>
          <w:color w:val="auto"/>
          <w:sz w:val="24"/>
          <w:szCs w:val="24"/>
        </w:rPr>
        <w:fldChar w:fldCharType="begin"/>
      </w:r>
      <w:r w:rsidRPr="0096746F">
        <w:rPr>
          <w:color w:val="auto"/>
          <w:sz w:val="24"/>
          <w:szCs w:val="24"/>
        </w:rPr>
        <w:instrText xml:space="preserve"> SEQ Tableau \* ARABIC </w:instrText>
      </w:r>
      <w:r w:rsidRPr="0096746F">
        <w:rPr>
          <w:color w:val="auto"/>
          <w:sz w:val="24"/>
          <w:szCs w:val="24"/>
        </w:rPr>
        <w:fldChar w:fldCharType="separate"/>
      </w:r>
      <w:r w:rsidR="00B96CF5">
        <w:rPr>
          <w:noProof/>
          <w:color w:val="auto"/>
          <w:sz w:val="24"/>
          <w:szCs w:val="24"/>
        </w:rPr>
        <w:t>11</w:t>
      </w:r>
      <w:r w:rsidRPr="0096746F">
        <w:rPr>
          <w:color w:val="auto"/>
          <w:sz w:val="24"/>
          <w:szCs w:val="24"/>
        </w:rPr>
        <w:fldChar w:fldCharType="end"/>
      </w:r>
      <w:r w:rsidR="00482DE1" w:rsidRPr="0096746F">
        <w:rPr>
          <w:color w:val="auto"/>
          <w:sz w:val="24"/>
          <w:szCs w:val="24"/>
        </w:rPr>
        <w:t>:</w:t>
      </w:r>
      <w:r w:rsidR="00482DE1">
        <w:rPr>
          <w:color w:val="auto"/>
          <w:sz w:val="24"/>
          <w:szCs w:val="24"/>
        </w:rPr>
        <w:t xml:space="preserve"> </w:t>
      </w:r>
      <w:r w:rsidR="00482DE1" w:rsidRPr="0096746F">
        <w:rPr>
          <w:color w:val="auto"/>
          <w:sz w:val="24"/>
          <w:szCs w:val="24"/>
        </w:rPr>
        <w:t>Cas</w:t>
      </w:r>
      <w:r w:rsidRPr="0096746F">
        <w:rPr>
          <w:color w:val="auto"/>
          <w:sz w:val="24"/>
          <w:szCs w:val="24"/>
        </w:rPr>
        <w:t xml:space="preserve"> d’utilisation.</w:t>
      </w:r>
      <w:bookmarkEnd w:id="411"/>
    </w:p>
    <w:tbl>
      <w:tblPr>
        <w:tblStyle w:val="Grilledutableau"/>
        <w:tblW w:w="10443" w:type="dxa"/>
        <w:tblInd w:w="-318" w:type="dxa"/>
        <w:tblLook w:val="04A0" w:firstRow="1" w:lastRow="0" w:firstColumn="1" w:lastColumn="0" w:noHBand="0" w:noVBand="1"/>
      </w:tblPr>
      <w:tblGrid>
        <w:gridCol w:w="2080"/>
        <w:gridCol w:w="4300"/>
        <w:gridCol w:w="4063"/>
      </w:tblGrid>
      <w:tr w:rsidR="0026619C" w:rsidRPr="00953B1A" w14:paraId="55759EEE" w14:textId="77777777" w:rsidTr="00AA5E5B">
        <w:tc>
          <w:tcPr>
            <w:tcW w:w="2080" w:type="dxa"/>
            <w:vAlign w:val="center"/>
          </w:tcPr>
          <w:p w14:paraId="583618A4" w14:textId="77777777" w:rsidR="0026619C" w:rsidRPr="00953B1A" w:rsidRDefault="0026619C" w:rsidP="00AA5E5B">
            <w:pPr>
              <w:pStyle w:val="NormalWeb"/>
              <w:spacing w:line="276" w:lineRule="auto"/>
              <w:jc w:val="both"/>
              <w:rPr>
                <w:b/>
              </w:rPr>
            </w:pPr>
            <w:r w:rsidRPr="00953B1A">
              <w:rPr>
                <w:b/>
              </w:rPr>
              <w:t>Acteur</w:t>
            </w:r>
          </w:p>
        </w:tc>
        <w:tc>
          <w:tcPr>
            <w:tcW w:w="4300" w:type="dxa"/>
            <w:vAlign w:val="center"/>
          </w:tcPr>
          <w:p w14:paraId="2E5C22A5" w14:textId="77777777" w:rsidR="0026619C" w:rsidRPr="00953B1A" w:rsidRDefault="0026619C" w:rsidP="00AA5E5B">
            <w:pPr>
              <w:pStyle w:val="NormalWeb"/>
              <w:spacing w:line="276" w:lineRule="auto"/>
              <w:jc w:val="both"/>
              <w:rPr>
                <w:b/>
              </w:rPr>
            </w:pPr>
            <w:r w:rsidRPr="00953B1A">
              <w:rPr>
                <w:b/>
              </w:rPr>
              <w:t>Cas d'utilisation associés</w:t>
            </w:r>
          </w:p>
        </w:tc>
        <w:tc>
          <w:tcPr>
            <w:tcW w:w="4063" w:type="dxa"/>
            <w:vAlign w:val="center"/>
          </w:tcPr>
          <w:p w14:paraId="1FA9F055" w14:textId="77777777" w:rsidR="0026619C" w:rsidRPr="00953B1A" w:rsidRDefault="0026619C" w:rsidP="00AA5E5B">
            <w:pPr>
              <w:pStyle w:val="NormalWeb"/>
              <w:spacing w:line="276" w:lineRule="auto"/>
              <w:rPr>
                <w:b/>
              </w:rPr>
            </w:pPr>
            <w:r w:rsidRPr="00953B1A">
              <w:rPr>
                <w:b/>
              </w:rPr>
              <w:t>Séquences d'actions correspondant</w:t>
            </w:r>
          </w:p>
        </w:tc>
      </w:tr>
      <w:tr w:rsidR="0026619C" w:rsidRPr="00953B1A" w14:paraId="16475D09" w14:textId="77777777" w:rsidTr="00AA5E5B">
        <w:trPr>
          <w:trHeight w:val="1082"/>
        </w:trPr>
        <w:tc>
          <w:tcPr>
            <w:tcW w:w="2080" w:type="dxa"/>
            <w:vMerge w:val="restart"/>
            <w:vAlign w:val="center"/>
          </w:tcPr>
          <w:p w14:paraId="1C5EF731" w14:textId="77777777" w:rsidR="0026619C" w:rsidRPr="00953B1A" w:rsidRDefault="0026619C" w:rsidP="00AA5E5B">
            <w:pPr>
              <w:pStyle w:val="NormalWeb"/>
              <w:spacing w:line="276" w:lineRule="auto"/>
              <w:jc w:val="both"/>
              <w:rPr>
                <w:b/>
              </w:rPr>
            </w:pPr>
            <w:r w:rsidRPr="00953B1A">
              <w:rPr>
                <w:b/>
              </w:rPr>
              <w:t>Admin</w:t>
            </w:r>
          </w:p>
        </w:tc>
        <w:tc>
          <w:tcPr>
            <w:tcW w:w="4300" w:type="dxa"/>
            <w:vAlign w:val="center"/>
          </w:tcPr>
          <w:p w14:paraId="023DC768" w14:textId="77777777" w:rsidR="0026619C" w:rsidRPr="00953B1A" w:rsidRDefault="00FB7BA5" w:rsidP="00AA5E5B">
            <w:pPr>
              <w:pStyle w:val="NormalWeb"/>
              <w:spacing w:line="360" w:lineRule="auto"/>
              <w:jc w:val="both"/>
            </w:pPr>
            <w:r w:rsidRPr="00953B1A">
              <w:t>Authentification</w:t>
            </w:r>
          </w:p>
        </w:tc>
        <w:tc>
          <w:tcPr>
            <w:tcW w:w="4063" w:type="dxa"/>
            <w:vAlign w:val="center"/>
          </w:tcPr>
          <w:p w14:paraId="17178187" w14:textId="77777777" w:rsidR="00FB7BA5" w:rsidRPr="00953B1A" w:rsidRDefault="00FB7BA5" w:rsidP="00AA5E5B">
            <w:pPr>
              <w:pStyle w:val="NormalWeb"/>
              <w:spacing w:line="276" w:lineRule="auto"/>
            </w:pPr>
            <w:r w:rsidRPr="00953B1A">
              <w:t>- saisir login et mot de passe</w:t>
            </w:r>
          </w:p>
          <w:p w14:paraId="7BD0D9FB" w14:textId="77777777" w:rsidR="00FB7BA5" w:rsidRPr="00953B1A" w:rsidRDefault="00FB7BA5" w:rsidP="00AA5E5B">
            <w:pPr>
              <w:pStyle w:val="NormalWeb"/>
              <w:spacing w:line="276" w:lineRule="auto"/>
            </w:pPr>
            <w:r w:rsidRPr="00953B1A">
              <w:t>- Affichage de page d’accueil</w:t>
            </w:r>
          </w:p>
        </w:tc>
      </w:tr>
      <w:tr w:rsidR="0026619C" w:rsidRPr="00953B1A" w14:paraId="7B1762C3" w14:textId="77777777" w:rsidTr="00AA5E5B">
        <w:tc>
          <w:tcPr>
            <w:tcW w:w="2080" w:type="dxa"/>
            <w:vMerge/>
            <w:vAlign w:val="center"/>
          </w:tcPr>
          <w:p w14:paraId="4AC8D6A5" w14:textId="77777777" w:rsidR="0026619C" w:rsidRPr="00953B1A" w:rsidRDefault="0026619C" w:rsidP="00AA5E5B">
            <w:pPr>
              <w:pStyle w:val="NormalWeb"/>
              <w:spacing w:line="276" w:lineRule="auto"/>
              <w:jc w:val="both"/>
            </w:pPr>
          </w:p>
        </w:tc>
        <w:tc>
          <w:tcPr>
            <w:tcW w:w="4300" w:type="dxa"/>
            <w:vAlign w:val="center"/>
          </w:tcPr>
          <w:p w14:paraId="15DF5082" w14:textId="77777777" w:rsidR="0026619C" w:rsidRPr="00953B1A" w:rsidRDefault="009A44A8" w:rsidP="00AA5E5B">
            <w:pPr>
              <w:pStyle w:val="NormalWeb"/>
              <w:spacing w:line="360" w:lineRule="auto"/>
              <w:jc w:val="both"/>
            </w:pPr>
            <w:r>
              <w:t>Recherche d'un Employé</w:t>
            </w:r>
          </w:p>
        </w:tc>
        <w:tc>
          <w:tcPr>
            <w:tcW w:w="4063" w:type="dxa"/>
            <w:vAlign w:val="center"/>
          </w:tcPr>
          <w:p w14:paraId="33205987" w14:textId="77777777" w:rsidR="0026619C" w:rsidRPr="00953B1A" w:rsidRDefault="0088735D" w:rsidP="00AA5E5B">
            <w:pPr>
              <w:pStyle w:val="NormalWeb"/>
              <w:spacing w:line="276" w:lineRule="auto"/>
            </w:pPr>
            <w:r w:rsidRPr="00953B1A">
              <w:t>L'utilisateur remplit le formulaire de recherche pour afficher les résultats de la recherche.</w:t>
            </w:r>
          </w:p>
        </w:tc>
      </w:tr>
      <w:tr w:rsidR="0026619C" w:rsidRPr="00953B1A" w14:paraId="5FE22C0A" w14:textId="77777777" w:rsidTr="00AA5E5B">
        <w:tc>
          <w:tcPr>
            <w:tcW w:w="2080" w:type="dxa"/>
            <w:vMerge/>
            <w:vAlign w:val="center"/>
          </w:tcPr>
          <w:p w14:paraId="4B34C10F" w14:textId="77777777" w:rsidR="0026619C" w:rsidRPr="00953B1A" w:rsidRDefault="0026619C" w:rsidP="00AA5E5B">
            <w:pPr>
              <w:pStyle w:val="NormalWeb"/>
              <w:spacing w:line="276" w:lineRule="auto"/>
              <w:jc w:val="both"/>
            </w:pPr>
          </w:p>
        </w:tc>
        <w:tc>
          <w:tcPr>
            <w:tcW w:w="4300" w:type="dxa"/>
            <w:vAlign w:val="center"/>
          </w:tcPr>
          <w:p w14:paraId="41DF3DC8" w14:textId="77777777" w:rsidR="0026619C" w:rsidRPr="00953B1A" w:rsidRDefault="0026619C" w:rsidP="00AA5E5B">
            <w:pPr>
              <w:pStyle w:val="NormalWeb"/>
              <w:spacing w:line="360" w:lineRule="auto"/>
              <w:jc w:val="both"/>
            </w:pPr>
            <w:r w:rsidRPr="00953B1A">
              <w:t>Afficher la liste des employés</w:t>
            </w:r>
          </w:p>
        </w:tc>
        <w:tc>
          <w:tcPr>
            <w:tcW w:w="4063" w:type="dxa"/>
            <w:vAlign w:val="center"/>
          </w:tcPr>
          <w:p w14:paraId="2C51F9A0" w14:textId="77777777" w:rsidR="0026619C" w:rsidRPr="00953B1A" w:rsidRDefault="0088735D" w:rsidP="0088735D">
            <w:pPr>
              <w:pStyle w:val="NormalWeb"/>
              <w:spacing w:line="276" w:lineRule="auto"/>
            </w:pPr>
            <w:r w:rsidRPr="00953B1A">
              <w:t>L'utilisateur peut consulter la liste des employés qu’il vient d’ajouter</w:t>
            </w:r>
          </w:p>
        </w:tc>
      </w:tr>
      <w:tr w:rsidR="00BA5D76" w:rsidRPr="00953B1A" w14:paraId="37489BEC" w14:textId="77777777" w:rsidTr="00AA5E5B">
        <w:tc>
          <w:tcPr>
            <w:tcW w:w="2080" w:type="dxa"/>
            <w:vMerge/>
            <w:vAlign w:val="center"/>
          </w:tcPr>
          <w:p w14:paraId="02C06F53" w14:textId="77777777" w:rsidR="00BA5D76" w:rsidRPr="00953B1A" w:rsidRDefault="00BA5D76" w:rsidP="00AA5E5B">
            <w:pPr>
              <w:pStyle w:val="NormalWeb"/>
              <w:spacing w:line="276" w:lineRule="auto"/>
              <w:jc w:val="both"/>
            </w:pPr>
          </w:p>
        </w:tc>
        <w:tc>
          <w:tcPr>
            <w:tcW w:w="4300" w:type="dxa"/>
            <w:vAlign w:val="center"/>
          </w:tcPr>
          <w:p w14:paraId="2B7B8803" w14:textId="77777777" w:rsidR="00BA5D76" w:rsidRPr="00953B1A" w:rsidRDefault="00BA5D76" w:rsidP="00AA5E5B">
            <w:pPr>
              <w:pStyle w:val="NormalWeb"/>
              <w:spacing w:line="276" w:lineRule="auto"/>
            </w:pPr>
            <w:r w:rsidRPr="00953B1A">
              <w:t>Gérer les services</w:t>
            </w:r>
          </w:p>
        </w:tc>
        <w:tc>
          <w:tcPr>
            <w:tcW w:w="4063" w:type="dxa"/>
            <w:vAlign w:val="center"/>
          </w:tcPr>
          <w:p w14:paraId="3D1DB229" w14:textId="77777777" w:rsidR="00BA5D76" w:rsidRPr="00953B1A" w:rsidRDefault="00BA5D76" w:rsidP="00AA5E5B">
            <w:pPr>
              <w:pStyle w:val="NormalWeb"/>
              <w:spacing w:line="276" w:lineRule="auto"/>
            </w:pPr>
            <w:r w:rsidRPr="00953B1A">
              <w:t xml:space="preserve">- ajoute service                                                  - modifier service                                                - supprimer service                                                                                 </w:t>
            </w:r>
          </w:p>
        </w:tc>
      </w:tr>
      <w:tr w:rsidR="00BA5D76" w:rsidRPr="00953B1A" w14:paraId="269F97D4" w14:textId="77777777" w:rsidTr="00AA5E5B">
        <w:tc>
          <w:tcPr>
            <w:tcW w:w="2080" w:type="dxa"/>
            <w:vMerge/>
            <w:vAlign w:val="center"/>
          </w:tcPr>
          <w:p w14:paraId="77927C15" w14:textId="77777777" w:rsidR="00BA5D76" w:rsidRPr="00953B1A" w:rsidRDefault="00BA5D76" w:rsidP="00AA5E5B">
            <w:pPr>
              <w:pStyle w:val="NormalWeb"/>
              <w:spacing w:line="276" w:lineRule="auto"/>
              <w:jc w:val="both"/>
            </w:pPr>
          </w:p>
        </w:tc>
        <w:tc>
          <w:tcPr>
            <w:tcW w:w="4300" w:type="dxa"/>
            <w:vAlign w:val="center"/>
          </w:tcPr>
          <w:p w14:paraId="49AF192E" w14:textId="77777777" w:rsidR="00BA5D76" w:rsidRPr="00953B1A" w:rsidRDefault="00BA5D76" w:rsidP="00AA5E5B">
            <w:pPr>
              <w:pStyle w:val="NormalWeb"/>
              <w:spacing w:line="276" w:lineRule="auto"/>
            </w:pPr>
            <w:r w:rsidRPr="00953B1A">
              <w:t>Gérer les agences</w:t>
            </w:r>
          </w:p>
        </w:tc>
        <w:tc>
          <w:tcPr>
            <w:tcW w:w="4063" w:type="dxa"/>
            <w:vAlign w:val="center"/>
          </w:tcPr>
          <w:p w14:paraId="5D65D4BF" w14:textId="77777777" w:rsidR="00BA5D76" w:rsidRPr="00953B1A" w:rsidRDefault="00BA5D76" w:rsidP="00BA5D76">
            <w:pPr>
              <w:pStyle w:val="NormalWeb"/>
              <w:spacing w:line="276" w:lineRule="auto"/>
            </w:pPr>
            <w:r w:rsidRPr="00953B1A">
              <w:t xml:space="preserve">- ajouter agence                                                  - modifier agence                                                - supprimer agence                                                                              </w:t>
            </w:r>
          </w:p>
        </w:tc>
      </w:tr>
      <w:tr w:rsidR="00BA5D76" w:rsidRPr="00953B1A" w14:paraId="3936890B" w14:textId="77777777" w:rsidTr="00AA5E5B">
        <w:tc>
          <w:tcPr>
            <w:tcW w:w="2080" w:type="dxa"/>
            <w:vMerge/>
            <w:vAlign w:val="center"/>
          </w:tcPr>
          <w:p w14:paraId="53905DD5" w14:textId="77777777" w:rsidR="00BA5D76" w:rsidRPr="00953B1A" w:rsidRDefault="00BA5D76" w:rsidP="00AA5E5B">
            <w:pPr>
              <w:pStyle w:val="NormalWeb"/>
              <w:spacing w:line="276" w:lineRule="auto"/>
              <w:jc w:val="both"/>
            </w:pPr>
          </w:p>
        </w:tc>
        <w:tc>
          <w:tcPr>
            <w:tcW w:w="4300" w:type="dxa"/>
            <w:vAlign w:val="center"/>
          </w:tcPr>
          <w:p w14:paraId="646C8899" w14:textId="77777777" w:rsidR="00BA5D76" w:rsidRPr="00953B1A" w:rsidRDefault="00BA5D76" w:rsidP="00AA5E5B">
            <w:pPr>
              <w:pStyle w:val="NormalWeb"/>
              <w:spacing w:line="276" w:lineRule="auto"/>
            </w:pPr>
            <w:r w:rsidRPr="00953B1A">
              <w:t>Gérer les fonctions</w:t>
            </w:r>
          </w:p>
        </w:tc>
        <w:tc>
          <w:tcPr>
            <w:tcW w:w="4063" w:type="dxa"/>
            <w:vAlign w:val="center"/>
          </w:tcPr>
          <w:p w14:paraId="32C135B7" w14:textId="77777777" w:rsidR="00BA5D76" w:rsidRPr="00953B1A" w:rsidRDefault="00BA5D76" w:rsidP="00AA5E5B">
            <w:pPr>
              <w:pStyle w:val="NormalWeb"/>
              <w:spacing w:line="276" w:lineRule="auto"/>
            </w:pPr>
            <w:r w:rsidRPr="00953B1A">
              <w:t xml:space="preserve">- ajouter fonction                                                   - modifier fonction                                             - supprimer fonction                                                                               </w:t>
            </w:r>
          </w:p>
        </w:tc>
      </w:tr>
      <w:tr w:rsidR="0026619C" w:rsidRPr="00953B1A" w14:paraId="21FE2035" w14:textId="77777777" w:rsidTr="00AA5E5B">
        <w:tc>
          <w:tcPr>
            <w:tcW w:w="2080" w:type="dxa"/>
            <w:vMerge/>
            <w:vAlign w:val="center"/>
          </w:tcPr>
          <w:p w14:paraId="7C34437C" w14:textId="77777777" w:rsidR="0026619C" w:rsidRPr="00953B1A" w:rsidRDefault="0026619C" w:rsidP="00AA5E5B">
            <w:pPr>
              <w:pStyle w:val="NormalWeb"/>
              <w:spacing w:line="276" w:lineRule="auto"/>
              <w:jc w:val="both"/>
            </w:pPr>
          </w:p>
        </w:tc>
        <w:tc>
          <w:tcPr>
            <w:tcW w:w="4300" w:type="dxa"/>
            <w:vAlign w:val="center"/>
          </w:tcPr>
          <w:p w14:paraId="7C0DD9BD" w14:textId="77777777" w:rsidR="0026619C" w:rsidRPr="00953B1A" w:rsidRDefault="009A44A8" w:rsidP="00AA5E5B">
            <w:pPr>
              <w:pStyle w:val="NormalWeb"/>
              <w:spacing w:line="276" w:lineRule="auto"/>
            </w:pPr>
            <w:r>
              <w:t>Gérer les Employé</w:t>
            </w:r>
            <w:r w:rsidR="00482DE1">
              <w:t>s</w:t>
            </w:r>
          </w:p>
        </w:tc>
        <w:tc>
          <w:tcPr>
            <w:tcW w:w="4063" w:type="dxa"/>
            <w:vAlign w:val="center"/>
          </w:tcPr>
          <w:p w14:paraId="3A6724DE" w14:textId="77777777" w:rsidR="0026619C" w:rsidRPr="00953B1A" w:rsidRDefault="00FB7BA5" w:rsidP="00AA5E5B">
            <w:pPr>
              <w:pStyle w:val="NormalWeb"/>
              <w:spacing w:line="276" w:lineRule="auto"/>
            </w:pPr>
            <w:r w:rsidRPr="00953B1A">
              <w:t xml:space="preserve">- ajouter employé                                                   - modifier employé                                                - supprimer employé                                                                                 </w:t>
            </w:r>
          </w:p>
        </w:tc>
      </w:tr>
      <w:tr w:rsidR="0026619C" w:rsidRPr="00953B1A" w14:paraId="44B84692" w14:textId="77777777" w:rsidTr="00AA5E5B">
        <w:tc>
          <w:tcPr>
            <w:tcW w:w="2080" w:type="dxa"/>
            <w:vMerge w:val="restart"/>
            <w:vAlign w:val="center"/>
          </w:tcPr>
          <w:p w14:paraId="2D2656A4" w14:textId="77777777" w:rsidR="0026619C" w:rsidRPr="00953B1A" w:rsidRDefault="0026619C" w:rsidP="00AA5E5B">
            <w:pPr>
              <w:pStyle w:val="NormalWeb"/>
              <w:spacing w:line="276" w:lineRule="auto"/>
              <w:jc w:val="both"/>
            </w:pPr>
          </w:p>
          <w:p w14:paraId="32D68CB3" w14:textId="77777777" w:rsidR="0026619C" w:rsidRPr="00953B1A" w:rsidRDefault="0026619C" w:rsidP="00AA5E5B">
            <w:pPr>
              <w:pStyle w:val="NormalWeb"/>
              <w:spacing w:line="276" w:lineRule="auto"/>
              <w:jc w:val="both"/>
            </w:pPr>
          </w:p>
          <w:p w14:paraId="6BE06E90" w14:textId="77777777" w:rsidR="0026619C" w:rsidRPr="00953B1A" w:rsidRDefault="0026619C" w:rsidP="00AA5E5B">
            <w:pPr>
              <w:pStyle w:val="NormalWeb"/>
              <w:spacing w:line="276" w:lineRule="auto"/>
              <w:jc w:val="both"/>
            </w:pPr>
          </w:p>
          <w:p w14:paraId="1BFE8BB7" w14:textId="77777777" w:rsidR="0026619C" w:rsidRPr="00953B1A" w:rsidRDefault="0026619C" w:rsidP="00AA5E5B">
            <w:pPr>
              <w:pStyle w:val="NormalWeb"/>
              <w:spacing w:line="276" w:lineRule="auto"/>
              <w:jc w:val="both"/>
              <w:rPr>
                <w:b/>
              </w:rPr>
            </w:pPr>
            <w:r w:rsidRPr="00953B1A">
              <w:rPr>
                <w:b/>
              </w:rPr>
              <w:t xml:space="preserve">Responsable </w:t>
            </w:r>
          </w:p>
        </w:tc>
        <w:tc>
          <w:tcPr>
            <w:tcW w:w="4300" w:type="dxa"/>
            <w:vAlign w:val="center"/>
          </w:tcPr>
          <w:p w14:paraId="0F42B9A2" w14:textId="77777777" w:rsidR="0026619C" w:rsidRPr="00953B1A" w:rsidRDefault="009C6024" w:rsidP="00AA5E5B">
            <w:pPr>
              <w:pStyle w:val="NormalWeb"/>
              <w:spacing w:line="360" w:lineRule="auto"/>
              <w:jc w:val="both"/>
            </w:pPr>
            <w:r w:rsidRPr="00953B1A">
              <w:t>Authentification</w:t>
            </w:r>
          </w:p>
        </w:tc>
        <w:tc>
          <w:tcPr>
            <w:tcW w:w="4063" w:type="dxa"/>
            <w:vAlign w:val="center"/>
          </w:tcPr>
          <w:p w14:paraId="0DD840A4" w14:textId="77777777" w:rsidR="009C6024" w:rsidRPr="00953B1A" w:rsidRDefault="009C6024" w:rsidP="009C6024">
            <w:pPr>
              <w:pStyle w:val="NormalWeb"/>
              <w:spacing w:line="276" w:lineRule="auto"/>
            </w:pPr>
            <w:r w:rsidRPr="00953B1A">
              <w:t>- saisir login et mot de passe</w:t>
            </w:r>
          </w:p>
          <w:p w14:paraId="3C347D50" w14:textId="77777777" w:rsidR="0026619C" w:rsidRPr="00953B1A" w:rsidRDefault="009C6024" w:rsidP="00AA5E5B">
            <w:pPr>
              <w:pStyle w:val="NormalWeb"/>
              <w:spacing w:line="276" w:lineRule="auto"/>
            </w:pPr>
            <w:r w:rsidRPr="00953B1A">
              <w:t>- Affichage de page d’accueil</w:t>
            </w:r>
          </w:p>
        </w:tc>
      </w:tr>
      <w:tr w:rsidR="0026619C" w:rsidRPr="00953B1A" w14:paraId="68F8D850" w14:textId="77777777" w:rsidTr="00AA5E5B">
        <w:tc>
          <w:tcPr>
            <w:tcW w:w="2080" w:type="dxa"/>
            <w:vMerge/>
            <w:vAlign w:val="center"/>
          </w:tcPr>
          <w:p w14:paraId="6C782714" w14:textId="77777777" w:rsidR="0026619C" w:rsidRPr="00953B1A" w:rsidRDefault="0026619C" w:rsidP="00AA5E5B">
            <w:pPr>
              <w:pStyle w:val="NormalWeb"/>
              <w:spacing w:line="276" w:lineRule="auto"/>
              <w:jc w:val="both"/>
            </w:pPr>
          </w:p>
        </w:tc>
        <w:tc>
          <w:tcPr>
            <w:tcW w:w="4300" w:type="dxa"/>
            <w:vAlign w:val="center"/>
          </w:tcPr>
          <w:p w14:paraId="58801483" w14:textId="77777777" w:rsidR="0026619C" w:rsidRPr="00953B1A" w:rsidRDefault="0026619C" w:rsidP="00AA5E5B">
            <w:pPr>
              <w:pStyle w:val="NormalWeb"/>
              <w:spacing w:line="360" w:lineRule="auto"/>
              <w:jc w:val="both"/>
            </w:pPr>
            <w:r w:rsidRPr="00953B1A">
              <w:t>R</w:t>
            </w:r>
            <w:r w:rsidR="009A44A8">
              <w:t>echerche des demandes d'absence</w:t>
            </w:r>
          </w:p>
        </w:tc>
        <w:tc>
          <w:tcPr>
            <w:tcW w:w="4063" w:type="dxa"/>
            <w:vAlign w:val="center"/>
          </w:tcPr>
          <w:p w14:paraId="449FD54F" w14:textId="77777777" w:rsidR="009C6024" w:rsidRPr="00953B1A" w:rsidRDefault="009C6024" w:rsidP="009C6024">
            <w:pPr>
              <w:pStyle w:val="NormalWeb"/>
              <w:spacing w:line="276" w:lineRule="auto"/>
            </w:pPr>
            <w:r w:rsidRPr="00953B1A">
              <w:t>- saisir le mot clé</w:t>
            </w:r>
          </w:p>
          <w:p w14:paraId="42C70ADF" w14:textId="77777777" w:rsidR="0026619C" w:rsidRPr="00953B1A" w:rsidRDefault="009C6024" w:rsidP="009C6024">
            <w:pPr>
              <w:pStyle w:val="NormalWeb"/>
              <w:spacing w:line="276" w:lineRule="auto"/>
            </w:pPr>
            <w:r w:rsidRPr="00953B1A">
              <w:t>- affichage de la recherche</w:t>
            </w:r>
          </w:p>
        </w:tc>
      </w:tr>
      <w:tr w:rsidR="0026619C" w:rsidRPr="00953B1A" w14:paraId="3A04D0B8" w14:textId="77777777" w:rsidTr="00AA5E5B">
        <w:tc>
          <w:tcPr>
            <w:tcW w:w="2080" w:type="dxa"/>
            <w:vMerge/>
            <w:vAlign w:val="center"/>
          </w:tcPr>
          <w:p w14:paraId="2D8F63F5" w14:textId="77777777" w:rsidR="0026619C" w:rsidRPr="00953B1A" w:rsidRDefault="0026619C" w:rsidP="00AA5E5B">
            <w:pPr>
              <w:pStyle w:val="NormalWeb"/>
              <w:spacing w:line="276" w:lineRule="auto"/>
              <w:jc w:val="both"/>
            </w:pPr>
          </w:p>
        </w:tc>
        <w:tc>
          <w:tcPr>
            <w:tcW w:w="4300" w:type="dxa"/>
            <w:vAlign w:val="center"/>
          </w:tcPr>
          <w:p w14:paraId="70FA813F" w14:textId="77777777" w:rsidR="0026619C" w:rsidRPr="00953B1A" w:rsidRDefault="0026619C" w:rsidP="00AA5E5B">
            <w:pPr>
              <w:pStyle w:val="NormalWeb"/>
              <w:spacing w:line="360" w:lineRule="auto"/>
              <w:jc w:val="both"/>
            </w:pPr>
            <w:r w:rsidRPr="00953B1A">
              <w:t>Consultation</w:t>
            </w:r>
            <w:r w:rsidR="00482DE1">
              <w:t xml:space="preserve"> de l’</w:t>
            </w:r>
            <w:r w:rsidRPr="00953B1A">
              <w:t>historique d'absence des employés</w:t>
            </w:r>
          </w:p>
        </w:tc>
        <w:tc>
          <w:tcPr>
            <w:tcW w:w="4063" w:type="dxa"/>
            <w:vAlign w:val="center"/>
          </w:tcPr>
          <w:p w14:paraId="553D4685" w14:textId="77777777" w:rsidR="0026619C" w:rsidRPr="00953B1A" w:rsidRDefault="0026619C" w:rsidP="00AA5E5B">
            <w:pPr>
              <w:pStyle w:val="NormalWeb"/>
              <w:spacing w:line="276" w:lineRule="auto"/>
              <w:jc w:val="both"/>
            </w:pPr>
            <w:r w:rsidRPr="00953B1A">
              <w:t xml:space="preserve"> </w:t>
            </w:r>
            <w:r w:rsidR="009C6024" w:rsidRPr="00953B1A">
              <w:t xml:space="preserve">- sélectionner la date de la demande </w:t>
            </w:r>
          </w:p>
          <w:p w14:paraId="2AC7473E" w14:textId="77777777" w:rsidR="009C6024" w:rsidRPr="00953B1A" w:rsidRDefault="009C6024" w:rsidP="00AA5E5B">
            <w:pPr>
              <w:pStyle w:val="NormalWeb"/>
              <w:spacing w:line="276" w:lineRule="auto"/>
              <w:jc w:val="both"/>
            </w:pPr>
            <w:r w:rsidRPr="00953B1A">
              <w:t>- Afficher le résultat</w:t>
            </w:r>
          </w:p>
        </w:tc>
      </w:tr>
      <w:tr w:rsidR="0026619C" w:rsidRPr="00953B1A" w14:paraId="35D20EB5" w14:textId="77777777" w:rsidTr="00AA5E5B">
        <w:trPr>
          <w:trHeight w:val="1285"/>
        </w:trPr>
        <w:tc>
          <w:tcPr>
            <w:tcW w:w="2080" w:type="dxa"/>
            <w:vMerge/>
            <w:vAlign w:val="center"/>
          </w:tcPr>
          <w:p w14:paraId="65C7E959" w14:textId="77777777" w:rsidR="0026619C" w:rsidRPr="00953B1A" w:rsidRDefault="0026619C" w:rsidP="00AA5E5B">
            <w:pPr>
              <w:pStyle w:val="NormalWeb"/>
              <w:spacing w:line="276" w:lineRule="auto"/>
              <w:jc w:val="both"/>
            </w:pPr>
          </w:p>
        </w:tc>
        <w:tc>
          <w:tcPr>
            <w:tcW w:w="4300" w:type="dxa"/>
            <w:vAlign w:val="center"/>
          </w:tcPr>
          <w:p w14:paraId="414FF89D" w14:textId="77777777" w:rsidR="0026619C" w:rsidRPr="00953B1A" w:rsidRDefault="0026619C" w:rsidP="00AA5E5B">
            <w:pPr>
              <w:pStyle w:val="NormalWeb"/>
              <w:spacing w:line="360" w:lineRule="auto"/>
              <w:jc w:val="both"/>
            </w:pPr>
            <w:r w:rsidRPr="00953B1A">
              <w:t>Consultation</w:t>
            </w:r>
            <w:r w:rsidR="00482DE1">
              <w:t xml:space="preserve"> du</w:t>
            </w:r>
            <w:r w:rsidRPr="00953B1A">
              <w:t xml:space="preserve"> solde</w:t>
            </w:r>
            <w:r w:rsidR="00482DE1">
              <w:t xml:space="preserve"> de </w:t>
            </w:r>
            <w:r w:rsidRPr="00953B1A">
              <w:t>congé des employés</w:t>
            </w:r>
          </w:p>
        </w:tc>
        <w:tc>
          <w:tcPr>
            <w:tcW w:w="4063" w:type="dxa"/>
            <w:vAlign w:val="center"/>
          </w:tcPr>
          <w:p w14:paraId="34016D7C" w14:textId="77777777" w:rsidR="009C6024" w:rsidRPr="00953B1A" w:rsidRDefault="0088735D" w:rsidP="002D1EBC">
            <w:pPr>
              <w:pStyle w:val="NormalWeb"/>
              <w:spacing w:line="276" w:lineRule="auto"/>
            </w:pPr>
            <w:r w:rsidRPr="00953B1A">
              <w:t xml:space="preserve">Le </w:t>
            </w:r>
            <w:r w:rsidR="002D1EBC" w:rsidRPr="00953B1A">
              <w:t>responsable</w:t>
            </w:r>
            <w:r w:rsidRPr="00953B1A">
              <w:t xml:space="preserve"> peut afficher les soldes du congé de chaque employé</w:t>
            </w:r>
            <w:r w:rsidR="00E509F6" w:rsidRPr="00953B1A">
              <w:t xml:space="preserve"> de son service</w:t>
            </w:r>
          </w:p>
        </w:tc>
      </w:tr>
      <w:tr w:rsidR="0026619C" w:rsidRPr="00953B1A" w14:paraId="510D8B78" w14:textId="77777777" w:rsidTr="00AA5E5B">
        <w:trPr>
          <w:trHeight w:val="1285"/>
        </w:trPr>
        <w:tc>
          <w:tcPr>
            <w:tcW w:w="2080" w:type="dxa"/>
            <w:vMerge/>
            <w:vAlign w:val="center"/>
          </w:tcPr>
          <w:p w14:paraId="568AF55E" w14:textId="77777777" w:rsidR="0026619C" w:rsidRPr="00953B1A" w:rsidRDefault="0026619C" w:rsidP="00AA5E5B">
            <w:pPr>
              <w:pStyle w:val="NormalWeb"/>
              <w:spacing w:line="276" w:lineRule="auto"/>
              <w:jc w:val="both"/>
            </w:pPr>
          </w:p>
        </w:tc>
        <w:tc>
          <w:tcPr>
            <w:tcW w:w="4300" w:type="dxa"/>
            <w:vAlign w:val="center"/>
          </w:tcPr>
          <w:p w14:paraId="2BF3F928" w14:textId="77777777" w:rsidR="0026619C" w:rsidRPr="00953B1A" w:rsidRDefault="0026619C" w:rsidP="00AA5E5B">
            <w:pPr>
              <w:pStyle w:val="NormalWeb"/>
              <w:spacing w:line="360" w:lineRule="auto"/>
              <w:jc w:val="both"/>
            </w:pPr>
            <w:r w:rsidRPr="00953B1A">
              <w:t>Autorisation de la demande d'absence</w:t>
            </w:r>
          </w:p>
          <w:p w14:paraId="49AA3D7C" w14:textId="77777777" w:rsidR="0026619C" w:rsidRPr="00953B1A" w:rsidRDefault="0026619C" w:rsidP="00AA5E5B">
            <w:pPr>
              <w:pStyle w:val="NormalWeb"/>
              <w:spacing w:line="360" w:lineRule="auto"/>
              <w:jc w:val="both"/>
            </w:pPr>
          </w:p>
        </w:tc>
        <w:tc>
          <w:tcPr>
            <w:tcW w:w="4063" w:type="dxa"/>
            <w:vAlign w:val="center"/>
          </w:tcPr>
          <w:p w14:paraId="2305A29A" w14:textId="77777777" w:rsidR="0026619C" w:rsidRPr="00953B1A" w:rsidRDefault="009C6024" w:rsidP="00AA5E5B">
            <w:pPr>
              <w:pStyle w:val="NormalWeb"/>
              <w:spacing w:line="276" w:lineRule="auto"/>
            </w:pPr>
            <w:r w:rsidRPr="00953B1A">
              <w:t>-</w:t>
            </w:r>
            <w:r w:rsidR="002D1EBC" w:rsidRPr="00953B1A">
              <w:t xml:space="preserve"> le responsable vérifie la demande d’absence de l’employé</w:t>
            </w:r>
          </w:p>
          <w:p w14:paraId="2A3BBEA5" w14:textId="77777777" w:rsidR="009C6024" w:rsidRPr="00953B1A" w:rsidRDefault="009C6024" w:rsidP="00AA5E5B">
            <w:pPr>
              <w:pStyle w:val="NormalWeb"/>
              <w:spacing w:line="276" w:lineRule="auto"/>
            </w:pPr>
            <w:r w:rsidRPr="00953B1A">
              <w:t>-</w:t>
            </w:r>
            <w:r w:rsidR="002D1EBC" w:rsidRPr="00953B1A">
              <w:t xml:space="preserve"> Autorisation de la demande</w:t>
            </w:r>
          </w:p>
        </w:tc>
      </w:tr>
      <w:tr w:rsidR="009C6024" w:rsidRPr="00953B1A" w14:paraId="304DA381" w14:textId="77777777" w:rsidTr="00AA5E5B">
        <w:trPr>
          <w:trHeight w:val="1285"/>
        </w:trPr>
        <w:tc>
          <w:tcPr>
            <w:tcW w:w="2080" w:type="dxa"/>
            <w:vMerge/>
            <w:vAlign w:val="center"/>
          </w:tcPr>
          <w:p w14:paraId="0FAC5808" w14:textId="77777777" w:rsidR="009C6024" w:rsidRPr="00953B1A" w:rsidRDefault="009C6024" w:rsidP="00AA5E5B">
            <w:pPr>
              <w:pStyle w:val="NormalWeb"/>
              <w:spacing w:line="276" w:lineRule="auto"/>
              <w:jc w:val="both"/>
            </w:pPr>
          </w:p>
        </w:tc>
        <w:tc>
          <w:tcPr>
            <w:tcW w:w="4300" w:type="dxa"/>
            <w:vAlign w:val="center"/>
          </w:tcPr>
          <w:p w14:paraId="61B9F1C9" w14:textId="77777777" w:rsidR="009C6024" w:rsidRPr="00953B1A" w:rsidRDefault="009C6024" w:rsidP="00AA5E5B">
            <w:pPr>
              <w:pStyle w:val="NormalWeb"/>
              <w:spacing w:line="360" w:lineRule="auto"/>
              <w:jc w:val="both"/>
            </w:pPr>
            <w:r w:rsidRPr="00953B1A">
              <w:t>Affichage de la liste de</w:t>
            </w:r>
            <w:r w:rsidR="00482DE1">
              <w:t xml:space="preserve">s demandes </w:t>
            </w:r>
            <w:r w:rsidRPr="00953B1A">
              <w:t>d'absence</w:t>
            </w:r>
          </w:p>
        </w:tc>
        <w:tc>
          <w:tcPr>
            <w:tcW w:w="4063" w:type="dxa"/>
            <w:vAlign w:val="center"/>
          </w:tcPr>
          <w:p w14:paraId="357DA5C7" w14:textId="77777777" w:rsidR="009C6024" w:rsidRPr="00953B1A" w:rsidRDefault="002D1EBC" w:rsidP="002D1EBC">
            <w:pPr>
              <w:pStyle w:val="NormalWeb"/>
              <w:spacing w:line="276" w:lineRule="auto"/>
            </w:pPr>
            <w:r w:rsidRPr="00953B1A">
              <w:t>L'utilisateur peut consulter la liste de la demande effectué</w:t>
            </w:r>
            <w:r w:rsidR="009A44A8">
              <w:t>e</w:t>
            </w:r>
            <w:r w:rsidRPr="00953B1A">
              <w:t xml:space="preserve"> par l’employé</w:t>
            </w:r>
          </w:p>
        </w:tc>
      </w:tr>
      <w:tr w:rsidR="0026619C" w:rsidRPr="00953B1A" w14:paraId="0BA0CDB3" w14:textId="77777777" w:rsidTr="00AA5E5B">
        <w:trPr>
          <w:trHeight w:val="1285"/>
        </w:trPr>
        <w:tc>
          <w:tcPr>
            <w:tcW w:w="2080" w:type="dxa"/>
            <w:vMerge/>
            <w:vAlign w:val="center"/>
          </w:tcPr>
          <w:p w14:paraId="2D864808" w14:textId="77777777" w:rsidR="0026619C" w:rsidRPr="00953B1A" w:rsidRDefault="0026619C" w:rsidP="00AA5E5B">
            <w:pPr>
              <w:pStyle w:val="NormalWeb"/>
              <w:spacing w:line="276" w:lineRule="auto"/>
              <w:jc w:val="both"/>
            </w:pPr>
          </w:p>
        </w:tc>
        <w:tc>
          <w:tcPr>
            <w:tcW w:w="4300" w:type="dxa"/>
            <w:vAlign w:val="center"/>
          </w:tcPr>
          <w:p w14:paraId="13862F47" w14:textId="77777777" w:rsidR="0026619C" w:rsidRPr="00953B1A" w:rsidRDefault="0026619C" w:rsidP="00AA5E5B">
            <w:pPr>
              <w:pStyle w:val="NormalWeb"/>
              <w:spacing w:line="360" w:lineRule="auto"/>
              <w:jc w:val="both"/>
            </w:pPr>
            <w:r w:rsidRPr="00953B1A">
              <w:t>Refus de la demande d'absence</w:t>
            </w:r>
          </w:p>
          <w:p w14:paraId="1DD07E80" w14:textId="77777777" w:rsidR="0026619C" w:rsidRPr="00953B1A" w:rsidRDefault="0026619C" w:rsidP="00AA5E5B">
            <w:pPr>
              <w:pStyle w:val="NormalWeb"/>
              <w:spacing w:line="360" w:lineRule="auto"/>
              <w:jc w:val="both"/>
            </w:pPr>
          </w:p>
        </w:tc>
        <w:tc>
          <w:tcPr>
            <w:tcW w:w="4063" w:type="dxa"/>
            <w:vAlign w:val="center"/>
          </w:tcPr>
          <w:p w14:paraId="6291C7D2" w14:textId="77777777" w:rsidR="002D1EBC" w:rsidRPr="00953B1A" w:rsidRDefault="002D1EBC" w:rsidP="002D1EBC">
            <w:pPr>
              <w:pStyle w:val="NormalWeb"/>
              <w:spacing w:line="276" w:lineRule="auto"/>
            </w:pPr>
            <w:r w:rsidRPr="00953B1A">
              <w:t>- le responsable vérifie la demande d’absence de l’employé</w:t>
            </w:r>
          </w:p>
          <w:p w14:paraId="0DAB9C88" w14:textId="77777777" w:rsidR="009C6024" w:rsidRPr="00953B1A" w:rsidRDefault="002D1EBC" w:rsidP="002D1EBC">
            <w:pPr>
              <w:pStyle w:val="NormalWeb"/>
              <w:spacing w:line="276" w:lineRule="auto"/>
            </w:pPr>
            <w:r w:rsidRPr="00953B1A">
              <w:t>- Refus de la demande</w:t>
            </w:r>
          </w:p>
        </w:tc>
      </w:tr>
      <w:tr w:rsidR="0026619C" w:rsidRPr="00953B1A" w14:paraId="76DC914D" w14:textId="77777777" w:rsidTr="00AA5E5B">
        <w:trPr>
          <w:trHeight w:val="1285"/>
        </w:trPr>
        <w:tc>
          <w:tcPr>
            <w:tcW w:w="2080" w:type="dxa"/>
            <w:vMerge/>
            <w:vAlign w:val="center"/>
          </w:tcPr>
          <w:p w14:paraId="32FFF9A9" w14:textId="77777777" w:rsidR="0026619C" w:rsidRPr="00953B1A" w:rsidRDefault="0026619C" w:rsidP="00AA5E5B">
            <w:pPr>
              <w:pStyle w:val="NormalWeb"/>
              <w:spacing w:line="276" w:lineRule="auto"/>
              <w:jc w:val="both"/>
            </w:pPr>
          </w:p>
        </w:tc>
        <w:tc>
          <w:tcPr>
            <w:tcW w:w="4300" w:type="dxa"/>
            <w:vAlign w:val="center"/>
          </w:tcPr>
          <w:p w14:paraId="211993A0" w14:textId="77777777" w:rsidR="0026619C" w:rsidRPr="00953B1A" w:rsidRDefault="0026619C" w:rsidP="00AA5E5B">
            <w:pPr>
              <w:pStyle w:val="NormalWeb"/>
              <w:spacing w:line="360" w:lineRule="auto"/>
              <w:jc w:val="both"/>
            </w:pPr>
            <w:r w:rsidRPr="00953B1A">
              <w:t>Consultation</w:t>
            </w:r>
            <w:r w:rsidR="00482DE1">
              <w:t xml:space="preserve"> du</w:t>
            </w:r>
            <w:r w:rsidRPr="00953B1A">
              <w:t xml:space="preserve"> solde</w:t>
            </w:r>
            <w:r w:rsidR="00482DE1">
              <w:t xml:space="preserve"> de</w:t>
            </w:r>
            <w:r w:rsidRPr="00953B1A">
              <w:t xml:space="preserve"> permission des employés</w:t>
            </w:r>
          </w:p>
        </w:tc>
        <w:tc>
          <w:tcPr>
            <w:tcW w:w="4063" w:type="dxa"/>
            <w:vAlign w:val="center"/>
          </w:tcPr>
          <w:p w14:paraId="6D4122AF" w14:textId="77777777" w:rsidR="009C6024" w:rsidRPr="00953B1A" w:rsidRDefault="002D1EBC" w:rsidP="002D1EBC">
            <w:pPr>
              <w:pStyle w:val="NormalWeb"/>
              <w:spacing w:line="276" w:lineRule="auto"/>
            </w:pPr>
            <w:r w:rsidRPr="00953B1A">
              <w:t>Le responsable peut afficher les soldes de la permission de chaque employé</w:t>
            </w:r>
            <w:r w:rsidR="00E509F6" w:rsidRPr="00953B1A">
              <w:t xml:space="preserve"> dans son service</w:t>
            </w:r>
          </w:p>
        </w:tc>
      </w:tr>
      <w:tr w:rsidR="001C43B8" w:rsidRPr="00953B1A" w14:paraId="17BE0702" w14:textId="77777777" w:rsidTr="00AA5E5B">
        <w:trPr>
          <w:trHeight w:val="84"/>
        </w:trPr>
        <w:tc>
          <w:tcPr>
            <w:tcW w:w="2080" w:type="dxa"/>
            <w:vMerge w:val="restart"/>
            <w:vAlign w:val="center"/>
          </w:tcPr>
          <w:p w14:paraId="06BF2F63" w14:textId="77777777" w:rsidR="001C43B8" w:rsidRPr="00953B1A" w:rsidRDefault="001C43B8" w:rsidP="001C43B8">
            <w:pPr>
              <w:pStyle w:val="NormalWeb"/>
              <w:spacing w:line="276" w:lineRule="auto"/>
              <w:jc w:val="both"/>
              <w:rPr>
                <w:b/>
              </w:rPr>
            </w:pPr>
            <w:r w:rsidRPr="00953B1A">
              <w:rPr>
                <w:b/>
              </w:rPr>
              <w:t>Employe</w:t>
            </w:r>
          </w:p>
        </w:tc>
        <w:tc>
          <w:tcPr>
            <w:tcW w:w="4300" w:type="dxa"/>
            <w:vAlign w:val="center"/>
          </w:tcPr>
          <w:p w14:paraId="6F89988B" w14:textId="77777777" w:rsidR="001C43B8" w:rsidRPr="00953B1A" w:rsidRDefault="001C43B8" w:rsidP="001C43B8">
            <w:pPr>
              <w:pStyle w:val="NormalWeb"/>
              <w:spacing w:line="360" w:lineRule="auto"/>
              <w:jc w:val="both"/>
            </w:pPr>
            <w:r w:rsidRPr="00953B1A">
              <w:t>Authentification</w:t>
            </w:r>
          </w:p>
        </w:tc>
        <w:tc>
          <w:tcPr>
            <w:tcW w:w="4063" w:type="dxa"/>
            <w:vAlign w:val="center"/>
          </w:tcPr>
          <w:p w14:paraId="0CADF373" w14:textId="77777777" w:rsidR="001C43B8" w:rsidRPr="00953B1A" w:rsidRDefault="001C43B8" w:rsidP="001C43B8">
            <w:pPr>
              <w:pStyle w:val="NormalWeb"/>
              <w:spacing w:line="276" w:lineRule="auto"/>
            </w:pPr>
            <w:r w:rsidRPr="00953B1A">
              <w:t>- saisir login et mot de passe</w:t>
            </w:r>
          </w:p>
          <w:p w14:paraId="08614C70" w14:textId="77777777" w:rsidR="001C43B8" w:rsidRPr="00953B1A" w:rsidRDefault="001C43B8" w:rsidP="001C43B8">
            <w:pPr>
              <w:pStyle w:val="NormalWeb"/>
              <w:spacing w:line="276" w:lineRule="auto"/>
            </w:pPr>
            <w:r w:rsidRPr="00953B1A">
              <w:t>- Affichage de page d’accueil</w:t>
            </w:r>
          </w:p>
        </w:tc>
      </w:tr>
      <w:tr w:rsidR="001C43B8" w:rsidRPr="00953B1A" w14:paraId="5D47A0FA" w14:textId="77777777" w:rsidTr="00AA5E5B">
        <w:trPr>
          <w:trHeight w:val="84"/>
        </w:trPr>
        <w:tc>
          <w:tcPr>
            <w:tcW w:w="2080" w:type="dxa"/>
            <w:vMerge/>
            <w:vAlign w:val="center"/>
          </w:tcPr>
          <w:p w14:paraId="701F928B" w14:textId="77777777" w:rsidR="001C43B8" w:rsidRPr="00953B1A" w:rsidRDefault="001C43B8" w:rsidP="001C43B8">
            <w:pPr>
              <w:pStyle w:val="NormalWeb"/>
              <w:spacing w:line="276" w:lineRule="auto"/>
              <w:jc w:val="both"/>
            </w:pPr>
          </w:p>
        </w:tc>
        <w:tc>
          <w:tcPr>
            <w:tcW w:w="4300" w:type="dxa"/>
            <w:vAlign w:val="center"/>
          </w:tcPr>
          <w:p w14:paraId="0645CEE4" w14:textId="77777777" w:rsidR="001C43B8" w:rsidRPr="00953B1A" w:rsidRDefault="009A44A8" w:rsidP="001C43B8">
            <w:pPr>
              <w:pStyle w:val="NormalWeb"/>
              <w:spacing w:line="360" w:lineRule="auto"/>
              <w:jc w:val="both"/>
            </w:pPr>
            <w:r>
              <w:t>Demande d'a</w:t>
            </w:r>
            <w:r w:rsidR="001C43B8" w:rsidRPr="00953B1A">
              <w:t>bsence</w:t>
            </w:r>
          </w:p>
          <w:p w14:paraId="3F1EC5FD" w14:textId="77777777" w:rsidR="001C43B8" w:rsidRPr="00953B1A" w:rsidRDefault="001C43B8" w:rsidP="001C43B8">
            <w:pPr>
              <w:pStyle w:val="NormalWeb"/>
              <w:spacing w:line="360" w:lineRule="auto"/>
              <w:jc w:val="both"/>
            </w:pPr>
          </w:p>
        </w:tc>
        <w:tc>
          <w:tcPr>
            <w:tcW w:w="4063" w:type="dxa"/>
            <w:vAlign w:val="center"/>
          </w:tcPr>
          <w:p w14:paraId="1A9E477D" w14:textId="77777777" w:rsidR="001C43B8" w:rsidRPr="00953B1A" w:rsidRDefault="001C43B8" w:rsidP="001C43B8">
            <w:pPr>
              <w:pStyle w:val="NormalWeb"/>
              <w:spacing w:line="276" w:lineRule="auto"/>
            </w:pPr>
            <w:r w:rsidRPr="00953B1A">
              <w:t>L’employé fait la demande de leur absence</w:t>
            </w:r>
          </w:p>
          <w:p w14:paraId="45295250" w14:textId="77777777" w:rsidR="001C43B8" w:rsidRPr="00953B1A" w:rsidRDefault="001C43B8" w:rsidP="001C43B8">
            <w:pPr>
              <w:pStyle w:val="NormalWeb"/>
              <w:spacing w:line="276" w:lineRule="auto"/>
            </w:pPr>
          </w:p>
        </w:tc>
      </w:tr>
      <w:tr w:rsidR="001C43B8" w:rsidRPr="00953B1A" w14:paraId="1F40B1A4" w14:textId="77777777" w:rsidTr="00AA5E5B">
        <w:trPr>
          <w:trHeight w:val="84"/>
        </w:trPr>
        <w:tc>
          <w:tcPr>
            <w:tcW w:w="2080" w:type="dxa"/>
            <w:vMerge/>
            <w:vAlign w:val="center"/>
          </w:tcPr>
          <w:p w14:paraId="1FF76F76" w14:textId="77777777" w:rsidR="001C43B8" w:rsidRPr="00953B1A" w:rsidRDefault="001C43B8" w:rsidP="001C43B8">
            <w:pPr>
              <w:pStyle w:val="NormalWeb"/>
              <w:spacing w:line="276" w:lineRule="auto"/>
              <w:jc w:val="both"/>
            </w:pPr>
          </w:p>
        </w:tc>
        <w:tc>
          <w:tcPr>
            <w:tcW w:w="4300" w:type="dxa"/>
            <w:vAlign w:val="center"/>
          </w:tcPr>
          <w:p w14:paraId="727BD722" w14:textId="77777777" w:rsidR="001C43B8" w:rsidRPr="00953B1A" w:rsidRDefault="001C43B8" w:rsidP="001C43B8">
            <w:pPr>
              <w:pStyle w:val="NormalWeb"/>
              <w:spacing w:line="360" w:lineRule="auto"/>
              <w:jc w:val="both"/>
            </w:pPr>
            <w:r w:rsidRPr="00953B1A">
              <w:t>Consultation</w:t>
            </w:r>
            <w:r w:rsidR="00482DE1">
              <w:t xml:space="preserve"> du</w:t>
            </w:r>
            <w:r w:rsidRPr="00953B1A">
              <w:t xml:space="preserve"> solde</w:t>
            </w:r>
            <w:r w:rsidR="00482DE1">
              <w:t xml:space="preserve"> de</w:t>
            </w:r>
            <w:r w:rsidRPr="00953B1A">
              <w:t xml:space="preserve"> permission</w:t>
            </w:r>
          </w:p>
          <w:p w14:paraId="13F92851" w14:textId="77777777" w:rsidR="001C43B8" w:rsidRPr="00953B1A" w:rsidRDefault="001C43B8" w:rsidP="001C43B8">
            <w:pPr>
              <w:pStyle w:val="NormalWeb"/>
              <w:spacing w:line="360" w:lineRule="auto"/>
              <w:jc w:val="both"/>
            </w:pPr>
          </w:p>
        </w:tc>
        <w:tc>
          <w:tcPr>
            <w:tcW w:w="4063" w:type="dxa"/>
            <w:vAlign w:val="center"/>
          </w:tcPr>
          <w:p w14:paraId="588C73BB" w14:textId="77777777" w:rsidR="001C43B8" w:rsidRPr="00953B1A" w:rsidRDefault="002163AF" w:rsidP="001C43B8">
            <w:pPr>
              <w:pStyle w:val="NormalWeb"/>
              <w:spacing w:line="276" w:lineRule="auto"/>
            </w:pPr>
            <w:r w:rsidRPr="00953B1A">
              <w:t xml:space="preserve">L’employé peut afficher le solde de leur permission </w:t>
            </w:r>
          </w:p>
        </w:tc>
      </w:tr>
      <w:tr w:rsidR="001C43B8" w:rsidRPr="00953B1A" w14:paraId="644307FA" w14:textId="77777777" w:rsidTr="00AA5E5B">
        <w:trPr>
          <w:trHeight w:val="84"/>
        </w:trPr>
        <w:tc>
          <w:tcPr>
            <w:tcW w:w="2080" w:type="dxa"/>
            <w:vMerge/>
            <w:vAlign w:val="center"/>
          </w:tcPr>
          <w:p w14:paraId="0FEB98DA" w14:textId="77777777" w:rsidR="001C43B8" w:rsidRPr="00953B1A" w:rsidRDefault="001C43B8" w:rsidP="001C43B8">
            <w:pPr>
              <w:pStyle w:val="NormalWeb"/>
              <w:spacing w:line="276" w:lineRule="auto"/>
              <w:jc w:val="both"/>
            </w:pPr>
          </w:p>
        </w:tc>
        <w:tc>
          <w:tcPr>
            <w:tcW w:w="4300" w:type="dxa"/>
            <w:vAlign w:val="center"/>
          </w:tcPr>
          <w:p w14:paraId="5C53A67B" w14:textId="77777777" w:rsidR="001C43B8" w:rsidRPr="00953B1A" w:rsidRDefault="001C43B8" w:rsidP="001C43B8">
            <w:pPr>
              <w:pStyle w:val="NormalWeb"/>
              <w:spacing w:line="360" w:lineRule="auto"/>
              <w:jc w:val="both"/>
            </w:pPr>
            <w:r w:rsidRPr="00953B1A">
              <w:t>Consultation</w:t>
            </w:r>
            <w:r w:rsidR="00482DE1">
              <w:t xml:space="preserve"> de l’</w:t>
            </w:r>
            <w:r w:rsidR="00482DE1" w:rsidRPr="00953B1A">
              <w:t>historique</w:t>
            </w:r>
            <w:r w:rsidRPr="00953B1A">
              <w:t xml:space="preserve"> d'absence</w:t>
            </w:r>
          </w:p>
          <w:p w14:paraId="10269ADF" w14:textId="77777777" w:rsidR="001C43B8" w:rsidRPr="00953B1A" w:rsidRDefault="001C43B8" w:rsidP="001C43B8">
            <w:pPr>
              <w:pStyle w:val="NormalWeb"/>
              <w:spacing w:line="276" w:lineRule="auto"/>
            </w:pPr>
          </w:p>
        </w:tc>
        <w:tc>
          <w:tcPr>
            <w:tcW w:w="4063" w:type="dxa"/>
            <w:vAlign w:val="center"/>
          </w:tcPr>
          <w:p w14:paraId="34101CDA" w14:textId="77777777" w:rsidR="001C43B8" w:rsidRPr="00953B1A" w:rsidRDefault="001C43B8" w:rsidP="001C43B8">
            <w:pPr>
              <w:pStyle w:val="NormalWeb"/>
              <w:spacing w:line="276" w:lineRule="auto"/>
              <w:jc w:val="both"/>
            </w:pPr>
            <w:r w:rsidRPr="00953B1A">
              <w:t>- sélectionner la date</w:t>
            </w:r>
          </w:p>
          <w:p w14:paraId="692FA7BE" w14:textId="77777777" w:rsidR="001C43B8" w:rsidRPr="00953B1A" w:rsidRDefault="001C43B8" w:rsidP="001C43B8">
            <w:pPr>
              <w:pStyle w:val="NormalWeb"/>
              <w:spacing w:line="276" w:lineRule="auto"/>
            </w:pPr>
            <w:r w:rsidRPr="00953B1A">
              <w:t>- Afficher le résultat</w:t>
            </w:r>
          </w:p>
        </w:tc>
      </w:tr>
      <w:tr w:rsidR="001C43B8" w:rsidRPr="00953B1A" w14:paraId="501B0DF0" w14:textId="77777777" w:rsidTr="002D1EBC">
        <w:trPr>
          <w:trHeight w:val="1324"/>
        </w:trPr>
        <w:tc>
          <w:tcPr>
            <w:tcW w:w="2080" w:type="dxa"/>
            <w:vMerge/>
            <w:vAlign w:val="center"/>
          </w:tcPr>
          <w:p w14:paraId="7A95E77F" w14:textId="77777777" w:rsidR="001C43B8" w:rsidRPr="00953B1A" w:rsidRDefault="001C43B8" w:rsidP="001C43B8">
            <w:pPr>
              <w:pStyle w:val="NormalWeb"/>
              <w:spacing w:line="276" w:lineRule="auto"/>
              <w:jc w:val="both"/>
            </w:pPr>
          </w:p>
        </w:tc>
        <w:tc>
          <w:tcPr>
            <w:tcW w:w="4300" w:type="dxa"/>
            <w:vAlign w:val="center"/>
          </w:tcPr>
          <w:p w14:paraId="63DEDFA2" w14:textId="77777777" w:rsidR="001C43B8" w:rsidRPr="00953B1A" w:rsidRDefault="009A44A8" w:rsidP="001C43B8">
            <w:pPr>
              <w:pStyle w:val="NormalWeb"/>
              <w:spacing w:line="276" w:lineRule="auto"/>
            </w:pPr>
            <w:r>
              <w:t>Consultation</w:t>
            </w:r>
            <w:r w:rsidR="00482DE1">
              <w:t xml:space="preserve"> du</w:t>
            </w:r>
            <w:r>
              <w:t xml:space="preserve"> solde </w:t>
            </w:r>
            <w:r w:rsidR="00482DE1">
              <w:t xml:space="preserve">de </w:t>
            </w:r>
            <w:r>
              <w:t>congé</w:t>
            </w:r>
          </w:p>
        </w:tc>
        <w:tc>
          <w:tcPr>
            <w:tcW w:w="4063" w:type="dxa"/>
            <w:vAlign w:val="center"/>
          </w:tcPr>
          <w:p w14:paraId="78362449" w14:textId="77777777" w:rsidR="001C43B8" w:rsidRPr="00953B1A" w:rsidRDefault="002163AF" w:rsidP="001C43B8">
            <w:pPr>
              <w:pStyle w:val="NormalWeb"/>
              <w:spacing w:line="276" w:lineRule="auto"/>
            </w:pPr>
            <w:r w:rsidRPr="00953B1A">
              <w:t>L’employé peut afficher le solde de leur congé</w:t>
            </w:r>
          </w:p>
        </w:tc>
      </w:tr>
    </w:tbl>
    <w:p w14:paraId="38F28F1F" w14:textId="77777777" w:rsidR="001E47CD" w:rsidRPr="00953B1A" w:rsidRDefault="001E47CD" w:rsidP="00E34586">
      <w:pPr>
        <w:pStyle w:val="NormalWeb"/>
        <w:spacing w:line="360" w:lineRule="auto"/>
        <w:jc w:val="both"/>
      </w:pPr>
    </w:p>
    <w:p w14:paraId="4C69776C" w14:textId="77777777" w:rsidR="00E34586" w:rsidRPr="00953B1A" w:rsidRDefault="00E34586" w:rsidP="001E47CD">
      <w:pPr>
        <w:pStyle w:val="Para3"/>
        <w:numPr>
          <w:ilvl w:val="0"/>
          <w:numId w:val="17"/>
        </w:numPr>
      </w:pPr>
      <w:r w:rsidRPr="00953B1A">
        <w:t>D</w:t>
      </w:r>
      <w:r w:rsidR="000C256E">
        <w:t>iagrammes de cas d’utilisation </w:t>
      </w:r>
    </w:p>
    <w:p w14:paraId="051737F0" w14:textId="77777777" w:rsidR="0019026F" w:rsidRPr="00953B1A" w:rsidRDefault="00E34586" w:rsidP="00E34586">
      <w:pPr>
        <w:pStyle w:val="NormalWeb"/>
        <w:spacing w:line="360" w:lineRule="auto"/>
        <w:jc w:val="both"/>
      </w:pPr>
      <w:r w:rsidRPr="00953B1A">
        <w:t xml:space="preserve">       Après avoir identifié les cas d'utilisation et les acteurs du système, nous allons passer au diagramme des cas d'utilisation. Pour le diagramme, il faut représenter les relati</w:t>
      </w:r>
      <w:r w:rsidR="009A4FEA">
        <w:t>ons entre les cas d'utilisation</w:t>
      </w:r>
      <w:r w:rsidRPr="00953B1A">
        <w:t xml:space="preserve"> :</w:t>
      </w:r>
    </w:p>
    <w:p w14:paraId="66C9B386" w14:textId="77777777" w:rsidR="00E34586" w:rsidRPr="00953B1A" w:rsidRDefault="00EE5C0E" w:rsidP="009712AE">
      <w:pPr>
        <w:pStyle w:val="NormalWeb"/>
        <w:numPr>
          <w:ilvl w:val="0"/>
          <w:numId w:val="18"/>
        </w:numPr>
        <w:spacing w:line="360" w:lineRule="auto"/>
        <w:jc w:val="both"/>
      </w:pPr>
      <w:r w:rsidRPr="00953B1A">
        <w:t>Relation d'association</w:t>
      </w:r>
    </w:p>
    <w:p w14:paraId="62F90481" w14:textId="77777777" w:rsidR="0001646D" w:rsidRPr="00953B1A" w:rsidRDefault="00E34586" w:rsidP="00E34586">
      <w:pPr>
        <w:pStyle w:val="NormalWeb"/>
        <w:spacing w:line="360" w:lineRule="auto"/>
        <w:jc w:val="both"/>
      </w:pPr>
      <w:r w:rsidRPr="00953B1A">
        <w:t xml:space="preserve">       Ce chemin de communication entre un acteur et un cas d’utilisation e</w:t>
      </w:r>
      <w:r w:rsidR="001E47CD">
        <w:t xml:space="preserve">st représenté </w:t>
      </w:r>
      <w:r w:rsidR="009A4FEA">
        <w:t xml:space="preserve">par </w:t>
      </w:r>
      <w:r w:rsidR="001E47CD">
        <w:t>un trait continu.</w:t>
      </w:r>
    </w:p>
    <w:p w14:paraId="062EA720" w14:textId="77777777" w:rsidR="00E34586" w:rsidRPr="00953B1A" w:rsidRDefault="00E34586" w:rsidP="009712AE">
      <w:pPr>
        <w:pStyle w:val="NormalWeb"/>
        <w:numPr>
          <w:ilvl w:val="0"/>
          <w:numId w:val="19"/>
        </w:numPr>
        <w:spacing w:line="360" w:lineRule="auto"/>
        <w:jc w:val="both"/>
      </w:pPr>
      <w:r w:rsidRPr="00953B1A">
        <w:t>Acteurs principaux et secondaires</w:t>
      </w:r>
    </w:p>
    <w:p w14:paraId="46CE3D6F" w14:textId="77777777" w:rsidR="0072041E" w:rsidRPr="00953B1A" w:rsidRDefault="00E34586" w:rsidP="00E34586">
      <w:pPr>
        <w:pStyle w:val="NormalWeb"/>
        <w:spacing w:line="360" w:lineRule="auto"/>
        <w:jc w:val="both"/>
      </w:pPr>
      <w:r w:rsidRPr="00953B1A">
        <w:t xml:space="preserve">        Un acteur est qualifié principal pour un cas d’utilisation lorsque ce cas rend service à cet acteur. Les autres acteurs sont alors qualifiés secondaires. Un cas d’utilisation a au plus un acteur principal. Un acteur principal obtient un résultat observable du système tandis qu’un acteur secondaire est sollicité pour des informations complémentaires. En général, l’acteur principal initie le cas d’utilisation par ses sollicitations. </w:t>
      </w:r>
    </w:p>
    <w:p w14:paraId="711797C0" w14:textId="77777777" w:rsidR="00E34586" w:rsidRPr="00953B1A" w:rsidRDefault="00E34586" w:rsidP="009712AE">
      <w:pPr>
        <w:pStyle w:val="NormalWeb"/>
        <w:numPr>
          <w:ilvl w:val="0"/>
          <w:numId w:val="20"/>
        </w:numPr>
        <w:spacing w:line="360" w:lineRule="auto"/>
        <w:jc w:val="both"/>
      </w:pPr>
      <w:r w:rsidRPr="00953B1A">
        <w:t>Cas d’utilisation interne</w:t>
      </w:r>
    </w:p>
    <w:p w14:paraId="31258515" w14:textId="77777777" w:rsidR="00E34586" w:rsidRPr="00953B1A" w:rsidRDefault="00E34586" w:rsidP="00E34586">
      <w:pPr>
        <w:pStyle w:val="NormalWeb"/>
        <w:spacing w:line="360" w:lineRule="auto"/>
        <w:jc w:val="both"/>
      </w:pPr>
      <w:r w:rsidRPr="00953B1A">
        <w:t xml:space="preserve">        Quand un cas n’est pas directement relié à un acteur, il est qualifié de cas d’utilisation interne.</w:t>
      </w:r>
    </w:p>
    <w:p w14:paraId="076F3280" w14:textId="77777777" w:rsidR="00E34586" w:rsidRPr="00953B1A" w:rsidRDefault="00E34586" w:rsidP="00E34586">
      <w:pPr>
        <w:pStyle w:val="NormalWeb"/>
        <w:spacing w:line="360" w:lineRule="auto"/>
        <w:jc w:val="both"/>
      </w:pPr>
      <w:r w:rsidRPr="00953B1A">
        <w:t xml:space="preserve">       Les diagrammes des cas d'utilisation du système sont donnés dans les figures suivantes :</w:t>
      </w:r>
    </w:p>
    <w:p w14:paraId="4FF110FF" w14:textId="77777777" w:rsidR="00E34586" w:rsidRPr="00953B1A" w:rsidRDefault="00E34586" w:rsidP="00B54F52">
      <w:pPr>
        <w:pStyle w:val="Paragraphedeliste"/>
        <w:spacing w:after="0" w:line="360" w:lineRule="auto"/>
        <w:ind w:left="567"/>
        <w:rPr>
          <w:rFonts w:ascii="Times New Roman" w:hAnsi="Times New Roman" w:cs="Times New Roman"/>
          <w:sz w:val="24"/>
          <w:szCs w:val="24"/>
        </w:rPr>
      </w:pPr>
      <w:r w:rsidRPr="00953B1A">
        <w:rPr>
          <w:rFonts w:ascii="Times New Roman" w:hAnsi="Times New Roman" w:cs="Times New Roman"/>
          <w:sz w:val="24"/>
          <w:szCs w:val="24"/>
        </w:rPr>
        <w:t>Diagramme des cas d'utilisation du système</w:t>
      </w:r>
    </w:p>
    <w:p w14:paraId="6E25DED3" w14:textId="77777777" w:rsidR="000C256E" w:rsidRDefault="00E34586" w:rsidP="000C256E">
      <w:pPr>
        <w:spacing w:line="360" w:lineRule="auto"/>
        <w:rPr>
          <w:rFonts w:ascii="Times New Roman" w:hAnsi="Times New Roman" w:cs="Times New Roman"/>
          <w:sz w:val="24"/>
          <w:szCs w:val="24"/>
        </w:rPr>
      </w:pPr>
      <w:r w:rsidRPr="00953B1A">
        <w:rPr>
          <w:rFonts w:ascii="Times New Roman" w:hAnsi="Times New Roman" w:cs="Times New Roman"/>
          <w:sz w:val="24"/>
          <w:szCs w:val="24"/>
        </w:rPr>
        <w:t xml:space="preserve">        Enfin de faciliter la représentation du diagramme, nous allons déco</w:t>
      </w:r>
      <w:r w:rsidR="0072041E" w:rsidRPr="00953B1A">
        <w:rPr>
          <w:rFonts w:ascii="Times New Roman" w:hAnsi="Times New Roman" w:cs="Times New Roman"/>
          <w:sz w:val="24"/>
          <w:szCs w:val="24"/>
        </w:rPr>
        <w:t>uper les diagrammes par acteur.</w:t>
      </w:r>
    </w:p>
    <w:p w14:paraId="3DE23CD6" w14:textId="77777777" w:rsidR="00E34586" w:rsidRPr="000C256E" w:rsidRDefault="000C256E" w:rsidP="000C256E">
      <w:pPr>
        <w:spacing w:line="360" w:lineRule="auto"/>
        <w:rPr>
          <w:rFonts w:ascii="Times New Roman" w:hAnsi="Times New Roman" w:cs="Times New Roman"/>
          <w:sz w:val="24"/>
          <w:szCs w:val="24"/>
        </w:rPr>
      </w:pPr>
      <w:r>
        <w:rPr>
          <w:rFonts w:ascii="Times New Roman" w:hAnsi="Times New Roman" w:cs="Times New Roman"/>
          <w:sz w:val="24"/>
          <w:szCs w:val="24"/>
        </w:rPr>
        <w:t xml:space="preserve">La figure 4 présente le </w:t>
      </w:r>
      <w:r w:rsidRPr="000C256E">
        <w:rPr>
          <w:rFonts w:ascii="Times New Roman" w:hAnsi="Times New Roman" w:cs="Times New Roman"/>
          <w:color w:val="000000"/>
          <w:sz w:val="24"/>
          <w:szCs w:val="24"/>
        </w:rPr>
        <w:t>d</w:t>
      </w:r>
      <w:r w:rsidR="009F39A8" w:rsidRPr="000C256E">
        <w:rPr>
          <w:rFonts w:ascii="Times New Roman" w:hAnsi="Times New Roman" w:cs="Times New Roman"/>
          <w:color w:val="000000"/>
          <w:sz w:val="24"/>
          <w:szCs w:val="24"/>
        </w:rPr>
        <w:t>iagramme de cas d’utilisation</w:t>
      </w:r>
      <w:r w:rsidRPr="000C256E">
        <w:rPr>
          <w:rFonts w:ascii="Times New Roman" w:hAnsi="Times New Roman" w:cs="Times New Roman"/>
          <w:color w:val="000000"/>
          <w:sz w:val="24"/>
          <w:szCs w:val="24"/>
        </w:rPr>
        <w:t xml:space="preserve"> associés à l’acteur</w:t>
      </w:r>
      <w:r w:rsidR="009F39A8" w:rsidRPr="000C256E">
        <w:rPr>
          <w:rFonts w:ascii="Times New Roman" w:hAnsi="Times New Roman" w:cs="Times New Roman"/>
          <w:color w:val="000000"/>
          <w:sz w:val="24"/>
          <w:szCs w:val="24"/>
        </w:rPr>
        <w:t xml:space="preserve"> </w:t>
      </w:r>
      <w:r w:rsidRPr="000C256E">
        <w:rPr>
          <w:rFonts w:ascii="Times New Roman" w:hAnsi="Times New Roman" w:cs="Times New Roman"/>
          <w:color w:val="000000"/>
          <w:sz w:val="24"/>
          <w:szCs w:val="24"/>
        </w:rPr>
        <w:t>« </w:t>
      </w:r>
      <w:r w:rsidR="009F39A8" w:rsidRPr="000C256E">
        <w:rPr>
          <w:rFonts w:ascii="Times New Roman" w:hAnsi="Times New Roman" w:cs="Times New Roman"/>
          <w:color w:val="000000"/>
          <w:sz w:val="24"/>
          <w:szCs w:val="24"/>
        </w:rPr>
        <w:t>Admin</w:t>
      </w:r>
      <w:r>
        <w:rPr>
          <w:rFonts w:ascii="Times New Roman" w:hAnsi="Times New Roman" w:cs="Times New Roman"/>
          <w:b/>
          <w:color w:val="000000"/>
          <w:sz w:val="24"/>
          <w:szCs w:val="24"/>
        </w:rPr>
        <w:t> »</w:t>
      </w:r>
    </w:p>
    <w:p w14:paraId="2B44C512" w14:textId="77777777" w:rsidR="00B10E6A" w:rsidRDefault="000924CF" w:rsidP="00B10E6A">
      <w:pPr>
        <w:spacing w:line="360" w:lineRule="auto"/>
        <w:jc w:val="both"/>
        <w:rPr>
          <w:rFonts w:ascii="Times New Roman" w:hAnsi="Times New Roman" w:cs="Times New Roman"/>
          <w:b/>
          <w:color w:val="000000"/>
          <w:sz w:val="24"/>
          <w:szCs w:val="24"/>
        </w:rPr>
      </w:pPr>
      <w:r w:rsidRPr="00953B1A">
        <w:rPr>
          <w:rFonts w:ascii="Times New Roman" w:hAnsi="Times New Roman" w:cs="Times New Roman"/>
          <w:noProof/>
          <w:color w:val="000000"/>
          <w:sz w:val="24"/>
          <w:szCs w:val="24"/>
          <w:lang w:eastAsia="fr-FR"/>
        </w:rPr>
        <w:lastRenderedPageBreak/>
        <w:drawing>
          <wp:inline distT="0" distB="0" distL="0" distR="0" wp14:anchorId="6FE8CBC1" wp14:editId="50DD906A">
            <wp:extent cx="5760720" cy="3929983"/>
            <wp:effectExtent l="0" t="0" r="0" b="0"/>
            <wp:docPr id="2" name="Image 2" descr="C:\Users\Bessa\Documents\Diagramme de cas d'utilisation de l'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ssa\Documents\Diagramme de cas d'utilisation de l'Admi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929983"/>
                    </a:xfrm>
                    <a:prstGeom prst="rect">
                      <a:avLst/>
                    </a:prstGeom>
                    <a:noFill/>
                    <a:ln>
                      <a:noFill/>
                    </a:ln>
                  </pic:spPr>
                </pic:pic>
              </a:graphicData>
            </a:graphic>
          </wp:inline>
        </w:drawing>
      </w:r>
    </w:p>
    <w:p w14:paraId="08490987" w14:textId="77777777" w:rsidR="00B10E6A" w:rsidRDefault="00054184" w:rsidP="003A0376">
      <w:pPr>
        <w:pStyle w:val="Lgende"/>
        <w:jc w:val="center"/>
        <w:rPr>
          <w:i/>
          <w:color w:val="auto"/>
          <w:sz w:val="24"/>
          <w:szCs w:val="24"/>
        </w:rPr>
      </w:pPr>
      <w:bookmarkStart w:id="412" w:name="_Toc506977582"/>
      <w:r w:rsidRPr="003A0376">
        <w:rPr>
          <w:i/>
          <w:color w:val="auto"/>
          <w:sz w:val="24"/>
          <w:szCs w:val="24"/>
        </w:rPr>
        <w:t xml:space="preserve">Figure </w:t>
      </w:r>
      <w:r w:rsidRPr="003A0376">
        <w:rPr>
          <w:i/>
          <w:color w:val="auto"/>
          <w:sz w:val="24"/>
          <w:szCs w:val="24"/>
        </w:rPr>
        <w:fldChar w:fldCharType="begin"/>
      </w:r>
      <w:r w:rsidRPr="003A0376">
        <w:rPr>
          <w:i/>
          <w:color w:val="auto"/>
          <w:sz w:val="24"/>
          <w:szCs w:val="24"/>
        </w:rPr>
        <w:instrText xml:space="preserve"> SEQ Figure \* ARABIC </w:instrText>
      </w:r>
      <w:r w:rsidRPr="003A0376">
        <w:rPr>
          <w:i/>
          <w:color w:val="auto"/>
          <w:sz w:val="24"/>
          <w:szCs w:val="24"/>
        </w:rPr>
        <w:fldChar w:fldCharType="separate"/>
      </w:r>
      <w:r w:rsidR="00B96CF5">
        <w:rPr>
          <w:i/>
          <w:noProof/>
          <w:color w:val="auto"/>
          <w:sz w:val="24"/>
          <w:szCs w:val="24"/>
        </w:rPr>
        <w:t>4</w:t>
      </w:r>
      <w:r w:rsidRPr="003A0376">
        <w:rPr>
          <w:i/>
          <w:color w:val="auto"/>
          <w:sz w:val="24"/>
          <w:szCs w:val="24"/>
        </w:rPr>
        <w:fldChar w:fldCharType="end"/>
      </w:r>
      <w:r w:rsidR="00A55F57" w:rsidRPr="003A0376">
        <w:rPr>
          <w:i/>
          <w:color w:val="auto"/>
          <w:sz w:val="24"/>
          <w:szCs w:val="24"/>
        </w:rPr>
        <w:t>:</w:t>
      </w:r>
      <w:r w:rsidRPr="003A0376">
        <w:rPr>
          <w:i/>
          <w:color w:val="auto"/>
          <w:sz w:val="24"/>
          <w:szCs w:val="24"/>
        </w:rPr>
        <w:t xml:space="preserve"> Diagramme de cas d’utilisation Admin</w:t>
      </w:r>
      <w:bookmarkEnd w:id="412"/>
    </w:p>
    <w:p w14:paraId="74FF262E" w14:textId="77777777" w:rsidR="000C256E" w:rsidRPr="000C256E" w:rsidRDefault="000C256E" w:rsidP="000C256E">
      <w:pPr>
        <w:spacing w:line="360" w:lineRule="auto"/>
        <w:rPr>
          <w:rFonts w:ascii="Times New Roman" w:hAnsi="Times New Roman" w:cs="Times New Roman"/>
          <w:sz w:val="24"/>
          <w:szCs w:val="24"/>
        </w:rPr>
      </w:pPr>
      <w:r>
        <w:rPr>
          <w:rFonts w:ascii="Times New Roman" w:hAnsi="Times New Roman" w:cs="Times New Roman"/>
          <w:sz w:val="24"/>
          <w:szCs w:val="24"/>
        </w:rPr>
        <w:t xml:space="preserve">La figure 5 présente le </w:t>
      </w:r>
      <w:r w:rsidRPr="000C256E">
        <w:rPr>
          <w:rFonts w:ascii="Times New Roman" w:hAnsi="Times New Roman" w:cs="Times New Roman"/>
          <w:color w:val="000000"/>
          <w:sz w:val="24"/>
          <w:szCs w:val="24"/>
        </w:rPr>
        <w:t>diagramme de cas d’utilisation associés à l’acteur « </w:t>
      </w:r>
      <w:r>
        <w:rPr>
          <w:rFonts w:ascii="Times New Roman" w:hAnsi="Times New Roman" w:cs="Times New Roman"/>
          <w:color w:val="000000"/>
          <w:sz w:val="24"/>
          <w:szCs w:val="24"/>
        </w:rPr>
        <w:t>Responsable</w:t>
      </w:r>
      <w:r>
        <w:rPr>
          <w:rFonts w:ascii="Times New Roman" w:hAnsi="Times New Roman" w:cs="Times New Roman"/>
          <w:b/>
          <w:color w:val="000000"/>
          <w:sz w:val="24"/>
          <w:szCs w:val="24"/>
        </w:rPr>
        <w:t> »</w:t>
      </w:r>
    </w:p>
    <w:p w14:paraId="7B689E01" w14:textId="77777777" w:rsidR="000C256E" w:rsidRPr="000C256E" w:rsidRDefault="000C256E" w:rsidP="000C256E">
      <w:pPr>
        <w:rPr>
          <w:lang w:eastAsia="fr-FR"/>
        </w:rPr>
      </w:pPr>
    </w:p>
    <w:p w14:paraId="778290C2" w14:textId="77777777" w:rsidR="00B10E6A" w:rsidRDefault="00960696" w:rsidP="00B10E6A">
      <w:pPr>
        <w:spacing w:line="360" w:lineRule="auto"/>
        <w:jc w:val="both"/>
        <w:rPr>
          <w:rFonts w:ascii="Times New Roman" w:hAnsi="Times New Roman" w:cs="Times New Roman"/>
          <w:b/>
          <w:color w:val="000000"/>
          <w:sz w:val="24"/>
          <w:szCs w:val="24"/>
        </w:rPr>
      </w:pPr>
      <w:r w:rsidRPr="00953B1A">
        <w:rPr>
          <w:rFonts w:ascii="Times New Roman" w:hAnsi="Times New Roman" w:cs="Times New Roman"/>
          <w:noProof/>
          <w:color w:val="000000"/>
          <w:sz w:val="24"/>
          <w:szCs w:val="24"/>
          <w:lang w:eastAsia="fr-FR"/>
        </w:rPr>
        <w:lastRenderedPageBreak/>
        <w:drawing>
          <wp:inline distT="0" distB="0" distL="0" distR="0" wp14:anchorId="5EFA2286" wp14:editId="3D0B5DB9">
            <wp:extent cx="5760720" cy="3739491"/>
            <wp:effectExtent l="0" t="0" r="0" b="0"/>
            <wp:docPr id="23" name="Image 23" descr="C:\Users\Bessa\Documents\Diagramme de cas d'utilisation Respons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essa\Documents\Diagramme de cas d'utilisation Responsabl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739491"/>
                    </a:xfrm>
                    <a:prstGeom prst="rect">
                      <a:avLst/>
                    </a:prstGeom>
                    <a:noFill/>
                    <a:ln>
                      <a:noFill/>
                    </a:ln>
                  </pic:spPr>
                </pic:pic>
              </a:graphicData>
            </a:graphic>
          </wp:inline>
        </w:drawing>
      </w:r>
    </w:p>
    <w:p w14:paraId="66F8612E" w14:textId="77777777" w:rsidR="00B10E6A" w:rsidRDefault="00054184" w:rsidP="003A0376">
      <w:pPr>
        <w:pStyle w:val="Lgende"/>
        <w:jc w:val="center"/>
        <w:rPr>
          <w:i/>
          <w:color w:val="auto"/>
          <w:sz w:val="24"/>
          <w:szCs w:val="24"/>
        </w:rPr>
      </w:pPr>
      <w:bookmarkStart w:id="413" w:name="_Toc506977583"/>
      <w:r w:rsidRPr="003A0376">
        <w:rPr>
          <w:i/>
          <w:color w:val="auto"/>
          <w:sz w:val="24"/>
          <w:szCs w:val="24"/>
        </w:rPr>
        <w:t xml:space="preserve">Figure </w:t>
      </w:r>
      <w:r w:rsidRPr="003A0376">
        <w:rPr>
          <w:i/>
          <w:color w:val="auto"/>
          <w:sz w:val="24"/>
          <w:szCs w:val="24"/>
        </w:rPr>
        <w:fldChar w:fldCharType="begin"/>
      </w:r>
      <w:r w:rsidRPr="003A0376">
        <w:rPr>
          <w:i/>
          <w:color w:val="auto"/>
          <w:sz w:val="24"/>
          <w:szCs w:val="24"/>
        </w:rPr>
        <w:instrText xml:space="preserve"> SEQ Figure \* ARABIC </w:instrText>
      </w:r>
      <w:r w:rsidRPr="003A0376">
        <w:rPr>
          <w:i/>
          <w:color w:val="auto"/>
          <w:sz w:val="24"/>
          <w:szCs w:val="24"/>
        </w:rPr>
        <w:fldChar w:fldCharType="separate"/>
      </w:r>
      <w:r w:rsidR="00B96CF5">
        <w:rPr>
          <w:i/>
          <w:noProof/>
          <w:color w:val="auto"/>
          <w:sz w:val="24"/>
          <w:szCs w:val="24"/>
        </w:rPr>
        <w:t>5</w:t>
      </w:r>
      <w:r w:rsidRPr="003A0376">
        <w:rPr>
          <w:i/>
          <w:color w:val="auto"/>
          <w:sz w:val="24"/>
          <w:szCs w:val="24"/>
        </w:rPr>
        <w:fldChar w:fldCharType="end"/>
      </w:r>
      <w:r w:rsidRPr="003A0376">
        <w:rPr>
          <w:i/>
          <w:color w:val="auto"/>
          <w:sz w:val="24"/>
          <w:szCs w:val="24"/>
        </w:rPr>
        <w:t>: Diagramme de cas d’utilisation Responsable</w:t>
      </w:r>
      <w:bookmarkEnd w:id="413"/>
    </w:p>
    <w:p w14:paraId="61B5018B" w14:textId="77777777" w:rsidR="000C256E" w:rsidRPr="000C256E" w:rsidRDefault="000C256E" w:rsidP="000C256E">
      <w:pPr>
        <w:spacing w:line="360" w:lineRule="auto"/>
        <w:rPr>
          <w:rFonts w:ascii="Times New Roman" w:hAnsi="Times New Roman" w:cs="Times New Roman"/>
          <w:sz w:val="24"/>
          <w:szCs w:val="24"/>
        </w:rPr>
      </w:pPr>
      <w:r>
        <w:rPr>
          <w:rFonts w:ascii="Times New Roman" w:hAnsi="Times New Roman" w:cs="Times New Roman"/>
          <w:sz w:val="24"/>
          <w:szCs w:val="24"/>
        </w:rPr>
        <w:t xml:space="preserve">La figure 6 présente le </w:t>
      </w:r>
      <w:r w:rsidRPr="000C256E">
        <w:rPr>
          <w:rFonts w:ascii="Times New Roman" w:hAnsi="Times New Roman" w:cs="Times New Roman"/>
          <w:color w:val="000000"/>
          <w:sz w:val="24"/>
          <w:szCs w:val="24"/>
        </w:rPr>
        <w:t>diagramme de cas d’utilisation associés à l’acteur « </w:t>
      </w:r>
      <w:r>
        <w:rPr>
          <w:rFonts w:ascii="Times New Roman" w:hAnsi="Times New Roman" w:cs="Times New Roman"/>
          <w:color w:val="000000"/>
          <w:sz w:val="24"/>
          <w:szCs w:val="24"/>
        </w:rPr>
        <w:t>Employe</w:t>
      </w:r>
      <w:r>
        <w:rPr>
          <w:rFonts w:ascii="Times New Roman" w:hAnsi="Times New Roman" w:cs="Times New Roman"/>
          <w:b/>
          <w:color w:val="000000"/>
          <w:sz w:val="24"/>
          <w:szCs w:val="24"/>
        </w:rPr>
        <w:t> »</w:t>
      </w:r>
    </w:p>
    <w:p w14:paraId="7809178C" w14:textId="77777777" w:rsidR="007455A4" w:rsidRDefault="00960696" w:rsidP="00BF4AA1">
      <w:pPr>
        <w:spacing w:line="360" w:lineRule="auto"/>
        <w:jc w:val="both"/>
        <w:rPr>
          <w:rFonts w:ascii="Times New Roman" w:hAnsi="Times New Roman" w:cs="Times New Roman"/>
          <w:b/>
          <w:color w:val="000000"/>
          <w:sz w:val="24"/>
          <w:szCs w:val="24"/>
        </w:rPr>
      </w:pPr>
      <w:r w:rsidRPr="00953B1A">
        <w:rPr>
          <w:rFonts w:ascii="Times New Roman" w:hAnsi="Times New Roman" w:cs="Times New Roman"/>
          <w:b/>
          <w:noProof/>
          <w:color w:val="000000"/>
          <w:sz w:val="24"/>
          <w:szCs w:val="24"/>
          <w:lang w:eastAsia="fr-FR"/>
        </w:rPr>
        <w:drawing>
          <wp:inline distT="0" distB="0" distL="0" distR="0" wp14:anchorId="78176363" wp14:editId="344CBD5C">
            <wp:extent cx="5760720" cy="3464402"/>
            <wp:effectExtent l="0" t="0" r="0" b="0"/>
            <wp:docPr id="24" name="Image 24" descr="C:\Users\Bessa\Documents\Diagramme de cas d'utilisation emplo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essa\Documents\Diagramme de cas d'utilisation employ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464402"/>
                    </a:xfrm>
                    <a:prstGeom prst="rect">
                      <a:avLst/>
                    </a:prstGeom>
                    <a:noFill/>
                    <a:ln>
                      <a:noFill/>
                    </a:ln>
                  </pic:spPr>
                </pic:pic>
              </a:graphicData>
            </a:graphic>
          </wp:inline>
        </w:drawing>
      </w:r>
    </w:p>
    <w:p w14:paraId="0FD93ED6" w14:textId="77777777" w:rsidR="00054184" w:rsidRPr="003A0376" w:rsidRDefault="00054184" w:rsidP="003A0376">
      <w:pPr>
        <w:pStyle w:val="Lgende"/>
        <w:jc w:val="center"/>
        <w:rPr>
          <w:b w:val="0"/>
          <w:i/>
          <w:color w:val="auto"/>
          <w:sz w:val="24"/>
          <w:szCs w:val="24"/>
        </w:rPr>
      </w:pPr>
      <w:bookmarkStart w:id="414" w:name="_Toc506977584"/>
      <w:r w:rsidRPr="003A0376">
        <w:rPr>
          <w:i/>
          <w:color w:val="auto"/>
          <w:sz w:val="24"/>
          <w:szCs w:val="24"/>
        </w:rPr>
        <w:t xml:space="preserve">Figure </w:t>
      </w:r>
      <w:r w:rsidRPr="003A0376">
        <w:rPr>
          <w:i/>
          <w:color w:val="auto"/>
          <w:sz w:val="24"/>
          <w:szCs w:val="24"/>
        </w:rPr>
        <w:fldChar w:fldCharType="begin"/>
      </w:r>
      <w:r w:rsidRPr="003A0376">
        <w:rPr>
          <w:i/>
          <w:color w:val="auto"/>
          <w:sz w:val="24"/>
          <w:szCs w:val="24"/>
        </w:rPr>
        <w:instrText xml:space="preserve"> SEQ Figure \* ARABIC </w:instrText>
      </w:r>
      <w:r w:rsidRPr="003A0376">
        <w:rPr>
          <w:i/>
          <w:color w:val="auto"/>
          <w:sz w:val="24"/>
          <w:szCs w:val="24"/>
        </w:rPr>
        <w:fldChar w:fldCharType="separate"/>
      </w:r>
      <w:r w:rsidR="00B96CF5">
        <w:rPr>
          <w:i/>
          <w:noProof/>
          <w:color w:val="auto"/>
          <w:sz w:val="24"/>
          <w:szCs w:val="24"/>
        </w:rPr>
        <w:t>6</w:t>
      </w:r>
      <w:r w:rsidRPr="003A0376">
        <w:rPr>
          <w:i/>
          <w:color w:val="auto"/>
          <w:sz w:val="24"/>
          <w:szCs w:val="24"/>
        </w:rPr>
        <w:fldChar w:fldCharType="end"/>
      </w:r>
      <w:r w:rsidRPr="003A0376">
        <w:rPr>
          <w:i/>
          <w:color w:val="auto"/>
          <w:sz w:val="24"/>
          <w:szCs w:val="24"/>
        </w:rPr>
        <w:t>: Diagramme de cas d’utilisation Employe</w:t>
      </w:r>
      <w:bookmarkEnd w:id="414"/>
    </w:p>
    <w:p w14:paraId="1C4C5DA7" w14:textId="77777777" w:rsidR="007455A4" w:rsidRPr="00953B1A" w:rsidRDefault="007455A4" w:rsidP="0020252D">
      <w:pPr>
        <w:pStyle w:val="Para2"/>
        <w:outlineLvl w:val="2"/>
      </w:pPr>
      <w:bookmarkStart w:id="415" w:name="_Toc506977496"/>
      <w:r w:rsidRPr="00953B1A">
        <w:lastRenderedPageBreak/>
        <w:t>Pri</w:t>
      </w:r>
      <w:r w:rsidR="00152A5A">
        <w:t>orisation de cas d’utilisation</w:t>
      </w:r>
      <w:bookmarkEnd w:id="415"/>
    </w:p>
    <w:p w14:paraId="38B19534" w14:textId="77777777" w:rsidR="007455A4" w:rsidRDefault="00270DEA" w:rsidP="007455A4">
      <w:pPr>
        <w:pStyle w:val="Default"/>
        <w:spacing w:line="360" w:lineRule="auto"/>
        <w:jc w:val="both"/>
        <w:rPr>
          <w:color w:val="auto"/>
        </w:rPr>
      </w:pPr>
      <w:r w:rsidRPr="00953B1A">
        <w:rPr>
          <w:color w:val="auto"/>
        </w:rPr>
        <w:tab/>
      </w:r>
      <w:r w:rsidR="007455A4" w:rsidRPr="00953B1A">
        <w:rPr>
          <w:color w:val="auto"/>
        </w:rPr>
        <w:t xml:space="preserve">Les cas d'utilisation peuvent être classés selon leur ordre d'importance pour chacun des acteurs. Ce classement donne lieu à la définition d'un ordre de priorité pour les cas d'utilisation. Dans notre cas, les cas d'utilisation qui s'avèrent les plus prioritaires ont la priorité la plus forte « 1 », les importants mais moins prioritaires ont la priorité « 2 » et les moins priorités ont la priorité « 3 ». </w:t>
      </w:r>
    </w:p>
    <w:p w14:paraId="0FB5B4F3" w14:textId="77777777" w:rsidR="0019026F" w:rsidRPr="0096746F" w:rsidRDefault="0096746F" w:rsidP="0096746F">
      <w:pPr>
        <w:pStyle w:val="Lgende"/>
        <w:rPr>
          <w:color w:val="auto"/>
          <w:sz w:val="24"/>
          <w:szCs w:val="24"/>
        </w:rPr>
      </w:pPr>
      <w:bookmarkStart w:id="416" w:name="_Toc506977627"/>
      <w:r w:rsidRPr="0096746F">
        <w:rPr>
          <w:color w:val="auto"/>
          <w:sz w:val="24"/>
          <w:szCs w:val="24"/>
        </w:rPr>
        <w:t xml:space="preserve">Tableau </w:t>
      </w:r>
      <w:r w:rsidRPr="0096746F">
        <w:rPr>
          <w:color w:val="auto"/>
          <w:sz w:val="24"/>
          <w:szCs w:val="24"/>
        </w:rPr>
        <w:fldChar w:fldCharType="begin"/>
      </w:r>
      <w:r w:rsidRPr="0096746F">
        <w:rPr>
          <w:color w:val="auto"/>
          <w:sz w:val="24"/>
          <w:szCs w:val="24"/>
        </w:rPr>
        <w:instrText xml:space="preserve"> SEQ Tableau \* ARABIC </w:instrText>
      </w:r>
      <w:r w:rsidRPr="0096746F">
        <w:rPr>
          <w:color w:val="auto"/>
          <w:sz w:val="24"/>
          <w:szCs w:val="24"/>
        </w:rPr>
        <w:fldChar w:fldCharType="separate"/>
      </w:r>
      <w:r w:rsidR="00B96CF5">
        <w:rPr>
          <w:noProof/>
          <w:color w:val="auto"/>
          <w:sz w:val="24"/>
          <w:szCs w:val="24"/>
        </w:rPr>
        <w:t>12</w:t>
      </w:r>
      <w:r w:rsidRPr="0096746F">
        <w:rPr>
          <w:color w:val="auto"/>
          <w:sz w:val="24"/>
          <w:szCs w:val="24"/>
        </w:rPr>
        <w:fldChar w:fldCharType="end"/>
      </w:r>
      <w:r w:rsidRPr="0096746F">
        <w:rPr>
          <w:color w:val="auto"/>
          <w:sz w:val="24"/>
          <w:szCs w:val="24"/>
        </w:rPr>
        <w:t>: Priorisation de cas d’utilisation.</w:t>
      </w:r>
      <w:bookmarkEnd w:id="416"/>
    </w:p>
    <w:tbl>
      <w:tblPr>
        <w:tblW w:w="10348" w:type="dxa"/>
        <w:tblInd w:w="-45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68"/>
        <w:gridCol w:w="6379"/>
        <w:gridCol w:w="1701"/>
      </w:tblGrid>
      <w:tr w:rsidR="007455A4" w:rsidRPr="00953B1A" w14:paraId="666C86B5" w14:textId="77777777" w:rsidTr="007455A4">
        <w:tc>
          <w:tcPr>
            <w:tcW w:w="2268" w:type="dxa"/>
          </w:tcPr>
          <w:p w14:paraId="48EB8593" w14:textId="77777777" w:rsidR="007455A4" w:rsidRPr="00953B1A" w:rsidRDefault="007455A4" w:rsidP="007455A4">
            <w:pPr>
              <w:pStyle w:val="NormalWeb"/>
              <w:spacing w:line="360" w:lineRule="auto"/>
              <w:jc w:val="both"/>
              <w:rPr>
                <w:b/>
              </w:rPr>
            </w:pPr>
            <w:r w:rsidRPr="00953B1A">
              <w:rPr>
                <w:b/>
              </w:rPr>
              <w:t>Acteurs</w:t>
            </w:r>
          </w:p>
        </w:tc>
        <w:tc>
          <w:tcPr>
            <w:tcW w:w="6379" w:type="dxa"/>
          </w:tcPr>
          <w:p w14:paraId="0E703431" w14:textId="77777777" w:rsidR="007455A4" w:rsidRPr="00953B1A" w:rsidRDefault="007455A4" w:rsidP="007455A4">
            <w:pPr>
              <w:pStyle w:val="NormalWeb"/>
              <w:spacing w:line="360" w:lineRule="auto"/>
              <w:jc w:val="both"/>
              <w:rPr>
                <w:b/>
              </w:rPr>
            </w:pPr>
            <w:r w:rsidRPr="00953B1A">
              <w:rPr>
                <w:b/>
              </w:rPr>
              <w:t>Cas d'utilisation</w:t>
            </w:r>
          </w:p>
        </w:tc>
        <w:tc>
          <w:tcPr>
            <w:tcW w:w="1701" w:type="dxa"/>
          </w:tcPr>
          <w:p w14:paraId="018F02D6" w14:textId="77777777" w:rsidR="007455A4" w:rsidRPr="00953B1A" w:rsidRDefault="007455A4" w:rsidP="007455A4">
            <w:pPr>
              <w:pStyle w:val="NormalWeb"/>
              <w:spacing w:line="360" w:lineRule="auto"/>
              <w:jc w:val="center"/>
            </w:pPr>
            <w:r w:rsidRPr="00953B1A">
              <w:rPr>
                <w:b/>
              </w:rPr>
              <w:t>Priorité</w:t>
            </w:r>
          </w:p>
        </w:tc>
      </w:tr>
      <w:tr w:rsidR="007455A4" w:rsidRPr="00953B1A" w14:paraId="0AFBC5EB" w14:textId="77777777" w:rsidTr="007455A4">
        <w:tc>
          <w:tcPr>
            <w:tcW w:w="2268" w:type="dxa"/>
            <w:vMerge w:val="restart"/>
          </w:tcPr>
          <w:p w14:paraId="6C78CC15" w14:textId="77777777" w:rsidR="007455A4" w:rsidRPr="00953B1A" w:rsidRDefault="007455A4" w:rsidP="007455A4">
            <w:pPr>
              <w:pStyle w:val="NormalWeb"/>
              <w:spacing w:line="360" w:lineRule="auto"/>
              <w:jc w:val="both"/>
            </w:pPr>
          </w:p>
          <w:p w14:paraId="713A305F" w14:textId="77777777" w:rsidR="007455A4" w:rsidRPr="00953B1A" w:rsidRDefault="007455A4" w:rsidP="007455A4">
            <w:pPr>
              <w:pStyle w:val="NormalWeb"/>
              <w:spacing w:line="360" w:lineRule="auto"/>
              <w:jc w:val="both"/>
            </w:pPr>
          </w:p>
          <w:p w14:paraId="605E9855" w14:textId="77777777" w:rsidR="007455A4" w:rsidRPr="00926701" w:rsidRDefault="007455A4" w:rsidP="007455A4">
            <w:pPr>
              <w:pStyle w:val="NormalWeb"/>
              <w:spacing w:line="360" w:lineRule="auto"/>
              <w:jc w:val="both"/>
              <w:rPr>
                <w:b/>
              </w:rPr>
            </w:pPr>
            <w:r w:rsidRPr="00953B1A">
              <w:t xml:space="preserve">      </w:t>
            </w:r>
            <w:r w:rsidR="00926701">
              <w:t xml:space="preserve">  </w:t>
            </w:r>
            <w:r w:rsidRPr="00953B1A">
              <w:t xml:space="preserve"> </w:t>
            </w:r>
            <w:r w:rsidRPr="00926701">
              <w:rPr>
                <w:b/>
              </w:rPr>
              <w:t>Admin</w:t>
            </w:r>
          </w:p>
        </w:tc>
        <w:tc>
          <w:tcPr>
            <w:tcW w:w="6379" w:type="dxa"/>
          </w:tcPr>
          <w:p w14:paraId="2806DD68" w14:textId="77777777" w:rsidR="007455A4" w:rsidRPr="00953B1A" w:rsidRDefault="007455A4" w:rsidP="007455A4">
            <w:pPr>
              <w:pStyle w:val="NormalWeb"/>
              <w:spacing w:line="360" w:lineRule="auto"/>
              <w:jc w:val="both"/>
            </w:pPr>
            <w:r w:rsidRPr="00953B1A">
              <w:t>S'authentifier</w:t>
            </w:r>
          </w:p>
        </w:tc>
        <w:tc>
          <w:tcPr>
            <w:tcW w:w="1701" w:type="dxa"/>
          </w:tcPr>
          <w:p w14:paraId="2A68A12B" w14:textId="77777777" w:rsidR="007455A4" w:rsidRPr="00953B1A" w:rsidRDefault="007455A4" w:rsidP="007455A4">
            <w:pPr>
              <w:pStyle w:val="Default"/>
              <w:jc w:val="center"/>
              <w:rPr>
                <w:color w:val="auto"/>
              </w:rPr>
            </w:pPr>
            <w:r w:rsidRPr="00953B1A">
              <w:rPr>
                <w:color w:val="auto"/>
              </w:rPr>
              <w:t>1</w:t>
            </w:r>
          </w:p>
        </w:tc>
      </w:tr>
      <w:tr w:rsidR="007455A4" w:rsidRPr="00953B1A" w14:paraId="5DF0B65B" w14:textId="77777777" w:rsidTr="007455A4">
        <w:tc>
          <w:tcPr>
            <w:tcW w:w="2268" w:type="dxa"/>
            <w:vMerge/>
          </w:tcPr>
          <w:p w14:paraId="77E46CEF" w14:textId="77777777" w:rsidR="007455A4" w:rsidRPr="00953B1A" w:rsidRDefault="007455A4" w:rsidP="007455A4">
            <w:pPr>
              <w:pStyle w:val="NormalWeb"/>
              <w:spacing w:line="360" w:lineRule="auto"/>
              <w:jc w:val="both"/>
            </w:pPr>
          </w:p>
        </w:tc>
        <w:tc>
          <w:tcPr>
            <w:tcW w:w="6379" w:type="dxa"/>
          </w:tcPr>
          <w:p w14:paraId="1133FF3E" w14:textId="77777777" w:rsidR="007455A4" w:rsidRPr="00953B1A" w:rsidRDefault="000924CF" w:rsidP="007455A4">
            <w:pPr>
              <w:pStyle w:val="NormalWeb"/>
              <w:spacing w:line="360" w:lineRule="auto"/>
              <w:jc w:val="both"/>
            </w:pPr>
            <w:r w:rsidRPr="00953B1A">
              <w:t>Gérer les services</w:t>
            </w:r>
            <w:r w:rsidR="00E028B9" w:rsidRPr="00953B1A">
              <w:t>.</w:t>
            </w:r>
          </w:p>
        </w:tc>
        <w:tc>
          <w:tcPr>
            <w:tcW w:w="1701" w:type="dxa"/>
          </w:tcPr>
          <w:p w14:paraId="12D3AF17" w14:textId="77777777" w:rsidR="007455A4" w:rsidRPr="00953B1A" w:rsidRDefault="004F1944" w:rsidP="007455A4">
            <w:pPr>
              <w:pStyle w:val="NormalWeb"/>
              <w:spacing w:line="360" w:lineRule="auto"/>
              <w:jc w:val="center"/>
            </w:pPr>
            <w:r w:rsidRPr="00953B1A">
              <w:t>2</w:t>
            </w:r>
          </w:p>
        </w:tc>
      </w:tr>
      <w:tr w:rsidR="007455A4" w:rsidRPr="00953B1A" w14:paraId="4E9D246A" w14:textId="77777777" w:rsidTr="007455A4">
        <w:tc>
          <w:tcPr>
            <w:tcW w:w="2268" w:type="dxa"/>
            <w:vMerge/>
          </w:tcPr>
          <w:p w14:paraId="7690B951" w14:textId="77777777" w:rsidR="007455A4" w:rsidRPr="00953B1A" w:rsidRDefault="007455A4" w:rsidP="007455A4">
            <w:pPr>
              <w:pStyle w:val="NormalWeb"/>
              <w:spacing w:line="360" w:lineRule="auto"/>
              <w:jc w:val="both"/>
            </w:pPr>
          </w:p>
        </w:tc>
        <w:tc>
          <w:tcPr>
            <w:tcW w:w="6379" w:type="dxa"/>
          </w:tcPr>
          <w:p w14:paraId="292246B9" w14:textId="77777777" w:rsidR="007455A4" w:rsidRPr="00953B1A" w:rsidRDefault="006C60B5" w:rsidP="007455A4">
            <w:pPr>
              <w:pStyle w:val="NormalWeb"/>
              <w:spacing w:line="360" w:lineRule="auto"/>
              <w:jc w:val="both"/>
            </w:pPr>
            <w:r>
              <w:t>Gérer les a</w:t>
            </w:r>
            <w:r w:rsidR="000924CF" w:rsidRPr="00953B1A">
              <w:t>gences</w:t>
            </w:r>
            <w:r w:rsidR="00E028B9" w:rsidRPr="00953B1A">
              <w:t>.</w:t>
            </w:r>
          </w:p>
        </w:tc>
        <w:tc>
          <w:tcPr>
            <w:tcW w:w="1701" w:type="dxa"/>
          </w:tcPr>
          <w:p w14:paraId="22FFE912" w14:textId="77777777" w:rsidR="007455A4" w:rsidRPr="00953B1A" w:rsidRDefault="007455A4" w:rsidP="007455A4">
            <w:pPr>
              <w:pStyle w:val="NormalWeb"/>
              <w:spacing w:line="360" w:lineRule="auto"/>
              <w:jc w:val="center"/>
            </w:pPr>
            <w:r w:rsidRPr="00953B1A">
              <w:t>2</w:t>
            </w:r>
          </w:p>
        </w:tc>
      </w:tr>
      <w:tr w:rsidR="007455A4" w:rsidRPr="00953B1A" w14:paraId="07761B0F" w14:textId="77777777" w:rsidTr="007455A4">
        <w:tc>
          <w:tcPr>
            <w:tcW w:w="2268" w:type="dxa"/>
            <w:vMerge/>
          </w:tcPr>
          <w:p w14:paraId="7D8ADE48" w14:textId="77777777" w:rsidR="007455A4" w:rsidRPr="00953B1A" w:rsidRDefault="007455A4" w:rsidP="007455A4">
            <w:pPr>
              <w:pStyle w:val="NormalWeb"/>
              <w:spacing w:line="360" w:lineRule="auto"/>
              <w:jc w:val="both"/>
            </w:pPr>
          </w:p>
        </w:tc>
        <w:tc>
          <w:tcPr>
            <w:tcW w:w="6379" w:type="dxa"/>
          </w:tcPr>
          <w:p w14:paraId="537E5FF3" w14:textId="77777777" w:rsidR="007455A4" w:rsidRPr="00953B1A" w:rsidRDefault="000924CF" w:rsidP="007455A4">
            <w:pPr>
              <w:pStyle w:val="NormalWeb"/>
              <w:spacing w:line="360" w:lineRule="auto"/>
              <w:jc w:val="both"/>
            </w:pPr>
            <w:r w:rsidRPr="00953B1A">
              <w:t>Gérer les fonctions</w:t>
            </w:r>
            <w:r w:rsidR="00E028B9" w:rsidRPr="00953B1A">
              <w:t>.</w:t>
            </w:r>
          </w:p>
        </w:tc>
        <w:tc>
          <w:tcPr>
            <w:tcW w:w="1701" w:type="dxa"/>
          </w:tcPr>
          <w:p w14:paraId="3233C76B" w14:textId="77777777" w:rsidR="007455A4" w:rsidRPr="00953B1A" w:rsidRDefault="007455A4" w:rsidP="007455A4">
            <w:pPr>
              <w:pStyle w:val="NormalWeb"/>
              <w:jc w:val="center"/>
            </w:pPr>
            <w:r w:rsidRPr="00953B1A">
              <w:t>2</w:t>
            </w:r>
          </w:p>
        </w:tc>
      </w:tr>
      <w:tr w:rsidR="007455A4" w:rsidRPr="00953B1A" w14:paraId="73825F67" w14:textId="77777777" w:rsidTr="007455A4">
        <w:tc>
          <w:tcPr>
            <w:tcW w:w="2268" w:type="dxa"/>
            <w:vMerge/>
          </w:tcPr>
          <w:p w14:paraId="58F8B0FD" w14:textId="77777777" w:rsidR="007455A4" w:rsidRPr="00953B1A" w:rsidRDefault="007455A4" w:rsidP="007455A4">
            <w:pPr>
              <w:pStyle w:val="NormalWeb"/>
              <w:spacing w:line="360" w:lineRule="auto"/>
              <w:jc w:val="both"/>
            </w:pPr>
          </w:p>
        </w:tc>
        <w:tc>
          <w:tcPr>
            <w:tcW w:w="6379" w:type="dxa"/>
          </w:tcPr>
          <w:p w14:paraId="57AACFFF" w14:textId="77777777" w:rsidR="007455A4" w:rsidRPr="00953B1A" w:rsidRDefault="000924CF" w:rsidP="007455A4">
            <w:pPr>
              <w:pStyle w:val="NormalWeb"/>
              <w:spacing w:line="360" w:lineRule="auto"/>
              <w:jc w:val="both"/>
            </w:pPr>
            <w:r w:rsidRPr="00953B1A">
              <w:t>Gérer les employés</w:t>
            </w:r>
            <w:r w:rsidR="00E028B9" w:rsidRPr="00953B1A">
              <w:t>.</w:t>
            </w:r>
          </w:p>
        </w:tc>
        <w:tc>
          <w:tcPr>
            <w:tcW w:w="1701" w:type="dxa"/>
          </w:tcPr>
          <w:p w14:paraId="4EFA4DAA" w14:textId="77777777" w:rsidR="007455A4" w:rsidRPr="00953B1A" w:rsidRDefault="007455A4" w:rsidP="007455A4">
            <w:pPr>
              <w:pStyle w:val="NormalWeb"/>
              <w:jc w:val="center"/>
            </w:pPr>
            <w:r w:rsidRPr="00953B1A">
              <w:t>2</w:t>
            </w:r>
          </w:p>
        </w:tc>
      </w:tr>
      <w:tr w:rsidR="007455A4" w:rsidRPr="00953B1A" w14:paraId="0022DA11" w14:textId="77777777" w:rsidTr="007455A4">
        <w:tc>
          <w:tcPr>
            <w:tcW w:w="2268" w:type="dxa"/>
            <w:vMerge/>
          </w:tcPr>
          <w:p w14:paraId="6B92DACA" w14:textId="77777777" w:rsidR="007455A4" w:rsidRPr="00953B1A" w:rsidRDefault="007455A4" w:rsidP="007455A4">
            <w:pPr>
              <w:pStyle w:val="NormalWeb"/>
              <w:spacing w:line="360" w:lineRule="auto"/>
              <w:jc w:val="both"/>
            </w:pPr>
          </w:p>
        </w:tc>
        <w:tc>
          <w:tcPr>
            <w:tcW w:w="6379" w:type="dxa"/>
          </w:tcPr>
          <w:p w14:paraId="7BE078A1" w14:textId="77777777" w:rsidR="007455A4" w:rsidRPr="00953B1A" w:rsidRDefault="000924CF" w:rsidP="007455A4">
            <w:pPr>
              <w:pStyle w:val="NormalWeb"/>
              <w:spacing w:line="360" w:lineRule="auto"/>
              <w:jc w:val="both"/>
            </w:pPr>
            <w:r w:rsidRPr="00953B1A">
              <w:t xml:space="preserve">Recherche d’un </w:t>
            </w:r>
            <w:r w:rsidR="00173FC9" w:rsidRPr="00953B1A">
              <w:t>employé</w:t>
            </w:r>
            <w:r w:rsidR="00E028B9" w:rsidRPr="00953B1A">
              <w:t>.</w:t>
            </w:r>
          </w:p>
        </w:tc>
        <w:tc>
          <w:tcPr>
            <w:tcW w:w="1701" w:type="dxa"/>
          </w:tcPr>
          <w:p w14:paraId="6D80C56D" w14:textId="77777777" w:rsidR="007455A4" w:rsidRPr="00953B1A" w:rsidRDefault="004F1944" w:rsidP="007455A4">
            <w:pPr>
              <w:pStyle w:val="NormalWeb"/>
              <w:spacing w:line="360" w:lineRule="auto"/>
              <w:jc w:val="center"/>
            </w:pPr>
            <w:r w:rsidRPr="00953B1A">
              <w:t>3</w:t>
            </w:r>
          </w:p>
        </w:tc>
      </w:tr>
      <w:tr w:rsidR="007455A4" w:rsidRPr="00953B1A" w14:paraId="551DF1D8" w14:textId="77777777" w:rsidTr="007455A4">
        <w:tc>
          <w:tcPr>
            <w:tcW w:w="2268" w:type="dxa"/>
            <w:vMerge w:val="restart"/>
          </w:tcPr>
          <w:p w14:paraId="54146E34" w14:textId="77777777" w:rsidR="007455A4" w:rsidRPr="00953B1A" w:rsidRDefault="007455A4" w:rsidP="007455A4">
            <w:pPr>
              <w:pStyle w:val="NormalWeb"/>
              <w:spacing w:line="360" w:lineRule="auto"/>
              <w:jc w:val="both"/>
            </w:pPr>
          </w:p>
          <w:p w14:paraId="2ED4AB4B" w14:textId="77777777" w:rsidR="007455A4" w:rsidRPr="00926701" w:rsidRDefault="00AD7CDA" w:rsidP="007455A4">
            <w:pPr>
              <w:pStyle w:val="NormalWeb"/>
              <w:spacing w:line="360" w:lineRule="auto"/>
              <w:jc w:val="center"/>
              <w:rPr>
                <w:b/>
              </w:rPr>
            </w:pPr>
            <w:r w:rsidRPr="00926701">
              <w:rPr>
                <w:b/>
              </w:rPr>
              <w:t>Employé</w:t>
            </w:r>
          </w:p>
          <w:p w14:paraId="2FBC1B69" w14:textId="77777777" w:rsidR="007455A4" w:rsidRPr="00953B1A" w:rsidRDefault="007455A4" w:rsidP="007455A4">
            <w:pPr>
              <w:pStyle w:val="NormalWeb"/>
              <w:spacing w:line="360" w:lineRule="auto"/>
              <w:jc w:val="both"/>
            </w:pPr>
          </w:p>
        </w:tc>
        <w:tc>
          <w:tcPr>
            <w:tcW w:w="6379" w:type="dxa"/>
          </w:tcPr>
          <w:p w14:paraId="5E7469B4" w14:textId="77777777" w:rsidR="007455A4" w:rsidRPr="00953B1A" w:rsidRDefault="00C416B7" w:rsidP="007455A4">
            <w:pPr>
              <w:pStyle w:val="NormalWeb"/>
              <w:spacing w:line="360" w:lineRule="auto"/>
              <w:jc w:val="both"/>
            </w:pPr>
            <w:r w:rsidRPr="00953B1A">
              <w:t>S'authentifier</w:t>
            </w:r>
          </w:p>
        </w:tc>
        <w:tc>
          <w:tcPr>
            <w:tcW w:w="1701" w:type="dxa"/>
          </w:tcPr>
          <w:p w14:paraId="33080113" w14:textId="77777777" w:rsidR="007455A4" w:rsidRPr="00953B1A" w:rsidRDefault="004F1944" w:rsidP="007455A4">
            <w:pPr>
              <w:pStyle w:val="NormalWeb"/>
              <w:spacing w:line="360" w:lineRule="auto"/>
              <w:jc w:val="center"/>
            </w:pPr>
            <w:r w:rsidRPr="00953B1A">
              <w:t>1</w:t>
            </w:r>
          </w:p>
        </w:tc>
      </w:tr>
      <w:tr w:rsidR="007455A4" w:rsidRPr="00953B1A" w14:paraId="084AAE68" w14:textId="77777777" w:rsidTr="007455A4">
        <w:tc>
          <w:tcPr>
            <w:tcW w:w="2268" w:type="dxa"/>
            <w:vMerge/>
          </w:tcPr>
          <w:p w14:paraId="78D3D14B" w14:textId="77777777" w:rsidR="007455A4" w:rsidRPr="00953B1A" w:rsidRDefault="007455A4" w:rsidP="007455A4">
            <w:pPr>
              <w:pStyle w:val="NormalWeb"/>
              <w:spacing w:line="360" w:lineRule="auto"/>
              <w:jc w:val="both"/>
            </w:pPr>
          </w:p>
        </w:tc>
        <w:tc>
          <w:tcPr>
            <w:tcW w:w="6379" w:type="dxa"/>
          </w:tcPr>
          <w:p w14:paraId="711124AD" w14:textId="77777777" w:rsidR="007455A4" w:rsidRPr="00953B1A" w:rsidRDefault="00AD7CDA" w:rsidP="007455A4">
            <w:pPr>
              <w:pStyle w:val="NormalWeb"/>
              <w:spacing w:line="360" w:lineRule="auto"/>
              <w:jc w:val="both"/>
            </w:pPr>
            <w:r>
              <w:t>Demande d'a</w:t>
            </w:r>
            <w:r w:rsidR="00C416B7" w:rsidRPr="00953B1A">
              <w:t>bsence</w:t>
            </w:r>
            <w:r w:rsidR="00E028B9" w:rsidRPr="00953B1A">
              <w:t>.</w:t>
            </w:r>
          </w:p>
        </w:tc>
        <w:tc>
          <w:tcPr>
            <w:tcW w:w="1701" w:type="dxa"/>
          </w:tcPr>
          <w:p w14:paraId="39B8F98F" w14:textId="77777777" w:rsidR="007455A4" w:rsidRPr="00953B1A" w:rsidRDefault="007455A4" w:rsidP="007455A4">
            <w:pPr>
              <w:pStyle w:val="NormalWeb"/>
              <w:spacing w:line="360" w:lineRule="auto"/>
              <w:jc w:val="center"/>
            </w:pPr>
            <w:r w:rsidRPr="00953B1A">
              <w:t>2</w:t>
            </w:r>
          </w:p>
        </w:tc>
      </w:tr>
      <w:tr w:rsidR="007455A4" w:rsidRPr="00953B1A" w14:paraId="6CEC2EC3" w14:textId="77777777" w:rsidTr="007455A4">
        <w:tc>
          <w:tcPr>
            <w:tcW w:w="2268" w:type="dxa"/>
            <w:vMerge/>
          </w:tcPr>
          <w:p w14:paraId="34117BE3" w14:textId="77777777" w:rsidR="007455A4" w:rsidRPr="00953B1A" w:rsidRDefault="007455A4" w:rsidP="007455A4">
            <w:pPr>
              <w:pStyle w:val="NormalWeb"/>
              <w:spacing w:line="360" w:lineRule="auto"/>
              <w:jc w:val="both"/>
            </w:pPr>
          </w:p>
        </w:tc>
        <w:tc>
          <w:tcPr>
            <w:tcW w:w="6379" w:type="dxa"/>
          </w:tcPr>
          <w:p w14:paraId="1DCA7E78" w14:textId="77777777" w:rsidR="007455A4" w:rsidRPr="00953B1A" w:rsidRDefault="00C416B7" w:rsidP="007455A4">
            <w:pPr>
              <w:pStyle w:val="NormalWeb"/>
              <w:spacing w:line="360" w:lineRule="auto"/>
              <w:jc w:val="both"/>
            </w:pPr>
            <w:r w:rsidRPr="00953B1A">
              <w:t>Consultation</w:t>
            </w:r>
            <w:r w:rsidR="00926701">
              <w:t xml:space="preserve"> de l’</w:t>
            </w:r>
            <w:r w:rsidR="00926701" w:rsidRPr="00953B1A">
              <w:t>historique</w:t>
            </w:r>
            <w:r w:rsidRPr="00953B1A">
              <w:t xml:space="preserve"> d'absence</w:t>
            </w:r>
            <w:r w:rsidR="00E028B9" w:rsidRPr="00953B1A">
              <w:t>.</w:t>
            </w:r>
          </w:p>
        </w:tc>
        <w:tc>
          <w:tcPr>
            <w:tcW w:w="1701" w:type="dxa"/>
          </w:tcPr>
          <w:p w14:paraId="7C62949C" w14:textId="77777777" w:rsidR="007455A4" w:rsidRPr="00953B1A" w:rsidRDefault="004F1944" w:rsidP="007455A4">
            <w:pPr>
              <w:pStyle w:val="NormalWeb"/>
              <w:spacing w:line="360" w:lineRule="auto"/>
              <w:jc w:val="center"/>
            </w:pPr>
            <w:r w:rsidRPr="00953B1A">
              <w:t>3</w:t>
            </w:r>
          </w:p>
        </w:tc>
      </w:tr>
      <w:tr w:rsidR="007455A4" w:rsidRPr="00953B1A" w14:paraId="78765085" w14:textId="77777777" w:rsidTr="007455A4">
        <w:tc>
          <w:tcPr>
            <w:tcW w:w="2268" w:type="dxa"/>
            <w:vMerge/>
          </w:tcPr>
          <w:p w14:paraId="3BCAE60D" w14:textId="77777777" w:rsidR="007455A4" w:rsidRPr="00953B1A" w:rsidRDefault="007455A4" w:rsidP="007455A4">
            <w:pPr>
              <w:pStyle w:val="NormalWeb"/>
              <w:spacing w:line="360" w:lineRule="auto"/>
              <w:jc w:val="both"/>
            </w:pPr>
          </w:p>
        </w:tc>
        <w:tc>
          <w:tcPr>
            <w:tcW w:w="6379" w:type="dxa"/>
          </w:tcPr>
          <w:p w14:paraId="71E85A42" w14:textId="77777777" w:rsidR="007455A4" w:rsidRPr="00953B1A" w:rsidRDefault="00C416B7" w:rsidP="007455A4">
            <w:pPr>
              <w:pStyle w:val="NormalWeb"/>
              <w:spacing w:line="360" w:lineRule="auto"/>
              <w:jc w:val="both"/>
            </w:pPr>
            <w:r w:rsidRPr="00953B1A">
              <w:t>Consultation</w:t>
            </w:r>
            <w:r w:rsidR="00926701">
              <w:t xml:space="preserve"> du</w:t>
            </w:r>
            <w:r w:rsidRPr="00953B1A">
              <w:t xml:space="preserve"> solde</w:t>
            </w:r>
            <w:r w:rsidR="00926701">
              <w:t xml:space="preserve"> de</w:t>
            </w:r>
            <w:r w:rsidRPr="00953B1A">
              <w:t xml:space="preserve"> permission</w:t>
            </w:r>
            <w:r w:rsidR="00E028B9" w:rsidRPr="00953B1A">
              <w:t>.</w:t>
            </w:r>
          </w:p>
        </w:tc>
        <w:tc>
          <w:tcPr>
            <w:tcW w:w="1701" w:type="dxa"/>
          </w:tcPr>
          <w:p w14:paraId="79DB9880" w14:textId="77777777" w:rsidR="007455A4" w:rsidRPr="00953B1A" w:rsidRDefault="004F1944" w:rsidP="007455A4">
            <w:pPr>
              <w:pStyle w:val="NormalWeb"/>
              <w:spacing w:line="360" w:lineRule="auto"/>
              <w:jc w:val="center"/>
            </w:pPr>
            <w:r w:rsidRPr="00953B1A">
              <w:t>3</w:t>
            </w:r>
          </w:p>
        </w:tc>
      </w:tr>
      <w:tr w:rsidR="00926701" w:rsidRPr="00953B1A" w14:paraId="746D2877" w14:textId="77777777" w:rsidTr="00926701">
        <w:trPr>
          <w:trHeight w:val="634"/>
        </w:trPr>
        <w:tc>
          <w:tcPr>
            <w:tcW w:w="2268" w:type="dxa"/>
            <w:vMerge/>
          </w:tcPr>
          <w:p w14:paraId="6DFBFF6A" w14:textId="77777777" w:rsidR="00926701" w:rsidRPr="00953B1A" w:rsidRDefault="00926701" w:rsidP="007455A4">
            <w:pPr>
              <w:pStyle w:val="NormalWeb"/>
              <w:spacing w:line="360" w:lineRule="auto"/>
              <w:jc w:val="both"/>
            </w:pPr>
          </w:p>
        </w:tc>
        <w:tc>
          <w:tcPr>
            <w:tcW w:w="6379" w:type="dxa"/>
          </w:tcPr>
          <w:p w14:paraId="77828482" w14:textId="77777777" w:rsidR="00926701" w:rsidRPr="00953B1A" w:rsidRDefault="00926701" w:rsidP="007455A4">
            <w:pPr>
              <w:pStyle w:val="NormalWeb"/>
              <w:spacing w:line="360" w:lineRule="auto"/>
              <w:jc w:val="both"/>
            </w:pPr>
            <w:r w:rsidRPr="00953B1A">
              <w:t>Consultation</w:t>
            </w:r>
            <w:r>
              <w:t xml:space="preserve"> du</w:t>
            </w:r>
            <w:r w:rsidRPr="00953B1A">
              <w:t xml:space="preserve"> solde</w:t>
            </w:r>
            <w:r>
              <w:t xml:space="preserve"> de</w:t>
            </w:r>
            <w:r w:rsidRPr="00953B1A">
              <w:t xml:space="preserve"> congé.</w:t>
            </w:r>
          </w:p>
        </w:tc>
        <w:tc>
          <w:tcPr>
            <w:tcW w:w="1701" w:type="dxa"/>
          </w:tcPr>
          <w:p w14:paraId="65226AEE" w14:textId="77777777" w:rsidR="00926701" w:rsidRPr="00953B1A" w:rsidRDefault="00926701" w:rsidP="007455A4">
            <w:pPr>
              <w:pStyle w:val="NormalWeb"/>
              <w:spacing w:line="360" w:lineRule="auto"/>
              <w:jc w:val="center"/>
            </w:pPr>
            <w:r>
              <w:t>3</w:t>
            </w:r>
          </w:p>
        </w:tc>
      </w:tr>
      <w:tr w:rsidR="007455A4" w:rsidRPr="00953B1A" w14:paraId="0BD30ACF" w14:textId="77777777" w:rsidTr="007455A4">
        <w:trPr>
          <w:trHeight w:val="70"/>
        </w:trPr>
        <w:tc>
          <w:tcPr>
            <w:tcW w:w="2268" w:type="dxa"/>
            <w:vMerge w:val="restart"/>
          </w:tcPr>
          <w:p w14:paraId="1AB64EAD" w14:textId="77777777" w:rsidR="007455A4" w:rsidRPr="00953B1A" w:rsidRDefault="007455A4" w:rsidP="007455A4">
            <w:pPr>
              <w:pStyle w:val="NormalWeb"/>
              <w:spacing w:line="360" w:lineRule="auto"/>
              <w:jc w:val="both"/>
            </w:pPr>
          </w:p>
          <w:p w14:paraId="5EF4F69F" w14:textId="77777777" w:rsidR="007455A4" w:rsidRPr="00953B1A" w:rsidRDefault="007455A4" w:rsidP="007455A4">
            <w:pPr>
              <w:pStyle w:val="NormalWeb"/>
              <w:spacing w:line="360" w:lineRule="auto"/>
              <w:jc w:val="both"/>
            </w:pPr>
          </w:p>
          <w:p w14:paraId="76A61F4E" w14:textId="77777777" w:rsidR="007455A4" w:rsidRPr="00926701" w:rsidRDefault="007455A4" w:rsidP="007455A4">
            <w:pPr>
              <w:pStyle w:val="NormalWeb"/>
              <w:spacing w:line="360" w:lineRule="auto"/>
              <w:jc w:val="both"/>
              <w:rPr>
                <w:b/>
              </w:rPr>
            </w:pPr>
            <w:r w:rsidRPr="00953B1A">
              <w:t xml:space="preserve">      </w:t>
            </w:r>
            <w:r w:rsidRPr="00926701">
              <w:rPr>
                <w:b/>
              </w:rPr>
              <w:t>Responsable</w:t>
            </w:r>
          </w:p>
        </w:tc>
        <w:tc>
          <w:tcPr>
            <w:tcW w:w="6379" w:type="dxa"/>
          </w:tcPr>
          <w:p w14:paraId="5E0BE29A" w14:textId="77777777" w:rsidR="007455A4" w:rsidRPr="00953B1A" w:rsidRDefault="007455A4" w:rsidP="007455A4">
            <w:pPr>
              <w:pStyle w:val="NormalWeb"/>
              <w:spacing w:line="360" w:lineRule="auto"/>
              <w:jc w:val="both"/>
            </w:pPr>
            <w:r w:rsidRPr="00953B1A">
              <w:t>S'authentifier</w:t>
            </w:r>
          </w:p>
        </w:tc>
        <w:tc>
          <w:tcPr>
            <w:tcW w:w="1701" w:type="dxa"/>
          </w:tcPr>
          <w:p w14:paraId="0901241C" w14:textId="77777777" w:rsidR="007455A4" w:rsidRPr="00953B1A" w:rsidRDefault="007455A4" w:rsidP="007455A4">
            <w:pPr>
              <w:pStyle w:val="NormalWeb"/>
              <w:spacing w:line="360" w:lineRule="auto"/>
              <w:jc w:val="center"/>
            </w:pPr>
            <w:r w:rsidRPr="00953B1A">
              <w:t>1</w:t>
            </w:r>
          </w:p>
        </w:tc>
      </w:tr>
      <w:tr w:rsidR="007455A4" w:rsidRPr="00953B1A" w14:paraId="2FA490B9" w14:textId="77777777" w:rsidTr="007455A4">
        <w:trPr>
          <w:trHeight w:val="70"/>
        </w:trPr>
        <w:tc>
          <w:tcPr>
            <w:tcW w:w="2268" w:type="dxa"/>
            <w:vMerge/>
          </w:tcPr>
          <w:p w14:paraId="3A52695D" w14:textId="77777777" w:rsidR="007455A4" w:rsidRPr="00953B1A" w:rsidRDefault="007455A4" w:rsidP="007455A4">
            <w:pPr>
              <w:pStyle w:val="NormalWeb"/>
              <w:spacing w:line="360" w:lineRule="auto"/>
              <w:jc w:val="both"/>
            </w:pPr>
          </w:p>
        </w:tc>
        <w:tc>
          <w:tcPr>
            <w:tcW w:w="6379" w:type="dxa"/>
          </w:tcPr>
          <w:p w14:paraId="06A0D72D" w14:textId="77777777" w:rsidR="007455A4" w:rsidRPr="00953B1A" w:rsidRDefault="00E028B9" w:rsidP="007455A4">
            <w:pPr>
              <w:pStyle w:val="NormalWeb"/>
              <w:spacing w:line="360" w:lineRule="auto"/>
              <w:jc w:val="both"/>
            </w:pPr>
            <w:r w:rsidRPr="00953B1A">
              <w:t>Re</w:t>
            </w:r>
            <w:r w:rsidR="00D74FB5">
              <w:t>cherche de la demande d'absence</w:t>
            </w:r>
            <w:r w:rsidRPr="00953B1A">
              <w:t>.</w:t>
            </w:r>
          </w:p>
        </w:tc>
        <w:tc>
          <w:tcPr>
            <w:tcW w:w="1701" w:type="dxa"/>
          </w:tcPr>
          <w:p w14:paraId="636B8A46" w14:textId="77777777" w:rsidR="007455A4" w:rsidRPr="00953B1A" w:rsidRDefault="007455A4" w:rsidP="007455A4">
            <w:pPr>
              <w:pStyle w:val="NormalWeb"/>
              <w:spacing w:line="360" w:lineRule="auto"/>
              <w:jc w:val="center"/>
            </w:pPr>
            <w:r w:rsidRPr="00953B1A">
              <w:t>3</w:t>
            </w:r>
          </w:p>
        </w:tc>
      </w:tr>
      <w:tr w:rsidR="007455A4" w:rsidRPr="00953B1A" w14:paraId="102D6587" w14:textId="77777777" w:rsidTr="007455A4">
        <w:trPr>
          <w:trHeight w:val="70"/>
        </w:trPr>
        <w:tc>
          <w:tcPr>
            <w:tcW w:w="2268" w:type="dxa"/>
            <w:vMerge/>
          </w:tcPr>
          <w:p w14:paraId="5750D542" w14:textId="77777777" w:rsidR="007455A4" w:rsidRPr="00953B1A" w:rsidRDefault="007455A4" w:rsidP="007455A4">
            <w:pPr>
              <w:pStyle w:val="NormalWeb"/>
              <w:spacing w:line="360" w:lineRule="auto"/>
              <w:jc w:val="both"/>
            </w:pPr>
          </w:p>
        </w:tc>
        <w:tc>
          <w:tcPr>
            <w:tcW w:w="6379" w:type="dxa"/>
          </w:tcPr>
          <w:p w14:paraId="53122CD4" w14:textId="77777777" w:rsidR="007455A4" w:rsidRPr="00953B1A" w:rsidRDefault="00E028B9" w:rsidP="00E028B9">
            <w:pPr>
              <w:pStyle w:val="NormalWeb"/>
              <w:spacing w:line="360" w:lineRule="auto"/>
              <w:jc w:val="both"/>
            </w:pPr>
            <w:r w:rsidRPr="00953B1A">
              <w:t xml:space="preserve">Affichage des listes </w:t>
            </w:r>
            <w:r w:rsidR="00D74FB5">
              <w:t>de la demande d'absence</w:t>
            </w:r>
            <w:r w:rsidRPr="00953B1A">
              <w:t>.</w:t>
            </w:r>
          </w:p>
        </w:tc>
        <w:tc>
          <w:tcPr>
            <w:tcW w:w="1701" w:type="dxa"/>
          </w:tcPr>
          <w:p w14:paraId="7B4E9169" w14:textId="77777777" w:rsidR="007455A4" w:rsidRPr="00953B1A" w:rsidRDefault="007455A4" w:rsidP="007455A4">
            <w:pPr>
              <w:pStyle w:val="NormalWeb"/>
              <w:spacing w:line="360" w:lineRule="auto"/>
              <w:jc w:val="center"/>
            </w:pPr>
            <w:r w:rsidRPr="00953B1A">
              <w:t>2</w:t>
            </w:r>
          </w:p>
        </w:tc>
      </w:tr>
      <w:tr w:rsidR="007455A4" w:rsidRPr="00953B1A" w14:paraId="785F379C" w14:textId="77777777" w:rsidTr="007455A4">
        <w:trPr>
          <w:trHeight w:val="70"/>
        </w:trPr>
        <w:tc>
          <w:tcPr>
            <w:tcW w:w="2268" w:type="dxa"/>
            <w:vMerge/>
          </w:tcPr>
          <w:p w14:paraId="389CB39A" w14:textId="77777777" w:rsidR="007455A4" w:rsidRPr="00953B1A" w:rsidRDefault="007455A4" w:rsidP="007455A4">
            <w:pPr>
              <w:pStyle w:val="NormalWeb"/>
              <w:spacing w:line="360" w:lineRule="auto"/>
              <w:jc w:val="both"/>
            </w:pPr>
          </w:p>
        </w:tc>
        <w:tc>
          <w:tcPr>
            <w:tcW w:w="6379" w:type="dxa"/>
          </w:tcPr>
          <w:p w14:paraId="6EA2E054" w14:textId="77777777" w:rsidR="007455A4" w:rsidRPr="00953B1A" w:rsidRDefault="00E028B9" w:rsidP="007455A4">
            <w:pPr>
              <w:pStyle w:val="NormalWeb"/>
              <w:spacing w:line="360" w:lineRule="auto"/>
              <w:jc w:val="both"/>
            </w:pPr>
            <w:r w:rsidRPr="00953B1A">
              <w:t>Autorisation de la demande d'absence.</w:t>
            </w:r>
          </w:p>
        </w:tc>
        <w:tc>
          <w:tcPr>
            <w:tcW w:w="1701" w:type="dxa"/>
          </w:tcPr>
          <w:p w14:paraId="7984D7FF" w14:textId="77777777" w:rsidR="007455A4" w:rsidRPr="00953B1A" w:rsidRDefault="007455A4" w:rsidP="007455A4">
            <w:pPr>
              <w:pStyle w:val="NormalWeb"/>
              <w:spacing w:line="360" w:lineRule="auto"/>
              <w:jc w:val="center"/>
            </w:pPr>
            <w:r w:rsidRPr="00953B1A">
              <w:t>2</w:t>
            </w:r>
          </w:p>
        </w:tc>
      </w:tr>
      <w:tr w:rsidR="007455A4" w:rsidRPr="00953B1A" w14:paraId="7022C70A" w14:textId="77777777" w:rsidTr="007455A4">
        <w:trPr>
          <w:trHeight w:val="70"/>
        </w:trPr>
        <w:tc>
          <w:tcPr>
            <w:tcW w:w="2268" w:type="dxa"/>
            <w:vMerge/>
          </w:tcPr>
          <w:p w14:paraId="77E5641D" w14:textId="77777777" w:rsidR="007455A4" w:rsidRPr="00953B1A" w:rsidRDefault="007455A4" w:rsidP="007455A4">
            <w:pPr>
              <w:pStyle w:val="NormalWeb"/>
              <w:spacing w:line="360" w:lineRule="auto"/>
              <w:jc w:val="both"/>
            </w:pPr>
          </w:p>
        </w:tc>
        <w:tc>
          <w:tcPr>
            <w:tcW w:w="6379" w:type="dxa"/>
          </w:tcPr>
          <w:p w14:paraId="363EA3E6" w14:textId="77777777" w:rsidR="007455A4" w:rsidRPr="00953B1A" w:rsidRDefault="00E028B9" w:rsidP="007455A4">
            <w:pPr>
              <w:pStyle w:val="NormalWeb"/>
              <w:spacing w:line="360" w:lineRule="auto"/>
              <w:jc w:val="both"/>
            </w:pPr>
            <w:r w:rsidRPr="00953B1A">
              <w:t>Refus de la demande d'absence.</w:t>
            </w:r>
          </w:p>
        </w:tc>
        <w:tc>
          <w:tcPr>
            <w:tcW w:w="1701" w:type="dxa"/>
          </w:tcPr>
          <w:p w14:paraId="1C226FAB" w14:textId="77777777" w:rsidR="007455A4" w:rsidRPr="00953B1A" w:rsidRDefault="007455A4" w:rsidP="007455A4">
            <w:pPr>
              <w:pStyle w:val="NormalWeb"/>
              <w:spacing w:line="360" w:lineRule="auto"/>
              <w:jc w:val="center"/>
            </w:pPr>
            <w:r w:rsidRPr="00953B1A">
              <w:t>2</w:t>
            </w:r>
          </w:p>
        </w:tc>
      </w:tr>
      <w:tr w:rsidR="007455A4" w:rsidRPr="00953B1A" w14:paraId="39989CBD" w14:textId="77777777" w:rsidTr="007455A4">
        <w:trPr>
          <w:trHeight w:val="70"/>
        </w:trPr>
        <w:tc>
          <w:tcPr>
            <w:tcW w:w="2268" w:type="dxa"/>
            <w:vMerge/>
          </w:tcPr>
          <w:p w14:paraId="013AB543" w14:textId="77777777" w:rsidR="007455A4" w:rsidRPr="00953B1A" w:rsidRDefault="007455A4" w:rsidP="007455A4">
            <w:pPr>
              <w:pStyle w:val="NormalWeb"/>
              <w:spacing w:line="360" w:lineRule="auto"/>
              <w:jc w:val="both"/>
            </w:pPr>
          </w:p>
        </w:tc>
        <w:tc>
          <w:tcPr>
            <w:tcW w:w="6379" w:type="dxa"/>
          </w:tcPr>
          <w:p w14:paraId="44486ABC" w14:textId="77777777" w:rsidR="007455A4" w:rsidRPr="00953B1A" w:rsidRDefault="00E028B9" w:rsidP="007455A4">
            <w:pPr>
              <w:pStyle w:val="NormalWeb"/>
              <w:spacing w:line="360" w:lineRule="auto"/>
              <w:jc w:val="both"/>
            </w:pPr>
            <w:r w:rsidRPr="00953B1A">
              <w:t>Consultation</w:t>
            </w:r>
            <w:r w:rsidR="00926701">
              <w:t xml:space="preserve"> du</w:t>
            </w:r>
            <w:r w:rsidRPr="00953B1A">
              <w:t xml:space="preserve"> solde</w:t>
            </w:r>
            <w:r w:rsidR="00926701">
              <w:t xml:space="preserve"> de</w:t>
            </w:r>
            <w:r w:rsidRPr="00953B1A">
              <w:t xml:space="preserve"> congé des employés.</w:t>
            </w:r>
          </w:p>
        </w:tc>
        <w:tc>
          <w:tcPr>
            <w:tcW w:w="1701" w:type="dxa"/>
          </w:tcPr>
          <w:p w14:paraId="29338C43" w14:textId="77777777" w:rsidR="007455A4" w:rsidRPr="00953B1A" w:rsidRDefault="004F1944" w:rsidP="007455A4">
            <w:pPr>
              <w:pStyle w:val="NormalWeb"/>
              <w:spacing w:line="360" w:lineRule="auto"/>
              <w:jc w:val="center"/>
            </w:pPr>
            <w:r w:rsidRPr="00953B1A">
              <w:t>3</w:t>
            </w:r>
          </w:p>
        </w:tc>
      </w:tr>
      <w:tr w:rsidR="007455A4" w:rsidRPr="00953B1A" w14:paraId="48EDC8B8" w14:textId="77777777" w:rsidTr="007455A4">
        <w:trPr>
          <w:trHeight w:val="70"/>
        </w:trPr>
        <w:tc>
          <w:tcPr>
            <w:tcW w:w="2268" w:type="dxa"/>
            <w:vMerge/>
          </w:tcPr>
          <w:p w14:paraId="2EC1D38E" w14:textId="77777777" w:rsidR="007455A4" w:rsidRPr="00953B1A" w:rsidRDefault="007455A4" w:rsidP="007455A4">
            <w:pPr>
              <w:pStyle w:val="NormalWeb"/>
              <w:spacing w:line="360" w:lineRule="auto"/>
              <w:jc w:val="both"/>
            </w:pPr>
          </w:p>
        </w:tc>
        <w:tc>
          <w:tcPr>
            <w:tcW w:w="6379" w:type="dxa"/>
          </w:tcPr>
          <w:p w14:paraId="5CDDC0B5" w14:textId="77777777" w:rsidR="007455A4" w:rsidRPr="00953B1A" w:rsidRDefault="00E028B9" w:rsidP="007455A4">
            <w:pPr>
              <w:pStyle w:val="NormalWeb"/>
              <w:spacing w:line="360" w:lineRule="auto"/>
              <w:jc w:val="both"/>
            </w:pPr>
            <w:r w:rsidRPr="00953B1A">
              <w:t>Consultation historique d'absence des employés.</w:t>
            </w:r>
          </w:p>
        </w:tc>
        <w:tc>
          <w:tcPr>
            <w:tcW w:w="1701" w:type="dxa"/>
          </w:tcPr>
          <w:p w14:paraId="4236BC97" w14:textId="77777777" w:rsidR="007455A4" w:rsidRPr="00953B1A" w:rsidRDefault="007455A4" w:rsidP="007455A4">
            <w:pPr>
              <w:pStyle w:val="NormalWeb"/>
              <w:spacing w:line="360" w:lineRule="auto"/>
              <w:jc w:val="center"/>
            </w:pPr>
            <w:r w:rsidRPr="00953B1A">
              <w:t>3</w:t>
            </w:r>
          </w:p>
        </w:tc>
      </w:tr>
      <w:tr w:rsidR="007455A4" w:rsidRPr="00953B1A" w14:paraId="679BDB0E" w14:textId="77777777" w:rsidTr="007455A4">
        <w:trPr>
          <w:trHeight w:val="140"/>
        </w:trPr>
        <w:tc>
          <w:tcPr>
            <w:tcW w:w="2268" w:type="dxa"/>
            <w:vMerge/>
          </w:tcPr>
          <w:p w14:paraId="653A08D8" w14:textId="77777777" w:rsidR="007455A4" w:rsidRPr="00953B1A" w:rsidRDefault="007455A4" w:rsidP="007455A4">
            <w:pPr>
              <w:pStyle w:val="NormalWeb"/>
              <w:spacing w:line="360" w:lineRule="auto"/>
              <w:jc w:val="both"/>
            </w:pPr>
          </w:p>
        </w:tc>
        <w:tc>
          <w:tcPr>
            <w:tcW w:w="6379" w:type="dxa"/>
          </w:tcPr>
          <w:p w14:paraId="7E7223AD" w14:textId="77777777" w:rsidR="007455A4" w:rsidRPr="00953B1A" w:rsidRDefault="00E028B9" w:rsidP="007455A4">
            <w:pPr>
              <w:pStyle w:val="NormalWeb"/>
              <w:spacing w:line="360" w:lineRule="auto"/>
              <w:jc w:val="both"/>
            </w:pPr>
            <w:r w:rsidRPr="00953B1A">
              <w:t xml:space="preserve">Consultation </w:t>
            </w:r>
            <w:r w:rsidR="00926701">
              <w:t xml:space="preserve">du </w:t>
            </w:r>
            <w:r w:rsidRPr="00953B1A">
              <w:t>solde</w:t>
            </w:r>
            <w:r w:rsidR="00926701">
              <w:t xml:space="preserve"> de</w:t>
            </w:r>
            <w:r w:rsidRPr="00953B1A">
              <w:t xml:space="preserve"> permission des employés.</w:t>
            </w:r>
          </w:p>
        </w:tc>
        <w:tc>
          <w:tcPr>
            <w:tcW w:w="1701" w:type="dxa"/>
          </w:tcPr>
          <w:p w14:paraId="7BCFA28C" w14:textId="77777777" w:rsidR="007455A4" w:rsidRPr="00953B1A" w:rsidRDefault="007455A4" w:rsidP="007455A4">
            <w:pPr>
              <w:pStyle w:val="NormalWeb"/>
              <w:spacing w:line="360" w:lineRule="auto"/>
              <w:jc w:val="center"/>
            </w:pPr>
            <w:r w:rsidRPr="00953B1A">
              <w:t>3</w:t>
            </w:r>
          </w:p>
        </w:tc>
      </w:tr>
    </w:tbl>
    <w:p w14:paraId="612F8E36" w14:textId="77777777" w:rsidR="007455A4" w:rsidRDefault="007455A4" w:rsidP="00BF4AA1">
      <w:pPr>
        <w:spacing w:line="360" w:lineRule="auto"/>
        <w:jc w:val="both"/>
        <w:rPr>
          <w:rFonts w:ascii="Times New Roman" w:hAnsi="Times New Roman" w:cs="Times New Roman"/>
          <w:b/>
          <w:color w:val="000000"/>
          <w:sz w:val="24"/>
          <w:szCs w:val="24"/>
        </w:rPr>
      </w:pPr>
    </w:p>
    <w:p w14:paraId="786F9D8F" w14:textId="77777777" w:rsidR="00926701" w:rsidRDefault="00926701" w:rsidP="00BF4AA1">
      <w:pPr>
        <w:spacing w:line="360" w:lineRule="auto"/>
        <w:jc w:val="both"/>
        <w:rPr>
          <w:rFonts w:ascii="Times New Roman" w:hAnsi="Times New Roman" w:cs="Times New Roman"/>
          <w:b/>
          <w:color w:val="000000"/>
          <w:sz w:val="24"/>
          <w:szCs w:val="24"/>
        </w:rPr>
      </w:pPr>
    </w:p>
    <w:p w14:paraId="6CFC5F06" w14:textId="77777777" w:rsidR="00926701" w:rsidRDefault="00926701" w:rsidP="00BF4AA1">
      <w:pPr>
        <w:spacing w:line="360" w:lineRule="auto"/>
        <w:jc w:val="both"/>
        <w:rPr>
          <w:rFonts w:ascii="Times New Roman" w:hAnsi="Times New Roman" w:cs="Times New Roman"/>
          <w:b/>
          <w:color w:val="000000"/>
          <w:sz w:val="24"/>
          <w:szCs w:val="24"/>
        </w:rPr>
      </w:pPr>
    </w:p>
    <w:p w14:paraId="28D64E8F" w14:textId="77777777" w:rsidR="00926701" w:rsidRPr="00953B1A" w:rsidRDefault="00926701" w:rsidP="00BF4AA1">
      <w:pPr>
        <w:spacing w:line="360" w:lineRule="auto"/>
        <w:jc w:val="both"/>
        <w:rPr>
          <w:rFonts w:ascii="Times New Roman" w:hAnsi="Times New Roman" w:cs="Times New Roman"/>
          <w:b/>
          <w:color w:val="000000"/>
          <w:sz w:val="24"/>
          <w:szCs w:val="24"/>
        </w:rPr>
      </w:pPr>
    </w:p>
    <w:p w14:paraId="409094A6" w14:textId="77777777" w:rsidR="00CC5D31" w:rsidRPr="00953B1A" w:rsidRDefault="00CC5D31" w:rsidP="0020252D">
      <w:pPr>
        <w:pStyle w:val="Para2"/>
        <w:outlineLvl w:val="2"/>
      </w:pPr>
      <w:bookmarkStart w:id="417" w:name="_Toc506977497"/>
      <w:r w:rsidRPr="00953B1A">
        <w:lastRenderedPageBreak/>
        <w:t>Diagramme de séquence</w:t>
      </w:r>
      <w:r w:rsidR="001E47CD" w:rsidRPr="00953B1A">
        <w:t> </w:t>
      </w:r>
      <w:r w:rsidR="001E47CD">
        <w:t>système</w:t>
      </w:r>
      <w:bookmarkEnd w:id="417"/>
      <w:r w:rsidR="00926701">
        <w:t> </w:t>
      </w:r>
    </w:p>
    <w:p w14:paraId="05A36FD6" w14:textId="77777777" w:rsidR="0004238B" w:rsidRPr="00953B1A" w:rsidRDefault="0004238B" w:rsidP="0004238B">
      <w:pPr>
        <w:autoSpaceDE w:val="0"/>
        <w:autoSpaceDN w:val="0"/>
        <w:adjustRightInd w:val="0"/>
        <w:spacing w:after="0" w:line="360" w:lineRule="auto"/>
        <w:jc w:val="both"/>
        <w:rPr>
          <w:rFonts w:ascii="Times New Roman" w:hAnsi="Times New Roman" w:cs="Times New Roman"/>
          <w:sz w:val="24"/>
          <w:szCs w:val="24"/>
        </w:rPr>
      </w:pPr>
      <w:r w:rsidRPr="00953B1A">
        <w:rPr>
          <w:rFonts w:ascii="Times New Roman" w:hAnsi="Times New Roman" w:cs="Times New Roman"/>
          <w:sz w:val="24"/>
          <w:szCs w:val="24"/>
        </w:rPr>
        <w:t>C'est un document graphique qui montre pour des scénarios de cas d'utilisation précis, les événements générés et les interactions entre objets en se basant sur des messages ordonnés. Chaque message transitant sur un lien est symbolisé par une flèche porteuse d'une expression. La lecture se fait de haut en bas, et l'ordre chronologique doit respecter ce sens. La réalisation de diagramme de séquence permet de lister les méthodes dont on aura besoin lors de la phase de développement. Pour ce faire, la description doit être suffisamment générale et exhaustive pour identifier tous les algorithmes.</w:t>
      </w:r>
    </w:p>
    <w:p w14:paraId="6A061BD0" w14:textId="77777777" w:rsidR="006334D1" w:rsidRPr="00953B1A" w:rsidRDefault="0004238B" w:rsidP="00270DEA">
      <w:pPr>
        <w:autoSpaceDE w:val="0"/>
        <w:autoSpaceDN w:val="0"/>
        <w:adjustRightInd w:val="0"/>
        <w:spacing w:after="0" w:line="360" w:lineRule="auto"/>
        <w:jc w:val="both"/>
        <w:rPr>
          <w:rFonts w:ascii="Times New Roman" w:hAnsi="Times New Roman" w:cs="Times New Roman"/>
          <w:bCs/>
          <w:iCs/>
          <w:sz w:val="24"/>
          <w:szCs w:val="24"/>
        </w:rPr>
      </w:pPr>
      <w:r w:rsidRPr="00953B1A">
        <w:rPr>
          <w:rFonts w:ascii="Times New Roman" w:hAnsi="Times New Roman" w:cs="Times New Roman"/>
          <w:bCs/>
          <w:iCs/>
          <w:sz w:val="24"/>
          <w:szCs w:val="24"/>
        </w:rPr>
        <w:tab/>
        <w:t>Dans ce qui suit, nous présentons les diagrammes de séquence pour les principaux cas d</w:t>
      </w:r>
      <w:r w:rsidR="00160621">
        <w:rPr>
          <w:rFonts w:ascii="Times New Roman" w:hAnsi="Times New Roman" w:cs="Times New Roman"/>
          <w:bCs/>
          <w:iCs/>
          <w:sz w:val="24"/>
          <w:szCs w:val="24"/>
        </w:rPr>
        <w:t>’utilisation</w:t>
      </w:r>
      <w:r w:rsidR="006334D1">
        <w:rPr>
          <w:rFonts w:ascii="Times New Roman" w:hAnsi="Times New Roman" w:cs="Times New Roman"/>
          <w:bCs/>
          <w:iCs/>
          <w:sz w:val="24"/>
          <w:szCs w:val="24"/>
        </w:rPr>
        <w:t xml:space="preserve"> de notre système.</w:t>
      </w:r>
    </w:p>
    <w:p w14:paraId="0765E7D0" w14:textId="77777777" w:rsidR="00AA5E5B" w:rsidRPr="001E47CD" w:rsidRDefault="00AA5E5B" w:rsidP="001E47CD">
      <w:pPr>
        <w:pStyle w:val="Paragraphedeliste"/>
        <w:numPr>
          <w:ilvl w:val="0"/>
          <w:numId w:val="55"/>
        </w:numPr>
        <w:rPr>
          <w:rFonts w:ascii="Times New Roman" w:hAnsi="Times New Roman" w:cs="Times New Roman"/>
          <w:b/>
          <w:sz w:val="24"/>
          <w:szCs w:val="24"/>
        </w:rPr>
      </w:pPr>
      <w:r w:rsidRPr="001E47CD">
        <w:rPr>
          <w:rFonts w:ascii="Times New Roman" w:hAnsi="Times New Roman" w:cs="Times New Roman"/>
          <w:b/>
          <w:sz w:val="24"/>
          <w:szCs w:val="24"/>
        </w:rPr>
        <w:t>S’authentifier</w:t>
      </w:r>
    </w:p>
    <w:p w14:paraId="6B7AC398" w14:textId="77777777" w:rsidR="0004238B" w:rsidRPr="00953B1A" w:rsidRDefault="0004238B" w:rsidP="000C4B76">
      <w:pPr>
        <w:rPr>
          <w:rFonts w:ascii="Times New Roman" w:hAnsi="Times New Roman" w:cs="Times New Roman"/>
          <w:b/>
          <w:sz w:val="24"/>
          <w:szCs w:val="24"/>
        </w:rPr>
      </w:pPr>
      <w:r w:rsidRPr="00953B1A">
        <w:rPr>
          <w:rFonts w:ascii="Times New Roman" w:hAnsi="Times New Roman" w:cs="Times New Roman"/>
          <w:b/>
          <w:sz w:val="24"/>
          <w:szCs w:val="24"/>
        </w:rPr>
        <w:t>Sommaire d’identification</w:t>
      </w:r>
    </w:p>
    <w:p w14:paraId="5FAE7E6D" w14:textId="77777777" w:rsidR="000C4B76" w:rsidRPr="00953B1A" w:rsidRDefault="00BF7D23" w:rsidP="000C4B76">
      <w:pPr>
        <w:rPr>
          <w:rFonts w:ascii="Times New Roman" w:hAnsi="Times New Roman" w:cs="Times New Roman"/>
          <w:sz w:val="24"/>
          <w:szCs w:val="24"/>
        </w:rPr>
      </w:pPr>
      <w:r w:rsidRPr="00953B1A">
        <w:rPr>
          <w:rFonts w:ascii="Times New Roman" w:hAnsi="Times New Roman" w:cs="Times New Roman"/>
          <w:sz w:val="24"/>
          <w:szCs w:val="24"/>
        </w:rPr>
        <w:t xml:space="preserve">Titre : </w:t>
      </w:r>
      <w:r w:rsidR="00AA5E5B" w:rsidRPr="00953B1A">
        <w:rPr>
          <w:rFonts w:ascii="Times New Roman" w:hAnsi="Times New Roman" w:cs="Times New Roman"/>
          <w:sz w:val="24"/>
          <w:szCs w:val="24"/>
        </w:rPr>
        <w:t>Authentification</w:t>
      </w:r>
      <w:r w:rsidRPr="00953B1A">
        <w:rPr>
          <w:rFonts w:ascii="Times New Roman" w:hAnsi="Times New Roman" w:cs="Times New Roman"/>
          <w:sz w:val="24"/>
          <w:szCs w:val="24"/>
        </w:rPr>
        <w:t>.</w:t>
      </w:r>
    </w:p>
    <w:p w14:paraId="4434FE21" w14:textId="77777777" w:rsidR="000C4B76" w:rsidRPr="00953B1A" w:rsidRDefault="000C4B76" w:rsidP="000C4B76">
      <w:pPr>
        <w:rPr>
          <w:rFonts w:ascii="Times New Roman" w:hAnsi="Times New Roman" w:cs="Times New Roman"/>
          <w:sz w:val="24"/>
          <w:szCs w:val="24"/>
        </w:rPr>
      </w:pPr>
      <w:r w:rsidRPr="00953B1A">
        <w:rPr>
          <w:rFonts w:ascii="Times New Roman" w:hAnsi="Times New Roman" w:cs="Times New Roman"/>
          <w:sz w:val="24"/>
          <w:szCs w:val="24"/>
        </w:rPr>
        <w:t>Rés</w:t>
      </w:r>
      <w:r w:rsidR="00AA5E5B" w:rsidRPr="00953B1A">
        <w:rPr>
          <w:rFonts w:ascii="Times New Roman" w:hAnsi="Times New Roman" w:cs="Times New Roman"/>
          <w:sz w:val="24"/>
          <w:szCs w:val="24"/>
        </w:rPr>
        <w:t>umé : L’utilisateur doit pouvoir accéder à une page d’accueil</w:t>
      </w:r>
      <w:r w:rsidR="00BF7D23" w:rsidRPr="00953B1A">
        <w:rPr>
          <w:rFonts w:ascii="Times New Roman" w:hAnsi="Times New Roman" w:cs="Times New Roman"/>
          <w:sz w:val="24"/>
          <w:szCs w:val="24"/>
        </w:rPr>
        <w:t>.</w:t>
      </w:r>
    </w:p>
    <w:p w14:paraId="40060C5C" w14:textId="77777777" w:rsidR="001D7485" w:rsidRPr="00953B1A" w:rsidRDefault="000C4B76" w:rsidP="000C4B76">
      <w:pPr>
        <w:rPr>
          <w:rFonts w:ascii="Times New Roman" w:hAnsi="Times New Roman" w:cs="Times New Roman"/>
          <w:sz w:val="24"/>
          <w:szCs w:val="24"/>
        </w:rPr>
      </w:pPr>
      <w:r w:rsidRPr="00953B1A">
        <w:rPr>
          <w:rFonts w:ascii="Times New Roman" w:hAnsi="Times New Roman" w:cs="Times New Roman"/>
          <w:sz w:val="24"/>
          <w:szCs w:val="24"/>
        </w:rPr>
        <w:t>Précondition</w:t>
      </w:r>
      <w:r w:rsidR="001D7485" w:rsidRPr="00953B1A">
        <w:rPr>
          <w:rFonts w:ascii="Times New Roman" w:hAnsi="Times New Roman" w:cs="Times New Roman"/>
          <w:sz w:val="24"/>
          <w:szCs w:val="24"/>
        </w:rPr>
        <w:t> :</w:t>
      </w:r>
      <w:r w:rsidR="00AA5E5B" w:rsidRPr="00953B1A">
        <w:rPr>
          <w:rFonts w:ascii="Times New Roman" w:hAnsi="Times New Roman" w:cs="Times New Roman"/>
          <w:sz w:val="24"/>
          <w:szCs w:val="24"/>
        </w:rPr>
        <w:t xml:space="preserve"> L’utilisateur possède déjà son compte</w:t>
      </w:r>
      <w:r w:rsidR="00BF7D23" w:rsidRPr="00953B1A">
        <w:rPr>
          <w:rFonts w:ascii="Times New Roman" w:hAnsi="Times New Roman" w:cs="Times New Roman"/>
          <w:sz w:val="24"/>
          <w:szCs w:val="24"/>
        </w:rPr>
        <w:t>.</w:t>
      </w:r>
    </w:p>
    <w:p w14:paraId="4314ED21" w14:textId="77777777" w:rsidR="000C4B76" w:rsidRPr="00953B1A" w:rsidRDefault="000C4B76" w:rsidP="000C4B76">
      <w:pPr>
        <w:rPr>
          <w:rFonts w:ascii="Times New Roman" w:hAnsi="Times New Roman" w:cs="Times New Roman"/>
          <w:sz w:val="24"/>
          <w:szCs w:val="24"/>
        </w:rPr>
      </w:pPr>
      <w:r w:rsidRPr="00953B1A">
        <w:rPr>
          <w:rFonts w:ascii="Times New Roman" w:hAnsi="Times New Roman" w:cs="Times New Roman"/>
          <w:sz w:val="24"/>
          <w:szCs w:val="24"/>
        </w:rPr>
        <w:t>Post condition </w:t>
      </w:r>
      <w:r w:rsidR="00AA5E5B" w:rsidRPr="00953B1A">
        <w:rPr>
          <w:rFonts w:ascii="Times New Roman" w:hAnsi="Times New Roman" w:cs="Times New Roman"/>
          <w:sz w:val="24"/>
          <w:szCs w:val="24"/>
        </w:rPr>
        <w:t>: L’utilisateur est authentifié</w:t>
      </w:r>
      <w:r w:rsidR="00BF7D23" w:rsidRPr="00953B1A">
        <w:rPr>
          <w:rFonts w:ascii="Times New Roman" w:hAnsi="Times New Roman" w:cs="Times New Roman"/>
          <w:sz w:val="24"/>
          <w:szCs w:val="24"/>
        </w:rPr>
        <w:t>.</w:t>
      </w:r>
    </w:p>
    <w:p w14:paraId="14D9DE50" w14:textId="77777777" w:rsidR="000C4B76" w:rsidRPr="00953B1A" w:rsidRDefault="00A87BA2" w:rsidP="000C4B76">
      <w:pPr>
        <w:rPr>
          <w:rFonts w:ascii="Times New Roman" w:hAnsi="Times New Roman" w:cs="Times New Roman"/>
          <w:b/>
          <w:sz w:val="24"/>
          <w:szCs w:val="24"/>
        </w:rPr>
      </w:pPr>
      <w:r>
        <w:rPr>
          <w:rFonts w:ascii="Times New Roman" w:hAnsi="Times New Roman" w:cs="Times New Roman"/>
          <w:b/>
          <w:sz w:val="24"/>
          <w:szCs w:val="24"/>
        </w:rPr>
        <w:t>Scénario nominal</w:t>
      </w:r>
    </w:p>
    <w:p w14:paraId="053255F1" w14:textId="77777777" w:rsidR="001D7485" w:rsidRPr="00953B1A" w:rsidRDefault="00BF7D23" w:rsidP="009712AE">
      <w:pPr>
        <w:pStyle w:val="Paragraphedeliste"/>
        <w:numPr>
          <w:ilvl w:val="0"/>
          <w:numId w:val="24"/>
        </w:numPr>
        <w:rPr>
          <w:rFonts w:ascii="Times New Roman" w:hAnsi="Times New Roman" w:cs="Times New Roman"/>
          <w:sz w:val="24"/>
          <w:szCs w:val="24"/>
        </w:rPr>
      </w:pPr>
      <w:r w:rsidRPr="00953B1A">
        <w:rPr>
          <w:rFonts w:ascii="Times New Roman" w:hAnsi="Times New Roman" w:cs="Times New Roman"/>
          <w:sz w:val="24"/>
          <w:szCs w:val="24"/>
        </w:rPr>
        <w:t>L’utilisateur demande le formulaire d’authentification.</w:t>
      </w:r>
    </w:p>
    <w:p w14:paraId="7717BED6" w14:textId="77777777" w:rsidR="00BF7D23" w:rsidRPr="00953B1A" w:rsidRDefault="00BF7D23" w:rsidP="009712AE">
      <w:pPr>
        <w:pStyle w:val="Paragraphedeliste"/>
        <w:numPr>
          <w:ilvl w:val="0"/>
          <w:numId w:val="24"/>
        </w:numPr>
        <w:rPr>
          <w:rFonts w:ascii="Times New Roman" w:hAnsi="Times New Roman" w:cs="Times New Roman"/>
          <w:sz w:val="24"/>
          <w:szCs w:val="24"/>
        </w:rPr>
      </w:pPr>
      <w:r w:rsidRPr="00953B1A">
        <w:rPr>
          <w:rFonts w:ascii="Times New Roman" w:hAnsi="Times New Roman" w:cs="Times New Roman"/>
          <w:sz w:val="24"/>
          <w:szCs w:val="24"/>
        </w:rPr>
        <w:t>Le système affiche le formulaire d’authentification.</w:t>
      </w:r>
    </w:p>
    <w:p w14:paraId="65011219" w14:textId="77777777" w:rsidR="00BF7D23" w:rsidRPr="00953B1A" w:rsidRDefault="00BF7D23" w:rsidP="009712AE">
      <w:pPr>
        <w:pStyle w:val="Paragraphedeliste"/>
        <w:numPr>
          <w:ilvl w:val="0"/>
          <w:numId w:val="24"/>
        </w:numPr>
        <w:rPr>
          <w:rFonts w:ascii="Times New Roman" w:hAnsi="Times New Roman" w:cs="Times New Roman"/>
          <w:sz w:val="24"/>
          <w:szCs w:val="24"/>
        </w:rPr>
      </w:pPr>
      <w:r w:rsidRPr="00953B1A">
        <w:rPr>
          <w:rFonts w:ascii="Times New Roman" w:hAnsi="Times New Roman" w:cs="Times New Roman"/>
          <w:sz w:val="24"/>
          <w:szCs w:val="24"/>
        </w:rPr>
        <w:t>Le système vérifie les données saisies.</w:t>
      </w:r>
    </w:p>
    <w:p w14:paraId="75203ABF" w14:textId="77777777" w:rsidR="00BF7D23" w:rsidRPr="00953B1A" w:rsidRDefault="00BF7D23" w:rsidP="009712AE">
      <w:pPr>
        <w:pStyle w:val="Paragraphedeliste"/>
        <w:numPr>
          <w:ilvl w:val="0"/>
          <w:numId w:val="24"/>
        </w:numPr>
        <w:rPr>
          <w:rFonts w:ascii="Times New Roman" w:hAnsi="Times New Roman" w:cs="Times New Roman"/>
          <w:sz w:val="24"/>
          <w:szCs w:val="24"/>
        </w:rPr>
      </w:pPr>
      <w:r w:rsidRPr="00953B1A">
        <w:rPr>
          <w:rFonts w:ascii="Times New Roman" w:hAnsi="Times New Roman" w:cs="Times New Roman"/>
          <w:sz w:val="24"/>
          <w:szCs w:val="24"/>
        </w:rPr>
        <w:t>L’utilisateur est authentifié.</w:t>
      </w:r>
    </w:p>
    <w:p w14:paraId="707AA047" w14:textId="77777777" w:rsidR="000C4B76" w:rsidRPr="00953B1A" w:rsidRDefault="000C4B76" w:rsidP="000C4B76">
      <w:pPr>
        <w:rPr>
          <w:rFonts w:ascii="Times New Roman" w:hAnsi="Times New Roman" w:cs="Times New Roman"/>
          <w:b/>
          <w:sz w:val="24"/>
          <w:szCs w:val="24"/>
        </w:rPr>
      </w:pPr>
      <w:r w:rsidRPr="00953B1A">
        <w:rPr>
          <w:rFonts w:ascii="Times New Roman" w:hAnsi="Times New Roman" w:cs="Times New Roman"/>
          <w:b/>
          <w:sz w:val="24"/>
          <w:szCs w:val="24"/>
        </w:rPr>
        <w:t>Scénario alternatif</w:t>
      </w:r>
    </w:p>
    <w:p w14:paraId="2B63BD67" w14:textId="77777777" w:rsidR="000C4B76" w:rsidRPr="00953B1A" w:rsidRDefault="00BF7D23" w:rsidP="000C4B76">
      <w:pPr>
        <w:rPr>
          <w:rFonts w:ascii="Times New Roman" w:hAnsi="Times New Roman" w:cs="Times New Roman"/>
          <w:sz w:val="24"/>
          <w:szCs w:val="24"/>
        </w:rPr>
      </w:pPr>
      <w:r w:rsidRPr="00953B1A">
        <w:rPr>
          <w:rFonts w:ascii="Times New Roman" w:hAnsi="Times New Roman" w:cs="Times New Roman"/>
          <w:sz w:val="24"/>
          <w:szCs w:val="24"/>
        </w:rPr>
        <w:t>A1- Le login ou mot de passe fourni par l’utilisateur est incorrect.</w:t>
      </w:r>
    </w:p>
    <w:p w14:paraId="2C65EAC4" w14:textId="77777777" w:rsidR="000C4B76" w:rsidRPr="00953B1A" w:rsidRDefault="00AA5E5B" w:rsidP="000C4B76">
      <w:pPr>
        <w:rPr>
          <w:rFonts w:ascii="Times New Roman" w:hAnsi="Times New Roman" w:cs="Times New Roman"/>
          <w:sz w:val="24"/>
          <w:szCs w:val="24"/>
        </w:rPr>
      </w:pPr>
      <w:r w:rsidRPr="00953B1A">
        <w:rPr>
          <w:rFonts w:ascii="Times New Roman" w:hAnsi="Times New Roman" w:cs="Times New Roman"/>
          <w:sz w:val="24"/>
          <w:szCs w:val="24"/>
        </w:rPr>
        <w:t>Redémarrage à l’étape 2</w:t>
      </w:r>
    </w:p>
    <w:p w14:paraId="5CEC2C94" w14:textId="77777777" w:rsidR="00AA5E5B" w:rsidRPr="00953B1A" w:rsidRDefault="00AA5E5B" w:rsidP="009712AE">
      <w:pPr>
        <w:pStyle w:val="Paragraphedeliste"/>
        <w:numPr>
          <w:ilvl w:val="0"/>
          <w:numId w:val="25"/>
        </w:numPr>
        <w:rPr>
          <w:rFonts w:ascii="Times New Roman" w:hAnsi="Times New Roman" w:cs="Times New Roman"/>
          <w:sz w:val="24"/>
          <w:szCs w:val="24"/>
        </w:rPr>
      </w:pPr>
      <w:r w:rsidRPr="00953B1A">
        <w:rPr>
          <w:rFonts w:ascii="Times New Roman" w:hAnsi="Times New Roman" w:cs="Times New Roman"/>
          <w:sz w:val="24"/>
          <w:szCs w:val="24"/>
        </w:rPr>
        <w:t>Le système affiche le formulaire d’authentification.</w:t>
      </w:r>
    </w:p>
    <w:p w14:paraId="6B771FA0" w14:textId="77777777" w:rsidR="000C4B76" w:rsidRPr="00953B1A" w:rsidRDefault="000C4B76" w:rsidP="000C4B76">
      <w:pPr>
        <w:rPr>
          <w:rFonts w:ascii="Times New Roman" w:hAnsi="Times New Roman" w:cs="Times New Roman"/>
          <w:b/>
          <w:sz w:val="24"/>
          <w:szCs w:val="24"/>
        </w:rPr>
      </w:pPr>
      <w:r w:rsidRPr="00953B1A">
        <w:rPr>
          <w:rFonts w:ascii="Times New Roman" w:hAnsi="Times New Roman" w:cs="Times New Roman"/>
          <w:b/>
          <w:sz w:val="24"/>
          <w:szCs w:val="24"/>
        </w:rPr>
        <w:t>Scénario Exception</w:t>
      </w:r>
    </w:p>
    <w:p w14:paraId="5405329D" w14:textId="77777777" w:rsidR="00AB6094" w:rsidRPr="00953B1A" w:rsidRDefault="00AB6094" w:rsidP="000C4B76">
      <w:pPr>
        <w:rPr>
          <w:rFonts w:ascii="Times New Roman" w:hAnsi="Times New Roman" w:cs="Times New Roman"/>
          <w:sz w:val="24"/>
          <w:szCs w:val="24"/>
        </w:rPr>
      </w:pPr>
      <w:r w:rsidRPr="00953B1A">
        <w:rPr>
          <w:rFonts w:ascii="Times New Roman" w:hAnsi="Times New Roman" w:cs="Times New Roman"/>
          <w:sz w:val="24"/>
          <w:szCs w:val="24"/>
        </w:rPr>
        <w:t xml:space="preserve">E1- </w:t>
      </w:r>
      <w:r w:rsidR="00AA5E5B" w:rsidRPr="00953B1A">
        <w:rPr>
          <w:rFonts w:ascii="Times New Roman" w:hAnsi="Times New Roman" w:cs="Times New Roman"/>
          <w:sz w:val="24"/>
          <w:szCs w:val="24"/>
        </w:rPr>
        <w:t>L’utilisateur</w:t>
      </w:r>
      <w:r w:rsidRPr="00953B1A">
        <w:rPr>
          <w:rFonts w:ascii="Times New Roman" w:hAnsi="Times New Roman" w:cs="Times New Roman"/>
          <w:sz w:val="24"/>
          <w:szCs w:val="24"/>
        </w:rPr>
        <w:t xml:space="preserve"> annule</w:t>
      </w:r>
      <w:r w:rsidR="000C4B76" w:rsidRPr="00953B1A">
        <w:rPr>
          <w:rFonts w:ascii="Times New Roman" w:hAnsi="Times New Roman" w:cs="Times New Roman"/>
          <w:sz w:val="24"/>
          <w:szCs w:val="24"/>
        </w:rPr>
        <w:t xml:space="preserve"> </w:t>
      </w:r>
      <w:r w:rsidRPr="00953B1A">
        <w:rPr>
          <w:rFonts w:ascii="Times New Roman" w:hAnsi="Times New Roman" w:cs="Times New Roman"/>
          <w:sz w:val="24"/>
          <w:szCs w:val="24"/>
        </w:rPr>
        <w:t>leur</w:t>
      </w:r>
      <w:r w:rsidR="000C4B76" w:rsidRPr="00953B1A">
        <w:rPr>
          <w:rFonts w:ascii="Times New Roman" w:hAnsi="Times New Roman" w:cs="Times New Roman"/>
          <w:sz w:val="24"/>
          <w:szCs w:val="24"/>
        </w:rPr>
        <w:t xml:space="preserve"> </w:t>
      </w:r>
      <w:r w:rsidRPr="00953B1A">
        <w:rPr>
          <w:rFonts w:ascii="Times New Roman" w:hAnsi="Times New Roman" w:cs="Times New Roman"/>
          <w:sz w:val="24"/>
          <w:szCs w:val="24"/>
        </w:rPr>
        <w:t>demande</w:t>
      </w:r>
      <w:r w:rsidR="00AA5E5B" w:rsidRPr="00953B1A">
        <w:rPr>
          <w:rFonts w:ascii="Times New Roman" w:hAnsi="Times New Roman" w:cs="Times New Roman"/>
          <w:sz w:val="24"/>
          <w:szCs w:val="24"/>
        </w:rPr>
        <w:t>.</w:t>
      </w:r>
    </w:p>
    <w:p w14:paraId="667383AE" w14:textId="77777777" w:rsidR="00B10E6A" w:rsidRDefault="00960696" w:rsidP="00054184">
      <w:pPr>
        <w:spacing w:line="360" w:lineRule="auto"/>
        <w:jc w:val="both"/>
        <w:rPr>
          <w:rFonts w:ascii="Times New Roman" w:hAnsi="Times New Roman" w:cs="Times New Roman"/>
          <w:color w:val="000000"/>
          <w:sz w:val="24"/>
          <w:szCs w:val="24"/>
        </w:rPr>
      </w:pPr>
      <w:r w:rsidRPr="00953B1A">
        <w:rPr>
          <w:rFonts w:ascii="Times New Roman" w:hAnsi="Times New Roman" w:cs="Times New Roman"/>
          <w:noProof/>
          <w:color w:val="000000"/>
          <w:sz w:val="24"/>
          <w:szCs w:val="24"/>
          <w:lang w:eastAsia="fr-FR"/>
        </w:rPr>
        <w:lastRenderedPageBreak/>
        <w:drawing>
          <wp:inline distT="0" distB="0" distL="0" distR="0" wp14:anchorId="7F093794" wp14:editId="1FA61BB5">
            <wp:extent cx="5560695" cy="4135120"/>
            <wp:effectExtent l="0" t="0" r="0" b="0"/>
            <wp:docPr id="21" name="Image 21" descr="C:\Users\Bessa\Documents\Diagramme de séquence authen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ssa\Documents\Diagramme de séquence authentificat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0695" cy="4135120"/>
                    </a:xfrm>
                    <a:prstGeom prst="rect">
                      <a:avLst/>
                    </a:prstGeom>
                    <a:noFill/>
                    <a:ln>
                      <a:noFill/>
                    </a:ln>
                  </pic:spPr>
                </pic:pic>
              </a:graphicData>
            </a:graphic>
          </wp:inline>
        </w:drawing>
      </w:r>
    </w:p>
    <w:p w14:paraId="788F9176" w14:textId="77777777" w:rsidR="00054184" w:rsidRPr="003A0376" w:rsidRDefault="00054184" w:rsidP="003A0376">
      <w:pPr>
        <w:pStyle w:val="Lgende"/>
        <w:jc w:val="center"/>
        <w:rPr>
          <w:i/>
          <w:color w:val="auto"/>
          <w:sz w:val="24"/>
          <w:szCs w:val="24"/>
        </w:rPr>
      </w:pPr>
      <w:bookmarkStart w:id="418" w:name="_Toc506977585"/>
      <w:r w:rsidRPr="003A0376">
        <w:rPr>
          <w:i/>
          <w:color w:val="auto"/>
          <w:sz w:val="24"/>
          <w:szCs w:val="24"/>
        </w:rPr>
        <w:t xml:space="preserve">Figure </w:t>
      </w:r>
      <w:r w:rsidRPr="003A0376">
        <w:rPr>
          <w:i/>
          <w:color w:val="auto"/>
          <w:sz w:val="24"/>
          <w:szCs w:val="24"/>
        </w:rPr>
        <w:fldChar w:fldCharType="begin"/>
      </w:r>
      <w:r w:rsidRPr="003A0376">
        <w:rPr>
          <w:i/>
          <w:color w:val="auto"/>
          <w:sz w:val="24"/>
          <w:szCs w:val="24"/>
        </w:rPr>
        <w:instrText xml:space="preserve"> SEQ Figure \* ARABIC </w:instrText>
      </w:r>
      <w:r w:rsidRPr="003A0376">
        <w:rPr>
          <w:i/>
          <w:color w:val="auto"/>
          <w:sz w:val="24"/>
          <w:szCs w:val="24"/>
        </w:rPr>
        <w:fldChar w:fldCharType="separate"/>
      </w:r>
      <w:r w:rsidR="00B96CF5">
        <w:rPr>
          <w:i/>
          <w:noProof/>
          <w:color w:val="auto"/>
          <w:sz w:val="24"/>
          <w:szCs w:val="24"/>
        </w:rPr>
        <w:t>7</w:t>
      </w:r>
      <w:r w:rsidRPr="003A0376">
        <w:rPr>
          <w:i/>
          <w:color w:val="auto"/>
          <w:sz w:val="24"/>
          <w:szCs w:val="24"/>
        </w:rPr>
        <w:fldChar w:fldCharType="end"/>
      </w:r>
      <w:r w:rsidRPr="003A0376">
        <w:rPr>
          <w:i/>
          <w:color w:val="auto"/>
          <w:sz w:val="24"/>
          <w:szCs w:val="24"/>
        </w:rPr>
        <w:t>: Diagramme de séquence système « S’authentifier »</w:t>
      </w:r>
      <w:bookmarkEnd w:id="418"/>
    </w:p>
    <w:p w14:paraId="36CC413F" w14:textId="77777777" w:rsidR="005E6E7F" w:rsidRPr="005E6E7F" w:rsidRDefault="005E6E7F" w:rsidP="005E6E7F"/>
    <w:p w14:paraId="54EFDE95" w14:textId="77777777" w:rsidR="00CC5D31" w:rsidRPr="001E47CD" w:rsidRDefault="00AA5E5B" w:rsidP="001E47CD">
      <w:pPr>
        <w:pStyle w:val="Paragraphedeliste"/>
        <w:numPr>
          <w:ilvl w:val="0"/>
          <w:numId w:val="21"/>
        </w:numPr>
        <w:spacing w:line="360" w:lineRule="auto"/>
        <w:jc w:val="both"/>
        <w:rPr>
          <w:rFonts w:ascii="Times New Roman" w:hAnsi="Times New Roman" w:cs="Times New Roman"/>
          <w:b/>
          <w:color w:val="000000"/>
          <w:sz w:val="24"/>
          <w:szCs w:val="24"/>
        </w:rPr>
      </w:pPr>
      <w:r w:rsidRPr="001E47CD">
        <w:rPr>
          <w:rFonts w:ascii="Times New Roman" w:hAnsi="Times New Roman" w:cs="Times New Roman"/>
          <w:b/>
          <w:color w:val="000000"/>
          <w:sz w:val="24"/>
          <w:szCs w:val="24"/>
        </w:rPr>
        <w:t>Ajouter employé</w:t>
      </w:r>
    </w:p>
    <w:p w14:paraId="113AEC06" w14:textId="77777777" w:rsidR="0004238B" w:rsidRPr="00953B1A" w:rsidRDefault="0004238B" w:rsidP="0004238B">
      <w:pPr>
        <w:rPr>
          <w:rFonts w:ascii="Times New Roman" w:hAnsi="Times New Roman" w:cs="Times New Roman"/>
          <w:b/>
          <w:sz w:val="24"/>
          <w:szCs w:val="24"/>
        </w:rPr>
      </w:pPr>
      <w:r w:rsidRPr="00953B1A">
        <w:rPr>
          <w:rFonts w:ascii="Times New Roman" w:hAnsi="Times New Roman" w:cs="Times New Roman"/>
          <w:b/>
          <w:sz w:val="24"/>
          <w:szCs w:val="24"/>
        </w:rPr>
        <w:t>Sommaire d’identification</w:t>
      </w:r>
    </w:p>
    <w:p w14:paraId="1C7D5941" w14:textId="77777777" w:rsidR="00AA5E5B" w:rsidRPr="00953B1A" w:rsidRDefault="00DA4DC1" w:rsidP="00BF4AA1">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Titre : Ajout d’un employé</w:t>
      </w:r>
    </w:p>
    <w:p w14:paraId="0FD5D980" w14:textId="77777777" w:rsidR="00DA4DC1" w:rsidRPr="00953B1A" w:rsidRDefault="00DA4DC1" w:rsidP="00BF4AA1">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Résumé : L’utilisateur doit pouvoir ajouter un employé.</w:t>
      </w:r>
    </w:p>
    <w:p w14:paraId="1A05B089" w14:textId="77777777" w:rsidR="00DA4DC1" w:rsidRPr="00953B1A" w:rsidRDefault="00DA4DC1" w:rsidP="00BF4AA1">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Précondition : L’utilisateur doit pouvoir ajouter un employé et il arrive au formulaire ajout employé.</w:t>
      </w:r>
    </w:p>
    <w:p w14:paraId="6752319D" w14:textId="77777777" w:rsidR="00DA4DC1" w:rsidRPr="00953B1A" w:rsidRDefault="00DA4DC1" w:rsidP="00BF4AA1">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Post condition : Enregistrement avec succès.</w:t>
      </w:r>
    </w:p>
    <w:p w14:paraId="57463691" w14:textId="77777777" w:rsidR="00DA4DC1" w:rsidRPr="00953B1A" w:rsidRDefault="00A87BA2" w:rsidP="00DA4DC1">
      <w:pPr>
        <w:rPr>
          <w:rFonts w:ascii="Times New Roman" w:hAnsi="Times New Roman" w:cs="Times New Roman"/>
          <w:b/>
          <w:sz w:val="24"/>
          <w:szCs w:val="24"/>
        </w:rPr>
      </w:pPr>
      <w:r>
        <w:rPr>
          <w:rFonts w:ascii="Times New Roman" w:hAnsi="Times New Roman" w:cs="Times New Roman"/>
          <w:b/>
          <w:sz w:val="24"/>
          <w:szCs w:val="24"/>
        </w:rPr>
        <w:t>Scénario nominal</w:t>
      </w:r>
      <w:r w:rsidR="00B712E0">
        <w:rPr>
          <w:rFonts w:ascii="Times New Roman" w:hAnsi="Times New Roman" w:cs="Times New Roman"/>
          <w:b/>
          <w:sz w:val="24"/>
          <w:szCs w:val="24"/>
        </w:rPr>
        <w:t> :</w:t>
      </w:r>
    </w:p>
    <w:p w14:paraId="3BA82D0C" w14:textId="77777777" w:rsidR="00DA4DC1" w:rsidRPr="00953B1A" w:rsidRDefault="00DA4DC1" w:rsidP="009712AE">
      <w:pPr>
        <w:pStyle w:val="Paragraphedeliste"/>
        <w:numPr>
          <w:ilvl w:val="0"/>
          <w:numId w:val="26"/>
        </w:num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 xml:space="preserve">L’utilisateur demande </w:t>
      </w:r>
      <w:r w:rsidR="00E06595" w:rsidRPr="00953B1A">
        <w:rPr>
          <w:rFonts w:ascii="Times New Roman" w:hAnsi="Times New Roman" w:cs="Times New Roman"/>
          <w:color w:val="000000"/>
          <w:sz w:val="24"/>
          <w:szCs w:val="24"/>
        </w:rPr>
        <w:t>le formulaire d’ajout.</w:t>
      </w:r>
    </w:p>
    <w:p w14:paraId="3DD4ED11" w14:textId="77777777" w:rsidR="00E06595" w:rsidRPr="00953B1A" w:rsidRDefault="00E06595" w:rsidP="009712AE">
      <w:pPr>
        <w:pStyle w:val="Paragraphedeliste"/>
        <w:numPr>
          <w:ilvl w:val="0"/>
          <w:numId w:val="26"/>
        </w:num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Le système affiche le formulaire de saisie ajout employé.</w:t>
      </w:r>
    </w:p>
    <w:p w14:paraId="2C97787F" w14:textId="77777777" w:rsidR="00E06595" w:rsidRPr="00953B1A" w:rsidRDefault="00E06595" w:rsidP="009712AE">
      <w:pPr>
        <w:pStyle w:val="Paragraphedeliste"/>
        <w:numPr>
          <w:ilvl w:val="0"/>
          <w:numId w:val="26"/>
        </w:num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L’utilisateur remplie le formulaire.</w:t>
      </w:r>
    </w:p>
    <w:p w14:paraId="49F67960" w14:textId="77777777" w:rsidR="001E47CD" w:rsidRPr="006334D1" w:rsidRDefault="00E06595" w:rsidP="001E47CD">
      <w:pPr>
        <w:pStyle w:val="Paragraphedeliste"/>
        <w:numPr>
          <w:ilvl w:val="0"/>
          <w:numId w:val="26"/>
        </w:num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Le système vérifie les données saisies.</w:t>
      </w:r>
    </w:p>
    <w:p w14:paraId="0F9B3E88" w14:textId="77777777" w:rsidR="00E06595" w:rsidRPr="00953B1A" w:rsidRDefault="00A87BA2" w:rsidP="00E06595">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Scénario alternatif</w:t>
      </w:r>
      <w:r w:rsidR="00E06595" w:rsidRPr="00953B1A">
        <w:rPr>
          <w:rFonts w:ascii="Times New Roman" w:hAnsi="Times New Roman" w:cs="Times New Roman"/>
          <w:b/>
          <w:color w:val="000000"/>
          <w:sz w:val="24"/>
          <w:szCs w:val="24"/>
        </w:rPr>
        <w:t> :</w:t>
      </w:r>
    </w:p>
    <w:p w14:paraId="51BA9509" w14:textId="77777777" w:rsidR="00E06595" w:rsidRPr="00953B1A" w:rsidRDefault="00E06595" w:rsidP="00E06595">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 xml:space="preserve">A1- Les données </w:t>
      </w:r>
      <w:r w:rsidR="00A87BA2">
        <w:rPr>
          <w:rFonts w:ascii="Times New Roman" w:hAnsi="Times New Roman" w:cs="Times New Roman"/>
          <w:color w:val="000000"/>
          <w:sz w:val="24"/>
          <w:szCs w:val="24"/>
        </w:rPr>
        <w:t>fournies</w:t>
      </w:r>
      <w:r w:rsidRPr="00953B1A">
        <w:rPr>
          <w:rFonts w:ascii="Times New Roman" w:hAnsi="Times New Roman" w:cs="Times New Roman"/>
          <w:color w:val="000000"/>
          <w:sz w:val="24"/>
          <w:szCs w:val="24"/>
        </w:rPr>
        <w:t xml:space="preserve"> par l’utilisateur sont incomplètes ou contient des erreurs.</w:t>
      </w:r>
    </w:p>
    <w:p w14:paraId="7DF46BDB" w14:textId="77777777" w:rsidR="00E06595" w:rsidRPr="00953B1A" w:rsidRDefault="00680953" w:rsidP="00E06595">
      <w:pPr>
        <w:rPr>
          <w:rFonts w:ascii="Times New Roman" w:hAnsi="Times New Roman" w:cs="Times New Roman"/>
          <w:sz w:val="24"/>
          <w:szCs w:val="24"/>
        </w:rPr>
      </w:pPr>
      <w:r w:rsidRPr="00953B1A">
        <w:rPr>
          <w:rFonts w:ascii="Times New Roman" w:hAnsi="Times New Roman" w:cs="Times New Roman"/>
          <w:sz w:val="24"/>
          <w:szCs w:val="24"/>
        </w:rPr>
        <w:t>Redirection</w:t>
      </w:r>
      <w:r w:rsidR="00E06595" w:rsidRPr="00953B1A">
        <w:rPr>
          <w:rFonts w:ascii="Times New Roman" w:hAnsi="Times New Roman" w:cs="Times New Roman"/>
          <w:sz w:val="24"/>
          <w:szCs w:val="24"/>
        </w:rPr>
        <w:t xml:space="preserve"> à l’étape 2</w:t>
      </w:r>
    </w:p>
    <w:p w14:paraId="24DABED9" w14:textId="77777777" w:rsidR="00BD70A4" w:rsidRPr="00953B1A" w:rsidRDefault="00BD70A4" w:rsidP="009712AE">
      <w:pPr>
        <w:pStyle w:val="Paragraphedeliste"/>
        <w:numPr>
          <w:ilvl w:val="0"/>
          <w:numId w:val="28"/>
        </w:num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Le système affiche le formulaire de saisie ajout employé.</w:t>
      </w:r>
    </w:p>
    <w:p w14:paraId="76D86245" w14:textId="77777777" w:rsidR="00E06595" w:rsidRPr="00953B1A" w:rsidRDefault="00E06595" w:rsidP="00E06595">
      <w:pPr>
        <w:spacing w:line="360" w:lineRule="auto"/>
        <w:jc w:val="both"/>
        <w:rPr>
          <w:rFonts w:ascii="Times New Roman" w:hAnsi="Times New Roman" w:cs="Times New Roman"/>
          <w:b/>
          <w:color w:val="000000"/>
          <w:sz w:val="24"/>
          <w:szCs w:val="24"/>
        </w:rPr>
      </w:pPr>
      <w:r w:rsidRPr="00953B1A">
        <w:rPr>
          <w:rFonts w:ascii="Times New Roman" w:hAnsi="Times New Roman" w:cs="Times New Roman"/>
          <w:b/>
          <w:color w:val="000000"/>
          <w:sz w:val="24"/>
          <w:szCs w:val="24"/>
        </w:rPr>
        <w:t>Scénario Exceptionnel :</w:t>
      </w:r>
    </w:p>
    <w:p w14:paraId="663EF04B" w14:textId="77777777" w:rsidR="00E06595" w:rsidRPr="00953B1A" w:rsidRDefault="00E06595" w:rsidP="00E06595">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E1- L’utilisateur annule l’ajout employé.</w:t>
      </w:r>
    </w:p>
    <w:p w14:paraId="17955792" w14:textId="77777777" w:rsidR="00E06595" w:rsidRDefault="00960696" w:rsidP="00E06595">
      <w:pPr>
        <w:spacing w:line="360" w:lineRule="auto"/>
        <w:jc w:val="both"/>
        <w:rPr>
          <w:rFonts w:ascii="Times New Roman" w:hAnsi="Times New Roman" w:cs="Times New Roman"/>
          <w:color w:val="000000"/>
          <w:sz w:val="24"/>
          <w:szCs w:val="24"/>
        </w:rPr>
      </w:pPr>
      <w:r w:rsidRPr="00953B1A">
        <w:rPr>
          <w:rFonts w:ascii="Times New Roman" w:hAnsi="Times New Roman" w:cs="Times New Roman"/>
          <w:noProof/>
          <w:color w:val="000000"/>
          <w:sz w:val="24"/>
          <w:szCs w:val="24"/>
          <w:lang w:eastAsia="fr-FR"/>
        </w:rPr>
        <w:drawing>
          <wp:inline distT="0" distB="0" distL="0" distR="0" wp14:anchorId="4281BACE" wp14:editId="05E858B1">
            <wp:extent cx="4802505" cy="3773170"/>
            <wp:effectExtent l="0" t="0" r="0" b="0"/>
            <wp:docPr id="20" name="Image 20" descr="C:\Users\Bessa\Documents\Diagramme de séquence ajouter emplo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essa\Documents\Diagramme de séquence ajouter employ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2505" cy="3773170"/>
                    </a:xfrm>
                    <a:prstGeom prst="rect">
                      <a:avLst/>
                    </a:prstGeom>
                    <a:noFill/>
                    <a:ln>
                      <a:noFill/>
                    </a:ln>
                  </pic:spPr>
                </pic:pic>
              </a:graphicData>
            </a:graphic>
          </wp:inline>
        </w:drawing>
      </w:r>
    </w:p>
    <w:p w14:paraId="574D4C36" w14:textId="77777777" w:rsidR="00054184" w:rsidRPr="003A0376" w:rsidRDefault="00054184" w:rsidP="003A0376">
      <w:pPr>
        <w:pStyle w:val="Lgende"/>
        <w:jc w:val="center"/>
        <w:rPr>
          <w:i/>
          <w:color w:val="auto"/>
          <w:sz w:val="24"/>
          <w:szCs w:val="24"/>
        </w:rPr>
      </w:pPr>
      <w:bookmarkStart w:id="419" w:name="_Toc506977586"/>
      <w:r w:rsidRPr="003A0376">
        <w:rPr>
          <w:i/>
          <w:color w:val="auto"/>
          <w:sz w:val="24"/>
          <w:szCs w:val="24"/>
        </w:rPr>
        <w:t xml:space="preserve">Figure </w:t>
      </w:r>
      <w:r w:rsidRPr="003A0376">
        <w:rPr>
          <w:i/>
          <w:color w:val="auto"/>
          <w:sz w:val="24"/>
          <w:szCs w:val="24"/>
        </w:rPr>
        <w:fldChar w:fldCharType="begin"/>
      </w:r>
      <w:r w:rsidRPr="003A0376">
        <w:rPr>
          <w:i/>
          <w:color w:val="auto"/>
          <w:sz w:val="24"/>
          <w:szCs w:val="24"/>
        </w:rPr>
        <w:instrText xml:space="preserve"> SEQ Figure \* ARABIC </w:instrText>
      </w:r>
      <w:r w:rsidRPr="003A0376">
        <w:rPr>
          <w:i/>
          <w:color w:val="auto"/>
          <w:sz w:val="24"/>
          <w:szCs w:val="24"/>
        </w:rPr>
        <w:fldChar w:fldCharType="separate"/>
      </w:r>
      <w:r w:rsidR="00B96CF5">
        <w:rPr>
          <w:i/>
          <w:noProof/>
          <w:color w:val="auto"/>
          <w:sz w:val="24"/>
          <w:szCs w:val="24"/>
        </w:rPr>
        <w:t>8</w:t>
      </w:r>
      <w:r w:rsidRPr="003A0376">
        <w:rPr>
          <w:i/>
          <w:color w:val="auto"/>
          <w:sz w:val="24"/>
          <w:szCs w:val="24"/>
        </w:rPr>
        <w:fldChar w:fldCharType="end"/>
      </w:r>
      <w:r w:rsidRPr="003A0376">
        <w:rPr>
          <w:i/>
          <w:color w:val="auto"/>
          <w:sz w:val="24"/>
          <w:szCs w:val="24"/>
        </w:rPr>
        <w:t xml:space="preserve">: Diagramme de séquence système « </w:t>
      </w:r>
      <w:r w:rsidR="003A0376">
        <w:rPr>
          <w:i/>
          <w:color w:val="auto"/>
          <w:sz w:val="24"/>
          <w:szCs w:val="24"/>
        </w:rPr>
        <w:t>Ajouter employé</w:t>
      </w:r>
      <w:r w:rsidRPr="003A0376">
        <w:rPr>
          <w:i/>
          <w:color w:val="auto"/>
          <w:sz w:val="24"/>
          <w:szCs w:val="24"/>
        </w:rPr>
        <w:t xml:space="preserve"> »</w:t>
      </w:r>
      <w:bookmarkEnd w:id="419"/>
    </w:p>
    <w:p w14:paraId="4B719B18" w14:textId="77777777" w:rsidR="00E06595" w:rsidRPr="00054184" w:rsidRDefault="00EE5C0E" w:rsidP="00170918">
      <w:pPr>
        <w:pStyle w:val="Lgende"/>
        <w:numPr>
          <w:ilvl w:val="0"/>
          <w:numId w:val="65"/>
        </w:numPr>
        <w:rPr>
          <w:color w:val="000000"/>
          <w:sz w:val="24"/>
          <w:szCs w:val="24"/>
        </w:rPr>
      </w:pPr>
      <w:r w:rsidRPr="00054184">
        <w:rPr>
          <w:color w:val="000000"/>
          <w:sz w:val="24"/>
          <w:szCs w:val="24"/>
        </w:rPr>
        <w:t>Recherche d’un employé</w:t>
      </w:r>
    </w:p>
    <w:p w14:paraId="6057BBA3" w14:textId="77777777" w:rsidR="0004238B" w:rsidRPr="00953B1A" w:rsidRDefault="0004238B" w:rsidP="0004238B">
      <w:pPr>
        <w:rPr>
          <w:rFonts w:ascii="Times New Roman" w:hAnsi="Times New Roman" w:cs="Times New Roman"/>
          <w:b/>
          <w:sz w:val="24"/>
          <w:szCs w:val="24"/>
        </w:rPr>
      </w:pPr>
      <w:r w:rsidRPr="00953B1A">
        <w:rPr>
          <w:rFonts w:ascii="Times New Roman" w:hAnsi="Times New Roman" w:cs="Times New Roman"/>
          <w:b/>
          <w:sz w:val="24"/>
          <w:szCs w:val="24"/>
        </w:rPr>
        <w:t>Sommaire d’identification</w:t>
      </w:r>
    </w:p>
    <w:p w14:paraId="20C646D7" w14:textId="77777777" w:rsidR="00EE5C0E" w:rsidRPr="00953B1A" w:rsidRDefault="00EE5C0E" w:rsidP="00E06595">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Acteur : Administrateur</w:t>
      </w:r>
    </w:p>
    <w:p w14:paraId="71986BC9" w14:textId="77777777" w:rsidR="00E06595" w:rsidRPr="00953B1A" w:rsidRDefault="00E06595" w:rsidP="00E06595">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Titre :</w:t>
      </w:r>
      <w:r w:rsidR="00EE5C0E" w:rsidRPr="00953B1A">
        <w:rPr>
          <w:rFonts w:ascii="Times New Roman" w:hAnsi="Times New Roman" w:cs="Times New Roman"/>
          <w:color w:val="000000"/>
          <w:sz w:val="24"/>
          <w:szCs w:val="24"/>
        </w:rPr>
        <w:t xml:space="preserve"> Recherche d’un employé.</w:t>
      </w:r>
    </w:p>
    <w:p w14:paraId="7F6BFB5F" w14:textId="77777777" w:rsidR="00E06595" w:rsidRPr="00953B1A" w:rsidRDefault="00E06595" w:rsidP="00E06595">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Résumé :</w:t>
      </w:r>
      <w:r w:rsidR="00EE5C0E" w:rsidRPr="00953B1A">
        <w:rPr>
          <w:rFonts w:ascii="Times New Roman" w:hAnsi="Times New Roman" w:cs="Times New Roman"/>
          <w:color w:val="000000"/>
          <w:sz w:val="24"/>
          <w:szCs w:val="24"/>
        </w:rPr>
        <w:t xml:space="preserve"> </w:t>
      </w:r>
      <w:r w:rsidR="00BD70A4" w:rsidRPr="00953B1A">
        <w:rPr>
          <w:rFonts w:ascii="Times New Roman" w:hAnsi="Times New Roman" w:cs="Times New Roman"/>
          <w:color w:val="000000"/>
          <w:sz w:val="24"/>
          <w:szCs w:val="24"/>
        </w:rPr>
        <w:t xml:space="preserve">L’utilisateur </w:t>
      </w:r>
      <w:r w:rsidR="00EE5C0E" w:rsidRPr="00953B1A">
        <w:rPr>
          <w:rFonts w:ascii="Times New Roman" w:hAnsi="Times New Roman" w:cs="Times New Roman"/>
          <w:color w:val="000000"/>
          <w:sz w:val="24"/>
          <w:szCs w:val="24"/>
        </w:rPr>
        <w:t xml:space="preserve">peut faire de la recherche. </w:t>
      </w:r>
    </w:p>
    <w:p w14:paraId="6C97675E" w14:textId="77777777" w:rsidR="00E06595" w:rsidRPr="00953B1A" w:rsidRDefault="00EA6DA5" w:rsidP="00E06595">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Précondition :</w:t>
      </w:r>
      <w:r w:rsidR="00EE5C0E" w:rsidRPr="00953B1A">
        <w:rPr>
          <w:rFonts w:ascii="Times New Roman" w:hAnsi="Times New Roman" w:cs="Times New Roman"/>
          <w:color w:val="000000"/>
          <w:sz w:val="24"/>
          <w:szCs w:val="24"/>
        </w:rPr>
        <w:t xml:space="preserve"> </w:t>
      </w:r>
      <w:r w:rsidR="00BD70A4" w:rsidRPr="00953B1A">
        <w:rPr>
          <w:rFonts w:ascii="Times New Roman" w:hAnsi="Times New Roman" w:cs="Times New Roman"/>
          <w:color w:val="000000"/>
          <w:sz w:val="24"/>
          <w:szCs w:val="24"/>
        </w:rPr>
        <w:t>L’utilisateur arrive au formulaire de recherche.</w:t>
      </w:r>
    </w:p>
    <w:p w14:paraId="076564BB" w14:textId="77777777" w:rsidR="00EE5C0E" w:rsidRPr="00953B1A" w:rsidRDefault="00EE5C0E" w:rsidP="00E06595">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lastRenderedPageBreak/>
        <w:t>Post Condition :</w:t>
      </w:r>
      <w:r w:rsidR="00BD70A4" w:rsidRPr="00953B1A">
        <w:rPr>
          <w:rFonts w:ascii="Times New Roman" w:hAnsi="Times New Roman" w:cs="Times New Roman"/>
          <w:color w:val="000000"/>
          <w:sz w:val="24"/>
          <w:szCs w:val="24"/>
        </w:rPr>
        <w:t xml:space="preserve"> Résultat affiché.</w:t>
      </w:r>
    </w:p>
    <w:p w14:paraId="57D61CD8" w14:textId="77777777" w:rsidR="00EE5C0E" w:rsidRPr="00953B1A" w:rsidRDefault="00A87BA2" w:rsidP="00E06595">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Scénario nominal</w:t>
      </w:r>
      <w:r w:rsidR="00EE5C0E" w:rsidRPr="00953B1A">
        <w:rPr>
          <w:rFonts w:ascii="Times New Roman" w:hAnsi="Times New Roman" w:cs="Times New Roman"/>
          <w:b/>
          <w:color w:val="000000"/>
          <w:sz w:val="24"/>
          <w:szCs w:val="24"/>
        </w:rPr>
        <w:t> :</w:t>
      </w:r>
    </w:p>
    <w:p w14:paraId="4C1D6C2D" w14:textId="77777777" w:rsidR="00BD70A4" w:rsidRPr="00953B1A" w:rsidRDefault="00BD70A4" w:rsidP="009712AE">
      <w:pPr>
        <w:pStyle w:val="Paragraphedeliste"/>
        <w:numPr>
          <w:ilvl w:val="0"/>
          <w:numId w:val="27"/>
        </w:num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L’utilisateur demande le formulaire de recherche.</w:t>
      </w:r>
    </w:p>
    <w:p w14:paraId="1FCBCECB" w14:textId="77777777" w:rsidR="00BD70A4" w:rsidRPr="00953B1A" w:rsidRDefault="00BD70A4" w:rsidP="009712AE">
      <w:pPr>
        <w:pStyle w:val="Paragraphedeliste"/>
        <w:numPr>
          <w:ilvl w:val="0"/>
          <w:numId w:val="27"/>
        </w:num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Le système affiche le formulaire.</w:t>
      </w:r>
    </w:p>
    <w:p w14:paraId="68C9106B" w14:textId="77777777" w:rsidR="00BD70A4" w:rsidRPr="00953B1A" w:rsidRDefault="00BD70A4" w:rsidP="009712AE">
      <w:pPr>
        <w:pStyle w:val="Paragraphedeliste"/>
        <w:numPr>
          <w:ilvl w:val="0"/>
          <w:numId w:val="27"/>
        </w:num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L’utilisateur saisie le mot clé.</w:t>
      </w:r>
    </w:p>
    <w:p w14:paraId="0487CE70" w14:textId="77777777" w:rsidR="00BD70A4" w:rsidRPr="00953B1A" w:rsidRDefault="00BD70A4" w:rsidP="009712AE">
      <w:pPr>
        <w:pStyle w:val="Paragraphedeliste"/>
        <w:numPr>
          <w:ilvl w:val="0"/>
          <w:numId w:val="27"/>
        </w:num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Le système recherche le mot clé saisi par l’utilisateur.</w:t>
      </w:r>
    </w:p>
    <w:p w14:paraId="690751F0" w14:textId="77777777" w:rsidR="00BD70A4" w:rsidRPr="00953B1A" w:rsidRDefault="00BD70A4" w:rsidP="009712AE">
      <w:pPr>
        <w:pStyle w:val="Paragraphedeliste"/>
        <w:numPr>
          <w:ilvl w:val="0"/>
          <w:numId w:val="27"/>
        </w:num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 xml:space="preserve">Le système affiche le </w:t>
      </w:r>
      <w:r w:rsidR="00680953" w:rsidRPr="00953B1A">
        <w:rPr>
          <w:rFonts w:ascii="Times New Roman" w:hAnsi="Times New Roman" w:cs="Times New Roman"/>
          <w:color w:val="000000"/>
          <w:sz w:val="24"/>
          <w:szCs w:val="24"/>
        </w:rPr>
        <w:t>résultat</w:t>
      </w:r>
      <w:r w:rsidRPr="00953B1A">
        <w:rPr>
          <w:rFonts w:ascii="Times New Roman" w:hAnsi="Times New Roman" w:cs="Times New Roman"/>
          <w:color w:val="000000"/>
          <w:sz w:val="24"/>
          <w:szCs w:val="24"/>
        </w:rPr>
        <w:t>.</w:t>
      </w:r>
    </w:p>
    <w:p w14:paraId="58DF4751" w14:textId="77777777" w:rsidR="00EE5C0E" w:rsidRPr="00953B1A" w:rsidRDefault="00A87BA2" w:rsidP="00E06595">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Scénario alternatif</w:t>
      </w:r>
      <w:r w:rsidR="00EE5C0E" w:rsidRPr="00953B1A">
        <w:rPr>
          <w:rFonts w:ascii="Times New Roman" w:hAnsi="Times New Roman" w:cs="Times New Roman"/>
          <w:b/>
          <w:color w:val="000000"/>
          <w:sz w:val="24"/>
          <w:szCs w:val="24"/>
        </w:rPr>
        <w:t> :</w:t>
      </w:r>
    </w:p>
    <w:p w14:paraId="08BFD42F" w14:textId="77777777" w:rsidR="00680953" w:rsidRPr="00953B1A" w:rsidRDefault="00680953" w:rsidP="00E06595">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 xml:space="preserve">A1- Le mot clé </w:t>
      </w:r>
      <w:r w:rsidR="00A87BA2">
        <w:rPr>
          <w:rFonts w:ascii="Times New Roman" w:hAnsi="Times New Roman" w:cs="Times New Roman"/>
          <w:color w:val="000000"/>
          <w:sz w:val="24"/>
          <w:szCs w:val="24"/>
        </w:rPr>
        <w:t>saisi</w:t>
      </w:r>
      <w:r w:rsidRPr="00953B1A">
        <w:rPr>
          <w:rFonts w:ascii="Times New Roman" w:hAnsi="Times New Roman" w:cs="Times New Roman"/>
          <w:color w:val="000000"/>
          <w:sz w:val="24"/>
          <w:szCs w:val="24"/>
        </w:rPr>
        <w:t xml:space="preserve"> par l’utilisateur est incorrecte.</w:t>
      </w:r>
    </w:p>
    <w:p w14:paraId="423BB5D0" w14:textId="77777777" w:rsidR="00680953" w:rsidRPr="00953B1A" w:rsidRDefault="00680953" w:rsidP="00E06595">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Redirection à l’étape 2 :</w:t>
      </w:r>
    </w:p>
    <w:p w14:paraId="07BAC2E2" w14:textId="77777777" w:rsidR="00EE5C0E" w:rsidRPr="00953B1A" w:rsidRDefault="00680953" w:rsidP="009712AE">
      <w:pPr>
        <w:pStyle w:val="Paragraphedeliste"/>
        <w:numPr>
          <w:ilvl w:val="0"/>
          <w:numId w:val="28"/>
        </w:num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Le système affiche le formulaire.</w:t>
      </w:r>
    </w:p>
    <w:p w14:paraId="22D3152C" w14:textId="77777777" w:rsidR="00BB3F20" w:rsidRDefault="00960696" w:rsidP="00BB3F20">
      <w:pPr>
        <w:spacing w:line="360" w:lineRule="auto"/>
        <w:jc w:val="both"/>
        <w:rPr>
          <w:rFonts w:ascii="Times New Roman" w:hAnsi="Times New Roman" w:cs="Times New Roman"/>
          <w:color w:val="000000"/>
          <w:sz w:val="24"/>
          <w:szCs w:val="24"/>
        </w:rPr>
      </w:pPr>
      <w:r w:rsidRPr="00953B1A">
        <w:rPr>
          <w:rFonts w:ascii="Times New Roman" w:hAnsi="Times New Roman" w:cs="Times New Roman"/>
          <w:noProof/>
          <w:color w:val="000000"/>
          <w:sz w:val="24"/>
          <w:szCs w:val="24"/>
          <w:lang w:eastAsia="fr-FR"/>
        </w:rPr>
        <w:drawing>
          <wp:inline distT="0" distB="0" distL="0" distR="0" wp14:anchorId="3D9F2856" wp14:editId="1DDB4143">
            <wp:extent cx="4934585" cy="3484880"/>
            <wp:effectExtent l="0" t="0" r="0" b="0"/>
            <wp:docPr id="19" name="Image 19" descr="C:\Users\Bessa\Documents\Diagramme de séquence recher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ssa\Documents\Diagramme de séquence recherch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4585" cy="3484880"/>
                    </a:xfrm>
                    <a:prstGeom prst="rect">
                      <a:avLst/>
                    </a:prstGeom>
                    <a:noFill/>
                    <a:ln>
                      <a:noFill/>
                    </a:ln>
                  </pic:spPr>
                </pic:pic>
              </a:graphicData>
            </a:graphic>
          </wp:inline>
        </w:drawing>
      </w:r>
    </w:p>
    <w:p w14:paraId="16DFEDE3" w14:textId="77777777" w:rsidR="00054184" w:rsidRDefault="00054184" w:rsidP="0096746F">
      <w:pPr>
        <w:pStyle w:val="Lgende"/>
        <w:jc w:val="center"/>
        <w:rPr>
          <w:i/>
          <w:color w:val="auto"/>
          <w:sz w:val="24"/>
          <w:szCs w:val="24"/>
        </w:rPr>
      </w:pPr>
      <w:bookmarkStart w:id="420" w:name="_Toc506977587"/>
      <w:r w:rsidRPr="004A4720">
        <w:rPr>
          <w:i/>
          <w:color w:val="auto"/>
          <w:sz w:val="24"/>
          <w:szCs w:val="24"/>
        </w:rPr>
        <w:t xml:space="preserve">Figure </w:t>
      </w:r>
      <w:r w:rsidRPr="004A4720">
        <w:rPr>
          <w:i/>
          <w:color w:val="auto"/>
          <w:sz w:val="24"/>
          <w:szCs w:val="24"/>
        </w:rPr>
        <w:fldChar w:fldCharType="begin"/>
      </w:r>
      <w:r w:rsidRPr="004A4720">
        <w:rPr>
          <w:i/>
          <w:color w:val="auto"/>
          <w:sz w:val="24"/>
          <w:szCs w:val="24"/>
        </w:rPr>
        <w:instrText xml:space="preserve"> SEQ Figure \* ARABIC </w:instrText>
      </w:r>
      <w:r w:rsidRPr="004A4720">
        <w:rPr>
          <w:i/>
          <w:color w:val="auto"/>
          <w:sz w:val="24"/>
          <w:szCs w:val="24"/>
        </w:rPr>
        <w:fldChar w:fldCharType="separate"/>
      </w:r>
      <w:r w:rsidR="00B96CF5">
        <w:rPr>
          <w:i/>
          <w:noProof/>
          <w:color w:val="auto"/>
          <w:sz w:val="24"/>
          <w:szCs w:val="24"/>
        </w:rPr>
        <w:t>9</w:t>
      </w:r>
      <w:r w:rsidRPr="004A4720">
        <w:rPr>
          <w:i/>
          <w:color w:val="auto"/>
          <w:sz w:val="24"/>
          <w:szCs w:val="24"/>
        </w:rPr>
        <w:fldChar w:fldCharType="end"/>
      </w:r>
      <w:r w:rsidRPr="004A4720">
        <w:rPr>
          <w:i/>
          <w:color w:val="auto"/>
          <w:sz w:val="24"/>
          <w:szCs w:val="24"/>
        </w:rPr>
        <w:t>: Diagramme de séquence système « Recherche employé »</w:t>
      </w:r>
      <w:bookmarkEnd w:id="420"/>
    </w:p>
    <w:p w14:paraId="27B5DA15" w14:textId="77777777" w:rsidR="00926701" w:rsidRDefault="00926701" w:rsidP="00926701">
      <w:pPr>
        <w:rPr>
          <w:lang w:eastAsia="fr-FR"/>
        </w:rPr>
      </w:pPr>
    </w:p>
    <w:p w14:paraId="067C2F73" w14:textId="77777777" w:rsidR="00926701" w:rsidRDefault="00926701" w:rsidP="00926701">
      <w:pPr>
        <w:rPr>
          <w:lang w:eastAsia="fr-FR"/>
        </w:rPr>
      </w:pPr>
    </w:p>
    <w:p w14:paraId="6534FDC1" w14:textId="77777777" w:rsidR="00926701" w:rsidRPr="00926701" w:rsidRDefault="00926701" w:rsidP="00926701">
      <w:pPr>
        <w:rPr>
          <w:lang w:eastAsia="fr-FR"/>
        </w:rPr>
      </w:pPr>
    </w:p>
    <w:p w14:paraId="3CF7D10C" w14:textId="77777777" w:rsidR="00145BE3" w:rsidRPr="001E47CD" w:rsidRDefault="00145BE3" w:rsidP="001E47CD">
      <w:pPr>
        <w:pStyle w:val="Paragraphedeliste"/>
        <w:numPr>
          <w:ilvl w:val="0"/>
          <w:numId w:val="21"/>
        </w:numPr>
        <w:spacing w:line="360" w:lineRule="auto"/>
        <w:jc w:val="both"/>
        <w:rPr>
          <w:rFonts w:ascii="Times New Roman" w:hAnsi="Times New Roman" w:cs="Times New Roman"/>
          <w:b/>
          <w:color w:val="000000"/>
          <w:sz w:val="24"/>
          <w:szCs w:val="24"/>
        </w:rPr>
      </w:pPr>
      <w:r w:rsidRPr="001E47CD">
        <w:rPr>
          <w:rFonts w:ascii="Times New Roman" w:hAnsi="Times New Roman" w:cs="Times New Roman"/>
          <w:b/>
          <w:color w:val="000000"/>
          <w:sz w:val="24"/>
          <w:szCs w:val="24"/>
        </w:rPr>
        <w:lastRenderedPageBreak/>
        <w:t>Demande d’absence</w:t>
      </w:r>
    </w:p>
    <w:p w14:paraId="0A1B7D79" w14:textId="77777777" w:rsidR="0004238B" w:rsidRPr="00953B1A" w:rsidRDefault="0004238B" w:rsidP="0004238B">
      <w:pPr>
        <w:rPr>
          <w:rFonts w:ascii="Times New Roman" w:hAnsi="Times New Roman" w:cs="Times New Roman"/>
          <w:b/>
          <w:sz w:val="24"/>
          <w:szCs w:val="24"/>
        </w:rPr>
      </w:pPr>
      <w:r w:rsidRPr="00953B1A">
        <w:rPr>
          <w:rFonts w:ascii="Times New Roman" w:hAnsi="Times New Roman" w:cs="Times New Roman"/>
          <w:b/>
          <w:sz w:val="24"/>
          <w:szCs w:val="24"/>
        </w:rPr>
        <w:t>Sommaire d’identification</w:t>
      </w:r>
    </w:p>
    <w:p w14:paraId="5BA942B4" w14:textId="77777777" w:rsidR="00145BE3" w:rsidRPr="00953B1A" w:rsidRDefault="00145BE3" w:rsidP="00BB3F2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Acteur : Emp</w:t>
      </w:r>
      <w:r w:rsidR="00A87BA2">
        <w:rPr>
          <w:rFonts w:ascii="Times New Roman" w:hAnsi="Times New Roman" w:cs="Times New Roman"/>
          <w:color w:val="000000"/>
          <w:sz w:val="24"/>
          <w:szCs w:val="24"/>
        </w:rPr>
        <w:t>loyé</w:t>
      </w:r>
    </w:p>
    <w:p w14:paraId="0770D2A1" w14:textId="77777777" w:rsidR="00145BE3" w:rsidRPr="00953B1A" w:rsidRDefault="00145BE3" w:rsidP="00BB3F2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Titre : Demande d’absence.</w:t>
      </w:r>
    </w:p>
    <w:p w14:paraId="0E4D18CC" w14:textId="77777777" w:rsidR="00145BE3" w:rsidRPr="00953B1A" w:rsidRDefault="00145BE3" w:rsidP="00BB3F2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Résumé : L’employé doit faire une demande avant de s’absenter.</w:t>
      </w:r>
    </w:p>
    <w:p w14:paraId="3EBD0754" w14:textId="77777777" w:rsidR="00145BE3" w:rsidRPr="00953B1A" w:rsidRDefault="00145BE3" w:rsidP="00BB3F2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Précondition : L’employé doit remplir le formulaire de demande.</w:t>
      </w:r>
    </w:p>
    <w:p w14:paraId="74CEE459" w14:textId="77777777" w:rsidR="00145BE3" w:rsidRPr="00953B1A" w:rsidRDefault="00145BE3" w:rsidP="00BB3F2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Post Condition : Demande enregistré.</w:t>
      </w:r>
    </w:p>
    <w:p w14:paraId="401B2B6F" w14:textId="77777777" w:rsidR="00145BE3" w:rsidRPr="00B712E0" w:rsidRDefault="00A87BA2" w:rsidP="00BB3F20">
      <w:pPr>
        <w:spacing w:line="360" w:lineRule="auto"/>
        <w:jc w:val="both"/>
        <w:rPr>
          <w:rFonts w:ascii="Times New Roman" w:hAnsi="Times New Roman" w:cs="Times New Roman"/>
          <w:b/>
          <w:sz w:val="24"/>
          <w:szCs w:val="24"/>
        </w:rPr>
      </w:pPr>
      <w:r>
        <w:rPr>
          <w:rFonts w:ascii="Times New Roman" w:hAnsi="Times New Roman" w:cs="Times New Roman"/>
          <w:b/>
          <w:sz w:val="24"/>
          <w:szCs w:val="24"/>
        </w:rPr>
        <w:t>Scénario nominal</w:t>
      </w:r>
      <w:r w:rsidR="00145BE3" w:rsidRPr="00B712E0">
        <w:rPr>
          <w:rFonts w:ascii="Times New Roman" w:hAnsi="Times New Roman" w:cs="Times New Roman"/>
          <w:b/>
          <w:sz w:val="24"/>
          <w:szCs w:val="24"/>
        </w:rPr>
        <w:t> :</w:t>
      </w:r>
    </w:p>
    <w:p w14:paraId="6D5E19F6" w14:textId="77777777" w:rsidR="00145BE3" w:rsidRPr="00953B1A" w:rsidRDefault="00145BE3" w:rsidP="009712AE">
      <w:pPr>
        <w:pStyle w:val="Paragraphedeliste"/>
        <w:numPr>
          <w:ilvl w:val="0"/>
          <w:numId w:val="29"/>
        </w:num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 xml:space="preserve">L’employé </w:t>
      </w:r>
      <w:r w:rsidR="00FE03AF" w:rsidRPr="00953B1A">
        <w:rPr>
          <w:rFonts w:ascii="Times New Roman" w:hAnsi="Times New Roman" w:cs="Times New Roman"/>
          <w:color w:val="000000"/>
          <w:sz w:val="24"/>
          <w:szCs w:val="24"/>
        </w:rPr>
        <w:t>demande le formulaire de demande.</w:t>
      </w:r>
    </w:p>
    <w:p w14:paraId="4E16EE00" w14:textId="77777777" w:rsidR="00FE03AF" w:rsidRPr="00953B1A" w:rsidRDefault="00FE03AF" w:rsidP="009712AE">
      <w:pPr>
        <w:pStyle w:val="Paragraphedeliste"/>
        <w:numPr>
          <w:ilvl w:val="0"/>
          <w:numId w:val="29"/>
        </w:num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Le système affiche le formulaire.</w:t>
      </w:r>
    </w:p>
    <w:p w14:paraId="60B544BF" w14:textId="77777777" w:rsidR="00FE03AF" w:rsidRPr="00953B1A" w:rsidRDefault="00A87BA2" w:rsidP="009712AE">
      <w:pPr>
        <w:pStyle w:val="Paragraphedeliste"/>
        <w:numPr>
          <w:ilvl w:val="0"/>
          <w:numId w:val="29"/>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L’employé remplit</w:t>
      </w:r>
      <w:r w:rsidR="00FE03AF" w:rsidRPr="00953B1A">
        <w:rPr>
          <w:rFonts w:ascii="Times New Roman" w:hAnsi="Times New Roman" w:cs="Times New Roman"/>
          <w:color w:val="000000"/>
          <w:sz w:val="24"/>
          <w:szCs w:val="24"/>
        </w:rPr>
        <w:t xml:space="preserve"> le formulaire avec les données.</w:t>
      </w:r>
    </w:p>
    <w:p w14:paraId="251B4FEB" w14:textId="77777777" w:rsidR="00FE03AF" w:rsidRPr="00953B1A" w:rsidRDefault="00FE03AF" w:rsidP="009712AE">
      <w:pPr>
        <w:pStyle w:val="Paragraphedeliste"/>
        <w:numPr>
          <w:ilvl w:val="0"/>
          <w:numId w:val="29"/>
        </w:num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Le système vérifie les données.</w:t>
      </w:r>
    </w:p>
    <w:p w14:paraId="23D5BFDE" w14:textId="77777777" w:rsidR="00FE03AF" w:rsidRPr="00953B1A" w:rsidRDefault="00FE03AF" w:rsidP="009712AE">
      <w:pPr>
        <w:pStyle w:val="Paragraphedeliste"/>
        <w:numPr>
          <w:ilvl w:val="0"/>
          <w:numId w:val="29"/>
        </w:num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Le système enregistre la demande.</w:t>
      </w:r>
    </w:p>
    <w:p w14:paraId="5A2E64CA" w14:textId="77777777" w:rsidR="006334D1" w:rsidRPr="00926701" w:rsidRDefault="00FE03AF" w:rsidP="006334D1">
      <w:pPr>
        <w:pStyle w:val="Paragraphedeliste"/>
        <w:numPr>
          <w:ilvl w:val="0"/>
          <w:numId w:val="29"/>
        </w:num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Le système valide ou non la demande.</w:t>
      </w:r>
    </w:p>
    <w:p w14:paraId="40DD7B9D" w14:textId="77777777" w:rsidR="00145BE3" w:rsidRPr="00B712E0" w:rsidRDefault="00145BE3" w:rsidP="00BB3F20">
      <w:pPr>
        <w:spacing w:line="360" w:lineRule="auto"/>
        <w:jc w:val="both"/>
        <w:rPr>
          <w:rFonts w:ascii="Times New Roman" w:hAnsi="Times New Roman" w:cs="Times New Roman"/>
          <w:b/>
          <w:sz w:val="24"/>
          <w:szCs w:val="24"/>
        </w:rPr>
      </w:pPr>
      <w:r w:rsidRPr="00B712E0">
        <w:rPr>
          <w:rFonts w:ascii="Times New Roman" w:hAnsi="Times New Roman" w:cs="Times New Roman"/>
          <w:b/>
          <w:sz w:val="24"/>
          <w:szCs w:val="24"/>
        </w:rPr>
        <w:t>Scénario alternatif :</w:t>
      </w:r>
    </w:p>
    <w:p w14:paraId="0BDC14E6" w14:textId="77777777" w:rsidR="00FE03AF" w:rsidRPr="00953B1A" w:rsidRDefault="00FE03AF" w:rsidP="00BB3F2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 xml:space="preserve">A1- Les données </w:t>
      </w:r>
      <w:r w:rsidR="00A87BA2">
        <w:rPr>
          <w:rFonts w:ascii="Times New Roman" w:hAnsi="Times New Roman" w:cs="Times New Roman"/>
          <w:color w:val="000000"/>
          <w:sz w:val="24"/>
          <w:szCs w:val="24"/>
        </w:rPr>
        <w:t>fournies</w:t>
      </w:r>
      <w:r w:rsidRPr="00953B1A">
        <w:rPr>
          <w:rFonts w:ascii="Times New Roman" w:hAnsi="Times New Roman" w:cs="Times New Roman"/>
          <w:color w:val="000000"/>
          <w:sz w:val="24"/>
          <w:szCs w:val="24"/>
        </w:rPr>
        <w:t xml:space="preserve"> par l’employé est incorrect ou contient des erreurs.</w:t>
      </w:r>
    </w:p>
    <w:p w14:paraId="151A6D63" w14:textId="77777777" w:rsidR="00FE03AF" w:rsidRPr="00953B1A" w:rsidRDefault="00FE03AF" w:rsidP="00BB3F2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A2- Réaffichage du formulaire.</w:t>
      </w:r>
    </w:p>
    <w:p w14:paraId="31E31A6D" w14:textId="77777777" w:rsidR="00145BE3" w:rsidRPr="00953B1A" w:rsidRDefault="00145BE3" w:rsidP="00BB3F20">
      <w:pPr>
        <w:spacing w:line="360" w:lineRule="auto"/>
        <w:jc w:val="both"/>
        <w:rPr>
          <w:rFonts w:ascii="Times New Roman" w:hAnsi="Times New Roman" w:cs="Times New Roman"/>
          <w:color w:val="000000"/>
          <w:sz w:val="24"/>
          <w:szCs w:val="24"/>
        </w:rPr>
      </w:pPr>
      <w:r w:rsidRPr="00A87BA2">
        <w:rPr>
          <w:rFonts w:ascii="Times New Roman" w:hAnsi="Times New Roman" w:cs="Times New Roman"/>
          <w:b/>
          <w:color w:val="000000"/>
          <w:sz w:val="24"/>
          <w:szCs w:val="24"/>
        </w:rPr>
        <w:t>Scénario exceptionnel :</w:t>
      </w:r>
    </w:p>
    <w:p w14:paraId="7079888F" w14:textId="77777777" w:rsidR="00FE03AF" w:rsidRPr="00953B1A" w:rsidRDefault="00FE03AF" w:rsidP="00BB3F20">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E1- L’employé décide d’annuler leur demande.</w:t>
      </w:r>
    </w:p>
    <w:p w14:paraId="0178C24D" w14:textId="77777777" w:rsidR="001E47CD" w:rsidRDefault="00960696" w:rsidP="00BB3F20">
      <w:pPr>
        <w:spacing w:line="360" w:lineRule="auto"/>
        <w:jc w:val="both"/>
        <w:rPr>
          <w:rFonts w:ascii="Times New Roman" w:hAnsi="Times New Roman" w:cs="Times New Roman"/>
          <w:color w:val="000000"/>
          <w:sz w:val="24"/>
          <w:szCs w:val="24"/>
        </w:rPr>
      </w:pPr>
      <w:r w:rsidRPr="00953B1A">
        <w:rPr>
          <w:rFonts w:ascii="Times New Roman" w:hAnsi="Times New Roman" w:cs="Times New Roman"/>
          <w:noProof/>
          <w:color w:val="000000"/>
          <w:sz w:val="24"/>
          <w:szCs w:val="24"/>
          <w:lang w:eastAsia="fr-FR"/>
        </w:rPr>
        <w:lastRenderedPageBreak/>
        <w:drawing>
          <wp:inline distT="0" distB="0" distL="0" distR="0" wp14:anchorId="7F636EE5" wp14:editId="24A232F1">
            <wp:extent cx="4819015" cy="3583305"/>
            <wp:effectExtent l="0" t="0" r="0" b="0"/>
            <wp:docPr id="18" name="Image 18" descr="C:\Users\Bessa\Documents\Diagramme de séquence dem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ssa\Documents\Diagramme de séquence demand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9015" cy="3583305"/>
                    </a:xfrm>
                    <a:prstGeom prst="rect">
                      <a:avLst/>
                    </a:prstGeom>
                    <a:noFill/>
                    <a:ln>
                      <a:noFill/>
                    </a:ln>
                  </pic:spPr>
                </pic:pic>
              </a:graphicData>
            </a:graphic>
          </wp:inline>
        </w:drawing>
      </w:r>
    </w:p>
    <w:p w14:paraId="10C2AA44" w14:textId="77777777" w:rsidR="0096746F" w:rsidRPr="00926701" w:rsidRDefault="00054184" w:rsidP="00926701">
      <w:pPr>
        <w:pStyle w:val="Lgende"/>
        <w:jc w:val="center"/>
        <w:rPr>
          <w:i/>
          <w:color w:val="auto"/>
          <w:sz w:val="24"/>
          <w:szCs w:val="24"/>
        </w:rPr>
      </w:pPr>
      <w:bookmarkStart w:id="421" w:name="_Toc506977588"/>
      <w:r w:rsidRPr="004A4720">
        <w:rPr>
          <w:i/>
          <w:color w:val="auto"/>
          <w:sz w:val="24"/>
          <w:szCs w:val="24"/>
        </w:rPr>
        <w:t xml:space="preserve">Figure </w:t>
      </w:r>
      <w:r w:rsidRPr="004A4720">
        <w:rPr>
          <w:i/>
          <w:color w:val="auto"/>
          <w:sz w:val="24"/>
          <w:szCs w:val="24"/>
        </w:rPr>
        <w:fldChar w:fldCharType="begin"/>
      </w:r>
      <w:r w:rsidRPr="004A4720">
        <w:rPr>
          <w:i/>
          <w:color w:val="auto"/>
          <w:sz w:val="24"/>
          <w:szCs w:val="24"/>
        </w:rPr>
        <w:instrText xml:space="preserve"> SEQ Figure \* ARABIC </w:instrText>
      </w:r>
      <w:r w:rsidRPr="004A4720">
        <w:rPr>
          <w:i/>
          <w:color w:val="auto"/>
          <w:sz w:val="24"/>
          <w:szCs w:val="24"/>
        </w:rPr>
        <w:fldChar w:fldCharType="separate"/>
      </w:r>
      <w:r w:rsidR="00B96CF5">
        <w:rPr>
          <w:i/>
          <w:noProof/>
          <w:color w:val="auto"/>
          <w:sz w:val="24"/>
          <w:szCs w:val="24"/>
        </w:rPr>
        <w:t>10</w:t>
      </w:r>
      <w:r w:rsidRPr="004A4720">
        <w:rPr>
          <w:i/>
          <w:color w:val="auto"/>
          <w:sz w:val="24"/>
          <w:szCs w:val="24"/>
        </w:rPr>
        <w:fldChar w:fldCharType="end"/>
      </w:r>
      <w:r w:rsidRPr="004A4720">
        <w:rPr>
          <w:i/>
          <w:color w:val="auto"/>
          <w:sz w:val="24"/>
          <w:szCs w:val="24"/>
        </w:rPr>
        <w:t>: Diagramme de séquence système « Demande d’absence »</w:t>
      </w:r>
      <w:bookmarkEnd w:id="421"/>
    </w:p>
    <w:p w14:paraId="170A9F37" w14:textId="77777777" w:rsidR="00F77394" w:rsidRPr="001E47CD" w:rsidRDefault="00F77394" w:rsidP="001E47CD">
      <w:pPr>
        <w:pStyle w:val="Paragraphedeliste"/>
        <w:numPr>
          <w:ilvl w:val="0"/>
          <w:numId w:val="21"/>
        </w:numPr>
        <w:spacing w:line="360" w:lineRule="auto"/>
        <w:jc w:val="both"/>
        <w:rPr>
          <w:rFonts w:ascii="Times New Roman" w:hAnsi="Times New Roman" w:cs="Times New Roman"/>
          <w:b/>
          <w:color w:val="000000"/>
          <w:sz w:val="24"/>
          <w:szCs w:val="24"/>
        </w:rPr>
      </w:pPr>
      <w:r w:rsidRPr="001E47CD">
        <w:rPr>
          <w:rFonts w:ascii="Times New Roman" w:hAnsi="Times New Roman" w:cs="Times New Roman"/>
          <w:b/>
          <w:color w:val="000000"/>
          <w:sz w:val="24"/>
          <w:szCs w:val="24"/>
        </w:rPr>
        <w:t>Affichage liste conge</w:t>
      </w:r>
    </w:p>
    <w:p w14:paraId="0D8ABBEA" w14:textId="77777777" w:rsidR="0004238B" w:rsidRPr="00953B1A" w:rsidRDefault="0004238B" w:rsidP="0004238B">
      <w:pPr>
        <w:rPr>
          <w:rFonts w:ascii="Times New Roman" w:hAnsi="Times New Roman" w:cs="Times New Roman"/>
          <w:b/>
          <w:sz w:val="24"/>
          <w:szCs w:val="24"/>
        </w:rPr>
      </w:pPr>
      <w:r w:rsidRPr="00953B1A">
        <w:rPr>
          <w:rFonts w:ascii="Times New Roman" w:hAnsi="Times New Roman" w:cs="Times New Roman"/>
          <w:b/>
          <w:sz w:val="24"/>
          <w:szCs w:val="24"/>
        </w:rPr>
        <w:t>Sommaire d’identification</w:t>
      </w:r>
    </w:p>
    <w:p w14:paraId="1E57C14F" w14:textId="77777777" w:rsidR="00F77394" w:rsidRPr="00953B1A" w:rsidRDefault="00A87BA2" w:rsidP="00F77394">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Acteur : Employé</w:t>
      </w:r>
    </w:p>
    <w:p w14:paraId="279FC5DC" w14:textId="77777777" w:rsidR="00F77394" w:rsidRPr="00953B1A" w:rsidRDefault="00F77394" w:rsidP="00F77394">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Titre :</w:t>
      </w:r>
      <w:r w:rsidR="00A87BA2">
        <w:rPr>
          <w:rFonts w:ascii="Times New Roman" w:hAnsi="Times New Roman" w:cs="Times New Roman"/>
          <w:color w:val="000000"/>
          <w:sz w:val="24"/>
          <w:szCs w:val="24"/>
        </w:rPr>
        <w:t xml:space="preserve"> Affichage de la liste de congé</w:t>
      </w:r>
      <w:r w:rsidRPr="00953B1A">
        <w:rPr>
          <w:rFonts w:ascii="Times New Roman" w:hAnsi="Times New Roman" w:cs="Times New Roman"/>
          <w:color w:val="000000"/>
          <w:sz w:val="24"/>
          <w:szCs w:val="24"/>
        </w:rPr>
        <w:t>.</w:t>
      </w:r>
    </w:p>
    <w:p w14:paraId="37765610" w14:textId="77777777" w:rsidR="00F77394" w:rsidRPr="00953B1A" w:rsidRDefault="00F77394" w:rsidP="00F77394">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Résumé :</w:t>
      </w:r>
      <w:r w:rsidR="00F1011A" w:rsidRPr="00953B1A">
        <w:rPr>
          <w:rFonts w:ascii="Times New Roman" w:hAnsi="Times New Roman" w:cs="Times New Roman"/>
          <w:color w:val="000000"/>
          <w:sz w:val="24"/>
          <w:szCs w:val="24"/>
        </w:rPr>
        <w:t xml:space="preserve"> L’employé peut lister tous les congés qu’il vient faire.</w:t>
      </w:r>
    </w:p>
    <w:p w14:paraId="51D06A6F" w14:textId="77777777" w:rsidR="00F77394" w:rsidRPr="00953B1A" w:rsidRDefault="00F77394" w:rsidP="00F77394">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Précondition :</w:t>
      </w:r>
      <w:r w:rsidR="00F1011A" w:rsidRPr="00953B1A">
        <w:rPr>
          <w:rFonts w:ascii="Times New Roman" w:hAnsi="Times New Roman" w:cs="Times New Roman"/>
          <w:color w:val="000000"/>
          <w:sz w:val="24"/>
          <w:szCs w:val="24"/>
        </w:rPr>
        <w:t xml:space="preserve"> Redirection dans la liste congé.</w:t>
      </w:r>
    </w:p>
    <w:p w14:paraId="438FF28D" w14:textId="77777777" w:rsidR="00E9693B" w:rsidRPr="00953B1A" w:rsidRDefault="00F77394" w:rsidP="00F77394">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Post Condition :</w:t>
      </w:r>
      <w:r w:rsidR="00F1011A" w:rsidRPr="00953B1A">
        <w:rPr>
          <w:rFonts w:ascii="Times New Roman" w:hAnsi="Times New Roman" w:cs="Times New Roman"/>
          <w:color w:val="000000"/>
          <w:sz w:val="24"/>
          <w:szCs w:val="24"/>
        </w:rPr>
        <w:t xml:space="preserve"> Affichage liste congé</w:t>
      </w:r>
      <w:r w:rsidRPr="00953B1A">
        <w:rPr>
          <w:rFonts w:ascii="Times New Roman" w:hAnsi="Times New Roman" w:cs="Times New Roman"/>
          <w:color w:val="000000"/>
          <w:sz w:val="24"/>
          <w:szCs w:val="24"/>
        </w:rPr>
        <w:t>.</w:t>
      </w:r>
    </w:p>
    <w:p w14:paraId="0458D6FB" w14:textId="77777777" w:rsidR="00F77394" w:rsidRPr="00953B1A" w:rsidRDefault="00617BE0" w:rsidP="00F77394">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Scénario nominal</w:t>
      </w:r>
      <w:r w:rsidR="00F77394" w:rsidRPr="00953B1A">
        <w:rPr>
          <w:rFonts w:ascii="Times New Roman" w:hAnsi="Times New Roman" w:cs="Times New Roman"/>
          <w:b/>
          <w:color w:val="000000"/>
          <w:sz w:val="24"/>
          <w:szCs w:val="24"/>
        </w:rPr>
        <w:t> :</w:t>
      </w:r>
    </w:p>
    <w:p w14:paraId="5F3C00CC" w14:textId="77777777" w:rsidR="000C4E2C" w:rsidRPr="00953B1A" w:rsidRDefault="000C4E2C" w:rsidP="009712AE">
      <w:pPr>
        <w:pStyle w:val="Paragraphedeliste"/>
        <w:numPr>
          <w:ilvl w:val="0"/>
          <w:numId w:val="30"/>
        </w:num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Demande d’affichage de la liste.</w:t>
      </w:r>
    </w:p>
    <w:p w14:paraId="1BF772FF" w14:textId="77777777" w:rsidR="000C4E2C" w:rsidRPr="00953B1A" w:rsidRDefault="000C4E2C" w:rsidP="009712AE">
      <w:pPr>
        <w:pStyle w:val="Paragraphedeliste"/>
        <w:numPr>
          <w:ilvl w:val="0"/>
          <w:numId w:val="30"/>
        </w:num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Le système recherche la liste du congé.</w:t>
      </w:r>
    </w:p>
    <w:p w14:paraId="7F034ECA" w14:textId="77777777" w:rsidR="000C4E2C" w:rsidRPr="00953B1A" w:rsidRDefault="000C4E2C" w:rsidP="009712AE">
      <w:pPr>
        <w:pStyle w:val="Paragraphedeliste"/>
        <w:numPr>
          <w:ilvl w:val="0"/>
          <w:numId w:val="30"/>
        </w:num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Le système affiche le résultat.</w:t>
      </w:r>
    </w:p>
    <w:p w14:paraId="3CF29764" w14:textId="77777777" w:rsidR="00926701" w:rsidRDefault="00926701" w:rsidP="00F77394">
      <w:pPr>
        <w:spacing w:line="360" w:lineRule="auto"/>
        <w:jc w:val="both"/>
        <w:rPr>
          <w:rFonts w:ascii="Times New Roman" w:hAnsi="Times New Roman" w:cs="Times New Roman"/>
          <w:b/>
          <w:color w:val="000000"/>
          <w:sz w:val="24"/>
          <w:szCs w:val="24"/>
        </w:rPr>
      </w:pPr>
    </w:p>
    <w:p w14:paraId="41A6A27B" w14:textId="77777777" w:rsidR="00926701" w:rsidRDefault="00926701" w:rsidP="00F77394">
      <w:pPr>
        <w:spacing w:line="360" w:lineRule="auto"/>
        <w:jc w:val="both"/>
        <w:rPr>
          <w:rFonts w:ascii="Times New Roman" w:hAnsi="Times New Roman" w:cs="Times New Roman"/>
          <w:b/>
          <w:color w:val="000000"/>
          <w:sz w:val="24"/>
          <w:szCs w:val="24"/>
        </w:rPr>
      </w:pPr>
    </w:p>
    <w:p w14:paraId="30B429A4" w14:textId="77777777" w:rsidR="00F77394" w:rsidRPr="00953B1A" w:rsidRDefault="00F77394" w:rsidP="00F77394">
      <w:pPr>
        <w:spacing w:line="360" w:lineRule="auto"/>
        <w:jc w:val="both"/>
        <w:rPr>
          <w:rFonts w:ascii="Times New Roman" w:hAnsi="Times New Roman" w:cs="Times New Roman"/>
          <w:b/>
          <w:color w:val="000000"/>
          <w:sz w:val="24"/>
          <w:szCs w:val="24"/>
        </w:rPr>
      </w:pPr>
      <w:r w:rsidRPr="00953B1A">
        <w:rPr>
          <w:rFonts w:ascii="Times New Roman" w:hAnsi="Times New Roman" w:cs="Times New Roman"/>
          <w:b/>
          <w:color w:val="000000"/>
          <w:sz w:val="24"/>
          <w:szCs w:val="24"/>
        </w:rPr>
        <w:lastRenderedPageBreak/>
        <w:t>Scénario alternatif :</w:t>
      </w:r>
    </w:p>
    <w:p w14:paraId="0AAE5412" w14:textId="77777777" w:rsidR="000C4E2C" w:rsidRPr="00953B1A" w:rsidRDefault="000C4E2C" w:rsidP="00F77394">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A1- Aucune liste n’est trouvé</w:t>
      </w:r>
      <w:r w:rsidR="00617BE0">
        <w:rPr>
          <w:rFonts w:ascii="Times New Roman" w:hAnsi="Times New Roman" w:cs="Times New Roman"/>
          <w:color w:val="000000"/>
          <w:sz w:val="24"/>
          <w:szCs w:val="24"/>
        </w:rPr>
        <w:t>e</w:t>
      </w:r>
    </w:p>
    <w:p w14:paraId="5CDBE1B2" w14:textId="77777777" w:rsidR="000C4E2C" w:rsidRPr="00953B1A" w:rsidRDefault="000C4E2C" w:rsidP="00F77394">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Redirection à l’étape 1 :</w:t>
      </w:r>
    </w:p>
    <w:p w14:paraId="7A6E5B7A" w14:textId="77777777" w:rsidR="000C4E2C" w:rsidRPr="00953B1A" w:rsidRDefault="000C4E2C" w:rsidP="009712AE">
      <w:pPr>
        <w:pStyle w:val="Paragraphedeliste"/>
        <w:numPr>
          <w:ilvl w:val="0"/>
          <w:numId w:val="31"/>
        </w:num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Demande d’affichage de la liste.</w:t>
      </w:r>
    </w:p>
    <w:p w14:paraId="76B85426" w14:textId="77777777" w:rsidR="000C4E2C" w:rsidRDefault="00960696" w:rsidP="00F77394">
      <w:pPr>
        <w:spacing w:line="360" w:lineRule="auto"/>
        <w:jc w:val="both"/>
        <w:rPr>
          <w:rFonts w:ascii="Times New Roman" w:hAnsi="Times New Roman" w:cs="Times New Roman"/>
          <w:color w:val="000000"/>
          <w:sz w:val="24"/>
          <w:szCs w:val="24"/>
        </w:rPr>
      </w:pPr>
      <w:r w:rsidRPr="00953B1A">
        <w:rPr>
          <w:rFonts w:ascii="Times New Roman" w:hAnsi="Times New Roman" w:cs="Times New Roman"/>
          <w:noProof/>
          <w:color w:val="000000"/>
          <w:sz w:val="24"/>
          <w:szCs w:val="24"/>
          <w:lang w:eastAsia="fr-FR"/>
        </w:rPr>
        <w:drawing>
          <wp:inline distT="0" distB="0" distL="0" distR="0" wp14:anchorId="7D8902D1" wp14:editId="0C3DFFC5">
            <wp:extent cx="5321935" cy="3204210"/>
            <wp:effectExtent l="0" t="0" r="0" b="0"/>
            <wp:docPr id="17" name="Image 17" descr="C:\Users\Bessa\Documents\Diagramme de séquence affiche lis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ssa\Documents\Diagramme de séquence affiche list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1935" cy="3204210"/>
                    </a:xfrm>
                    <a:prstGeom prst="rect">
                      <a:avLst/>
                    </a:prstGeom>
                    <a:noFill/>
                    <a:ln>
                      <a:noFill/>
                    </a:ln>
                  </pic:spPr>
                </pic:pic>
              </a:graphicData>
            </a:graphic>
          </wp:inline>
        </w:drawing>
      </w:r>
    </w:p>
    <w:p w14:paraId="18812753" w14:textId="77777777" w:rsidR="00B10E6A" w:rsidRPr="004A4720" w:rsidRDefault="00054184" w:rsidP="004A4720">
      <w:pPr>
        <w:pStyle w:val="Lgende"/>
        <w:jc w:val="center"/>
        <w:rPr>
          <w:i/>
          <w:color w:val="auto"/>
          <w:sz w:val="24"/>
          <w:szCs w:val="24"/>
        </w:rPr>
      </w:pPr>
      <w:bookmarkStart w:id="422" w:name="_Toc506977589"/>
      <w:r w:rsidRPr="004A4720">
        <w:rPr>
          <w:i/>
          <w:color w:val="auto"/>
          <w:sz w:val="24"/>
          <w:szCs w:val="24"/>
        </w:rPr>
        <w:t xml:space="preserve">Figure </w:t>
      </w:r>
      <w:r w:rsidRPr="004A4720">
        <w:rPr>
          <w:i/>
          <w:color w:val="auto"/>
          <w:sz w:val="24"/>
          <w:szCs w:val="24"/>
        </w:rPr>
        <w:fldChar w:fldCharType="begin"/>
      </w:r>
      <w:r w:rsidRPr="004A4720">
        <w:rPr>
          <w:i/>
          <w:color w:val="auto"/>
          <w:sz w:val="24"/>
          <w:szCs w:val="24"/>
        </w:rPr>
        <w:instrText xml:space="preserve"> SEQ Figure \* ARABIC </w:instrText>
      </w:r>
      <w:r w:rsidRPr="004A4720">
        <w:rPr>
          <w:i/>
          <w:color w:val="auto"/>
          <w:sz w:val="24"/>
          <w:szCs w:val="24"/>
        </w:rPr>
        <w:fldChar w:fldCharType="separate"/>
      </w:r>
      <w:r w:rsidR="00B96CF5">
        <w:rPr>
          <w:i/>
          <w:noProof/>
          <w:color w:val="auto"/>
          <w:sz w:val="24"/>
          <w:szCs w:val="24"/>
        </w:rPr>
        <w:t>11</w:t>
      </w:r>
      <w:r w:rsidRPr="004A4720">
        <w:rPr>
          <w:i/>
          <w:color w:val="auto"/>
          <w:sz w:val="24"/>
          <w:szCs w:val="24"/>
        </w:rPr>
        <w:fldChar w:fldCharType="end"/>
      </w:r>
      <w:r w:rsidRPr="004A4720">
        <w:rPr>
          <w:i/>
          <w:color w:val="auto"/>
          <w:sz w:val="24"/>
          <w:szCs w:val="24"/>
        </w:rPr>
        <w:t>: Diagramme de séquence système « Affichage liste congé »</w:t>
      </w:r>
      <w:bookmarkEnd w:id="422"/>
    </w:p>
    <w:p w14:paraId="2DCE55D3" w14:textId="77777777" w:rsidR="000C4E2C" w:rsidRPr="001E47CD" w:rsidRDefault="00255D59" w:rsidP="001E47CD">
      <w:pPr>
        <w:pStyle w:val="Paragraphedeliste"/>
        <w:numPr>
          <w:ilvl w:val="0"/>
          <w:numId w:val="21"/>
        </w:numPr>
        <w:spacing w:line="360" w:lineRule="auto"/>
        <w:jc w:val="both"/>
        <w:rPr>
          <w:rFonts w:ascii="Times New Roman" w:hAnsi="Times New Roman" w:cs="Times New Roman"/>
          <w:b/>
          <w:color w:val="000000"/>
          <w:sz w:val="24"/>
          <w:szCs w:val="24"/>
        </w:rPr>
      </w:pPr>
      <w:r w:rsidRPr="001E47CD">
        <w:rPr>
          <w:rFonts w:ascii="Times New Roman" w:hAnsi="Times New Roman" w:cs="Times New Roman"/>
          <w:b/>
          <w:color w:val="000000"/>
          <w:sz w:val="24"/>
          <w:szCs w:val="24"/>
        </w:rPr>
        <w:t>Consultation historique :</w:t>
      </w:r>
    </w:p>
    <w:p w14:paraId="5FBF3BBE" w14:textId="77777777" w:rsidR="0004238B" w:rsidRPr="00953B1A" w:rsidRDefault="0004238B" w:rsidP="0004238B">
      <w:pPr>
        <w:rPr>
          <w:rFonts w:ascii="Times New Roman" w:hAnsi="Times New Roman" w:cs="Times New Roman"/>
          <w:b/>
          <w:sz w:val="24"/>
          <w:szCs w:val="24"/>
        </w:rPr>
      </w:pPr>
      <w:r w:rsidRPr="00953B1A">
        <w:rPr>
          <w:rFonts w:ascii="Times New Roman" w:hAnsi="Times New Roman" w:cs="Times New Roman"/>
          <w:b/>
          <w:sz w:val="24"/>
          <w:szCs w:val="24"/>
        </w:rPr>
        <w:t>Sommaire d’identification</w:t>
      </w:r>
    </w:p>
    <w:p w14:paraId="4663DBCA" w14:textId="77777777" w:rsidR="000C4E2C" w:rsidRPr="00953B1A" w:rsidRDefault="00255D59" w:rsidP="00F77394">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Acteur :</w:t>
      </w:r>
      <w:r w:rsidR="00D41505" w:rsidRPr="00953B1A">
        <w:rPr>
          <w:rFonts w:ascii="Times New Roman" w:hAnsi="Times New Roman" w:cs="Times New Roman"/>
          <w:color w:val="000000"/>
          <w:sz w:val="24"/>
          <w:szCs w:val="24"/>
        </w:rPr>
        <w:t xml:space="preserve"> Responsable</w:t>
      </w:r>
    </w:p>
    <w:p w14:paraId="7FF3A035" w14:textId="77777777" w:rsidR="00255D59" w:rsidRPr="00953B1A" w:rsidRDefault="00255D59" w:rsidP="00F77394">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Titre :</w:t>
      </w:r>
      <w:r w:rsidR="00D41505" w:rsidRPr="00953B1A">
        <w:rPr>
          <w:rFonts w:ascii="Times New Roman" w:hAnsi="Times New Roman" w:cs="Times New Roman"/>
          <w:color w:val="000000"/>
          <w:sz w:val="24"/>
          <w:szCs w:val="24"/>
        </w:rPr>
        <w:t xml:space="preserve"> Consultation historique.</w:t>
      </w:r>
    </w:p>
    <w:p w14:paraId="40560A90" w14:textId="77777777" w:rsidR="00255D59" w:rsidRPr="00953B1A" w:rsidRDefault="00255D59" w:rsidP="00F77394">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Résumé :</w:t>
      </w:r>
      <w:r w:rsidR="00D41505" w:rsidRPr="00953B1A">
        <w:rPr>
          <w:rFonts w:ascii="Times New Roman" w:hAnsi="Times New Roman" w:cs="Times New Roman"/>
          <w:color w:val="000000"/>
          <w:sz w:val="24"/>
          <w:szCs w:val="24"/>
        </w:rPr>
        <w:t xml:space="preserve"> Le Responsable </w:t>
      </w:r>
      <w:r w:rsidR="00196860" w:rsidRPr="00953B1A">
        <w:rPr>
          <w:rFonts w:ascii="Times New Roman" w:hAnsi="Times New Roman" w:cs="Times New Roman"/>
          <w:color w:val="000000"/>
          <w:sz w:val="24"/>
          <w:szCs w:val="24"/>
        </w:rPr>
        <w:t xml:space="preserve">peut consulter l’historique </w:t>
      </w:r>
      <w:r w:rsidR="009E59C1" w:rsidRPr="00953B1A">
        <w:rPr>
          <w:rFonts w:ascii="Times New Roman" w:hAnsi="Times New Roman" w:cs="Times New Roman"/>
          <w:color w:val="000000"/>
          <w:sz w:val="24"/>
          <w:szCs w:val="24"/>
        </w:rPr>
        <w:t>de la demande.</w:t>
      </w:r>
    </w:p>
    <w:p w14:paraId="3FE01326" w14:textId="77777777" w:rsidR="00255D59" w:rsidRPr="00953B1A" w:rsidRDefault="00255D59" w:rsidP="00F77394">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Précondition :</w:t>
      </w:r>
      <w:r w:rsidR="009E59C1" w:rsidRPr="00953B1A">
        <w:rPr>
          <w:rFonts w:ascii="Times New Roman" w:hAnsi="Times New Roman" w:cs="Times New Roman"/>
          <w:color w:val="000000"/>
          <w:sz w:val="24"/>
          <w:szCs w:val="24"/>
        </w:rPr>
        <w:t xml:space="preserve"> </w:t>
      </w:r>
      <w:r w:rsidR="009604AD">
        <w:rPr>
          <w:rFonts w:ascii="Times New Roman" w:hAnsi="Times New Roman" w:cs="Times New Roman"/>
          <w:color w:val="000000"/>
          <w:sz w:val="24"/>
          <w:szCs w:val="24"/>
        </w:rPr>
        <w:t>Le responsable est authentifié.</w:t>
      </w:r>
    </w:p>
    <w:p w14:paraId="124B74AB" w14:textId="77777777" w:rsidR="00255D59" w:rsidRPr="00953B1A" w:rsidRDefault="00255D59" w:rsidP="00F77394">
      <w:pPr>
        <w:spacing w:line="360" w:lineRule="auto"/>
        <w:jc w:val="both"/>
        <w:rPr>
          <w:rFonts w:ascii="Times New Roman" w:hAnsi="Times New Roman" w:cs="Times New Roman"/>
          <w:color w:val="000000"/>
          <w:sz w:val="24"/>
          <w:szCs w:val="24"/>
        </w:rPr>
      </w:pPr>
      <w:r w:rsidRPr="00953B1A">
        <w:rPr>
          <w:rFonts w:ascii="Times New Roman" w:hAnsi="Times New Roman" w:cs="Times New Roman"/>
          <w:color w:val="000000"/>
          <w:sz w:val="24"/>
          <w:szCs w:val="24"/>
        </w:rPr>
        <w:t>Post Condition :</w:t>
      </w:r>
      <w:r w:rsidR="009604AD">
        <w:rPr>
          <w:rFonts w:ascii="Times New Roman" w:hAnsi="Times New Roman" w:cs="Times New Roman"/>
          <w:color w:val="000000"/>
          <w:sz w:val="24"/>
          <w:szCs w:val="24"/>
        </w:rPr>
        <w:t xml:space="preserve"> Affichage de l’historique de la demande.</w:t>
      </w:r>
    </w:p>
    <w:p w14:paraId="73C7921E" w14:textId="77777777" w:rsidR="00255D59" w:rsidRDefault="00617BE0" w:rsidP="00F77394">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Scénario nominal</w:t>
      </w:r>
      <w:r w:rsidR="00B712E0">
        <w:rPr>
          <w:rFonts w:ascii="Times New Roman" w:hAnsi="Times New Roman" w:cs="Times New Roman"/>
          <w:color w:val="000000"/>
          <w:sz w:val="24"/>
          <w:szCs w:val="24"/>
        </w:rPr>
        <w:t> </w:t>
      </w:r>
      <w:r w:rsidR="00B712E0" w:rsidRPr="00B712E0">
        <w:rPr>
          <w:rFonts w:ascii="Times New Roman" w:hAnsi="Times New Roman" w:cs="Times New Roman"/>
          <w:b/>
          <w:color w:val="000000"/>
          <w:sz w:val="24"/>
          <w:szCs w:val="24"/>
        </w:rPr>
        <w:t>:</w:t>
      </w:r>
    </w:p>
    <w:p w14:paraId="4A3D8C79" w14:textId="77777777" w:rsidR="009604AD" w:rsidRDefault="00335EA6" w:rsidP="00170918">
      <w:pPr>
        <w:pStyle w:val="Paragraphedeliste"/>
        <w:numPr>
          <w:ilvl w:val="0"/>
          <w:numId w:val="61"/>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Demande de saisie</w:t>
      </w:r>
    </w:p>
    <w:p w14:paraId="3642D64C" w14:textId="77777777" w:rsidR="009604AD" w:rsidRDefault="009604AD" w:rsidP="00170918">
      <w:pPr>
        <w:pStyle w:val="Paragraphedeliste"/>
        <w:numPr>
          <w:ilvl w:val="0"/>
          <w:numId w:val="61"/>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Le système affiche le formulaire</w:t>
      </w:r>
    </w:p>
    <w:p w14:paraId="3D24015E" w14:textId="77777777" w:rsidR="009604AD" w:rsidRDefault="009604AD" w:rsidP="00170918">
      <w:pPr>
        <w:pStyle w:val="Paragraphedeliste"/>
        <w:numPr>
          <w:ilvl w:val="0"/>
          <w:numId w:val="61"/>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L’acteur saisi</w:t>
      </w:r>
      <w:r w:rsidR="00335EA6">
        <w:rPr>
          <w:rFonts w:ascii="Times New Roman" w:hAnsi="Times New Roman" w:cs="Times New Roman"/>
          <w:color w:val="000000"/>
          <w:sz w:val="24"/>
          <w:szCs w:val="24"/>
        </w:rPr>
        <w:t>t</w:t>
      </w:r>
      <w:r>
        <w:rPr>
          <w:rFonts w:ascii="Times New Roman" w:hAnsi="Times New Roman" w:cs="Times New Roman"/>
          <w:color w:val="000000"/>
          <w:sz w:val="24"/>
          <w:szCs w:val="24"/>
        </w:rPr>
        <w:t xml:space="preserve"> la date</w:t>
      </w:r>
    </w:p>
    <w:p w14:paraId="2955523C" w14:textId="77777777" w:rsidR="009604AD" w:rsidRDefault="009604AD" w:rsidP="00170918">
      <w:pPr>
        <w:pStyle w:val="Paragraphedeliste"/>
        <w:numPr>
          <w:ilvl w:val="0"/>
          <w:numId w:val="61"/>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Le système vérifie la donnée saisie</w:t>
      </w:r>
    </w:p>
    <w:p w14:paraId="49408E87" w14:textId="77777777" w:rsidR="009604AD" w:rsidRPr="009604AD" w:rsidRDefault="009604AD" w:rsidP="00170918">
      <w:pPr>
        <w:pStyle w:val="Paragraphedeliste"/>
        <w:numPr>
          <w:ilvl w:val="0"/>
          <w:numId w:val="61"/>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Le système affiche le résultat</w:t>
      </w:r>
    </w:p>
    <w:p w14:paraId="4CA8BCDD" w14:textId="77777777" w:rsidR="00255D59" w:rsidRPr="00B712E0" w:rsidRDefault="00255D59" w:rsidP="00F77394">
      <w:pPr>
        <w:spacing w:line="360" w:lineRule="auto"/>
        <w:jc w:val="both"/>
        <w:rPr>
          <w:rFonts w:ascii="Times New Roman" w:hAnsi="Times New Roman" w:cs="Times New Roman"/>
          <w:b/>
          <w:color w:val="000000"/>
          <w:sz w:val="24"/>
          <w:szCs w:val="24"/>
        </w:rPr>
      </w:pPr>
      <w:r w:rsidRPr="00B712E0">
        <w:rPr>
          <w:rFonts w:ascii="Times New Roman" w:hAnsi="Times New Roman" w:cs="Times New Roman"/>
          <w:b/>
          <w:color w:val="000000"/>
          <w:sz w:val="24"/>
          <w:szCs w:val="24"/>
        </w:rPr>
        <w:t>Scénario exceptionnel :</w:t>
      </w:r>
      <w:r w:rsidR="00FE7000" w:rsidRPr="00B712E0">
        <w:rPr>
          <w:rFonts w:ascii="Times New Roman" w:hAnsi="Times New Roman" w:cs="Times New Roman"/>
          <w:b/>
          <w:color w:val="000000"/>
          <w:sz w:val="24"/>
          <w:szCs w:val="24"/>
        </w:rPr>
        <w:tab/>
      </w:r>
      <w:r w:rsidR="00FE7000" w:rsidRPr="00B712E0">
        <w:rPr>
          <w:rFonts w:ascii="Times New Roman" w:hAnsi="Times New Roman" w:cs="Times New Roman"/>
          <w:b/>
          <w:color w:val="000000"/>
          <w:sz w:val="24"/>
          <w:szCs w:val="24"/>
        </w:rPr>
        <w:tab/>
      </w:r>
      <w:r w:rsidR="00FE7000" w:rsidRPr="00B712E0">
        <w:rPr>
          <w:rFonts w:ascii="Times New Roman" w:hAnsi="Times New Roman" w:cs="Times New Roman"/>
          <w:b/>
          <w:color w:val="000000"/>
          <w:sz w:val="24"/>
          <w:szCs w:val="24"/>
        </w:rPr>
        <w:tab/>
      </w:r>
      <w:r w:rsidR="00FE7000" w:rsidRPr="00B712E0">
        <w:rPr>
          <w:rFonts w:ascii="Times New Roman" w:hAnsi="Times New Roman" w:cs="Times New Roman"/>
          <w:b/>
          <w:color w:val="000000"/>
          <w:sz w:val="24"/>
          <w:szCs w:val="24"/>
        </w:rPr>
        <w:tab/>
      </w:r>
      <w:r w:rsidR="00FE7000" w:rsidRPr="00B712E0">
        <w:rPr>
          <w:rFonts w:ascii="Times New Roman" w:hAnsi="Times New Roman" w:cs="Times New Roman"/>
          <w:b/>
          <w:color w:val="000000"/>
          <w:sz w:val="24"/>
          <w:szCs w:val="24"/>
        </w:rPr>
        <w:tab/>
      </w:r>
      <w:r w:rsidR="00FE7000" w:rsidRPr="00B712E0">
        <w:rPr>
          <w:rFonts w:ascii="Times New Roman" w:hAnsi="Times New Roman" w:cs="Times New Roman"/>
          <w:b/>
          <w:color w:val="000000"/>
          <w:sz w:val="24"/>
          <w:szCs w:val="24"/>
        </w:rPr>
        <w:tab/>
      </w:r>
      <w:r w:rsidR="00FE7000" w:rsidRPr="00B712E0">
        <w:rPr>
          <w:rFonts w:ascii="Times New Roman" w:hAnsi="Times New Roman" w:cs="Times New Roman"/>
          <w:b/>
          <w:color w:val="000000"/>
          <w:sz w:val="24"/>
          <w:szCs w:val="24"/>
        </w:rPr>
        <w:tab/>
        <w:t xml:space="preserve"> </w:t>
      </w:r>
    </w:p>
    <w:p w14:paraId="006252BD" w14:textId="77777777" w:rsidR="001E47CD" w:rsidRDefault="00960696" w:rsidP="00F77394">
      <w:pPr>
        <w:spacing w:line="360" w:lineRule="auto"/>
        <w:jc w:val="both"/>
        <w:rPr>
          <w:rFonts w:ascii="Times New Roman" w:hAnsi="Times New Roman" w:cs="Times New Roman"/>
          <w:color w:val="000000"/>
          <w:sz w:val="24"/>
          <w:szCs w:val="24"/>
        </w:rPr>
      </w:pPr>
      <w:r w:rsidRPr="00953B1A">
        <w:rPr>
          <w:rFonts w:ascii="Times New Roman" w:hAnsi="Times New Roman" w:cs="Times New Roman"/>
          <w:noProof/>
          <w:color w:val="000000"/>
          <w:sz w:val="24"/>
          <w:szCs w:val="24"/>
          <w:lang w:eastAsia="fr-FR"/>
        </w:rPr>
        <w:drawing>
          <wp:inline distT="0" distB="0" distL="0" distR="0" wp14:anchorId="4189D526" wp14:editId="5FC2EF90">
            <wp:extent cx="4876800" cy="3773170"/>
            <wp:effectExtent l="0" t="0" r="0" b="0"/>
            <wp:docPr id="16" name="Image 16" descr="C:\Users\Bessa\Documents\Diagramme de séquence consultation histor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ssa\Documents\Diagramme de séquence consultation historiqu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3773170"/>
                    </a:xfrm>
                    <a:prstGeom prst="rect">
                      <a:avLst/>
                    </a:prstGeom>
                    <a:noFill/>
                    <a:ln>
                      <a:noFill/>
                    </a:ln>
                  </pic:spPr>
                </pic:pic>
              </a:graphicData>
            </a:graphic>
          </wp:inline>
        </w:drawing>
      </w:r>
    </w:p>
    <w:p w14:paraId="570CD814" w14:textId="77777777" w:rsidR="00B10E6A" w:rsidRDefault="00054184" w:rsidP="004A4720">
      <w:pPr>
        <w:pStyle w:val="Lgende"/>
        <w:jc w:val="center"/>
        <w:rPr>
          <w:i/>
          <w:color w:val="auto"/>
          <w:sz w:val="24"/>
          <w:szCs w:val="24"/>
        </w:rPr>
      </w:pPr>
      <w:bookmarkStart w:id="423" w:name="_Toc506977590"/>
      <w:r w:rsidRPr="004A4720">
        <w:rPr>
          <w:i/>
          <w:color w:val="auto"/>
          <w:sz w:val="24"/>
          <w:szCs w:val="24"/>
        </w:rPr>
        <w:t xml:space="preserve">Figure </w:t>
      </w:r>
      <w:r w:rsidRPr="004A4720">
        <w:rPr>
          <w:i/>
          <w:color w:val="auto"/>
          <w:sz w:val="24"/>
          <w:szCs w:val="24"/>
        </w:rPr>
        <w:fldChar w:fldCharType="begin"/>
      </w:r>
      <w:r w:rsidRPr="004A4720">
        <w:rPr>
          <w:i/>
          <w:color w:val="auto"/>
          <w:sz w:val="24"/>
          <w:szCs w:val="24"/>
        </w:rPr>
        <w:instrText xml:space="preserve"> SEQ Figure \* ARABIC </w:instrText>
      </w:r>
      <w:r w:rsidRPr="004A4720">
        <w:rPr>
          <w:i/>
          <w:color w:val="auto"/>
          <w:sz w:val="24"/>
          <w:szCs w:val="24"/>
        </w:rPr>
        <w:fldChar w:fldCharType="separate"/>
      </w:r>
      <w:r w:rsidR="00B96CF5">
        <w:rPr>
          <w:i/>
          <w:noProof/>
          <w:color w:val="auto"/>
          <w:sz w:val="24"/>
          <w:szCs w:val="24"/>
        </w:rPr>
        <w:t>12</w:t>
      </w:r>
      <w:r w:rsidRPr="004A4720">
        <w:rPr>
          <w:i/>
          <w:color w:val="auto"/>
          <w:sz w:val="24"/>
          <w:szCs w:val="24"/>
        </w:rPr>
        <w:fldChar w:fldCharType="end"/>
      </w:r>
      <w:r w:rsidRPr="004A4720">
        <w:rPr>
          <w:i/>
          <w:color w:val="auto"/>
          <w:sz w:val="24"/>
          <w:szCs w:val="24"/>
        </w:rPr>
        <w:t>: Diagramme de séquence système « Consultation historique »</w:t>
      </w:r>
      <w:bookmarkEnd w:id="423"/>
    </w:p>
    <w:p w14:paraId="22CA52AF" w14:textId="77777777" w:rsidR="00926701" w:rsidRDefault="00926701" w:rsidP="00926701">
      <w:pPr>
        <w:rPr>
          <w:lang w:eastAsia="fr-FR"/>
        </w:rPr>
      </w:pPr>
    </w:p>
    <w:p w14:paraId="46D2B627" w14:textId="77777777" w:rsidR="00926701" w:rsidRDefault="00926701" w:rsidP="00926701">
      <w:pPr>
        <w:rPr>
          <w:lang w:eastAsia="fr-FR"/>
        </w:rPr>
      </w:pPr>
    </w:p>
    <w:p w14:paraId="1CA2C0F3" w14:textId="77777777" w:rsidR="00926701" w:rsidRDefault="00926701" w:rsidP="00926701">
      <w:pPr>
        <w:rPr>
          <w:lang w:eastAsia="fr-FR"/>
        </w:rPr>
      </w:pPr>
    </w:p>
    <w:p w14:paraId="2AD0E865" w14:textId="77777777" w:rsidR="00926701" w:rsidRDefault="00926701" w:rsidP="00926701">
      <w:pPr>
        <w:rPr>
          <w:lang w:eastAsia="fr-FR"/>
        </w:rPr>
      </w:pPr>
    </w:p>
    <w:p w14:paraId="2B70346C" w14:textId="77777777" w:rsidR="00926701" w:rsidRDefault="00926701" w:rsidP="00926701">
      <w:pPr>
        <w:rPr>
          <w:lang w:eastAsia="fr-FR"/>
        </w:rPr>
      </w:pPr>
    </w:p>
    <w:p w14:paraId="0A97E2E3" w14:textId="77777777" w:rsidR="00926701" w:rsidRDefault="00926701" w:rsidP="00926701">
      <w:pPr>
        <w:rPr>
          <w:lang w:eastAsia="fr-FR"/>
        </w:rPr>
      </w:pPr>
    </w:p>
    <w:p w14:paraId="7FE7D529" w14:textId="77777777" w:rsidR="00926701" w:rsidRDefault="00926701" w:rsidP="00926701">
      <w:pPr>
        <w:rPr>
          <w:lang w:eastAsia="fr-FR"/>
        </w:rPr>
      </w:pPr>
    </w:p>
    <w:p w14:paraId="7BE976A9" w14:textId="77777777" w:rsidR="00926701" w:rsidRDefault="00926701" w:rsidP="00926701">
      <w:pPr>
        <w:rPr>
          <w:lang w:eastAsia="fr-FR"/>
        </w:rPr>
      </w:pPr>
    </w:p>
    <w:p w14:paraId="467A1978" w14:textId="77777777" w:rsidR="00926701" w:rsidRDefault="00926701" w:rsidP="00926701">
      <w:pPr>
        <w:rPr>
          <w:lang w:eastAsia="fr-FR"/>
        </w:rPr>
      </w:pPr>
    </w:p>
    <w:p w14:paraId="552FF5F9" w14:textId="77777777" w:rsidR="00926701" w:rsidRPr="00926701" w:rsidRDefault="00926701" w:rsidP="00926701">
      <w:pPr>
        <w:rPr>
          <w:lang w:eastAsia="fr-FR"/>
        </w:rPr>
      </w:pPr>
    </w:p>
    <w:p w14:paraId="2BFC2215" w14:textId="77777777" w:rsidR="001F58A8" w:rsidRPr="00B712E0" w:rsidRDefault="001F58A8" w:rsidP="001F58A8">
      <w:pPr>
        <w:pStyle w:val="Sapitra"/>
        <w:rPr>
          <w:rFonts w:ascii="Times New Roman" w:hAnsi="Times New Roman" w:cs="Times New Roman"/>
          <w:color w:val="auto"/>
        </w:rPr>
      </w:pPr>
      <w:bookmarkStart w:id="424" w:name="_Toc506976670"/>
      <w:bookmarkStart w:id="425" w:name="_Toc506977498"/>
      <w:r w:rsidRPr="00B712E0">
        <w:rPr>
          <w:rFonts w:ascii="Times New Roman" w:hAnsi="Times New Roman" w:cs="Times New Roman"/>
          <w:color w:val="auto"/>
        </w:rPr>
        <w:lastRenderedPageBreak/>
        <w:t>Conception détaillée</w:t>
      </w:r>
      <w:bookmarkEnd w:id="424"/>
      <w:bookmarkEnd w:id="425"/>
    </w:p>
    <w:p w14:paraId="02B44431" w14:textId="77777777" w:rsidR="00E9693B" w:rsidRDefault="006F1720" w:rsidP="00E9693B">
      <w:pPr>
        <w:pStyle w:val="Paragraphedeliste"/>
        <w:numPr>
          <w:ilvl w:val="0"/>
          <w:numId w:val="4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314FD" w:rsidRPr="002314FD">
        <w:rPr>
          <w:rFonts w:ascii="Times New Roman" w:hAnsi="Times New Roman" w:cs="Times New Roman"/>
          <w:sz w:val="24"/>
          <w:szCs w:val="24"/>
        </w:rPr>
        <w:t xml:space="preserve">Dans cette partie nous présentons une modélisation de notre future application. </w:t>
      </w:r>
      <w:bookmarkStart w:id="426" w:name="_Toc447405366"/>
      <w:bookmarkStart w:id="427" w:name="_Toc447446986"/>
      <w:bookmarkStart w:id="428" w:name="_Toc447447494"/>
    </w:p>
    <w:p w14:paraId="58A8C6FE" w14:textId="77777777" w:rsidR="006F1720" w:rsidRDefault="006F1720" w:rsidP="006F1720">
      <w:pPr>
        <w:pStyle w:val="Paragraphedeliste"/>
        <w:numPr>
          <w:ilvl w:val="0"/>
          <w:numId w:val="42"/>
        </w:numPr>
        <w:autoSpaceDE w:val="0"/>
        <w:autoSpaceDN w:val="0"/>
        <w:adjustRightInd w:val="0"/>
        <w:spacing w:after="0" w:line="360" w:lineRule="auto"/>
        <w:jc w:val="both"/>
        <w:rPr>
          <w:rFonts w:ascii="Times New Roman" w:hAnsi="Times New Roman" w:cs="Times New Roman"/>
          <w:sz w:val="24"/>
          <w:szCs w:val="24"/>
        </w:rPr>
      </w:pPr>
      <w:r w:rsidRPr="002314FD">
        <w:rPr>
          <w:rFonts w:ascii="Times New Roman" w:hAnsi="Times New Roman" w:cs="Times New Roman"/>
          <w:sz w:val="24"/>
          <w:szCs w:val="24"/>
        </w:rPr>
        <w:t xml:space="preserve">Nous construisons une vue statique de la solution sous forme de diagramme de classes et aussi </w:t>
      </w:r>
    </w:p>
    <w:p w14:paraId="5DE6EB25" w14:textId="77777777" w:rsidR="006F1720" w:rsidRPr="00054184" w:rsidRDefault="006F1720" w:rsidP="006F1720">
      <w:pPr>
        <w:pStyle w:val="Paragraphedeliste"/>
        <w:numPr>
          <w:ilvl w:val="0"/>
          <w:numId w:val="42"/>
        </w:numPr>
        <w:autoSpaceDE w:val="0"/>
        <w:autoSpaceDN w:val="0"/>
        <w:adjustRightInd w:val="0"/>
        <w:spacing w:after="0" w:line="360" w:lineRule="auto"/>
        <w:jc w:val="both"/>
        <w:rPr>
          <w:rFonts w:ascii="Times New Roman" w:hAnsi="Times New Roman" w:cs="Times New Roman"/>
          <w:sz w:val="24"/>
          <w:szCs w:val="24"/>
        </w:rPr>
      </w:pPr>
      <w:r w:rsidRPr="002314FD">
        <w:rPr>
          <w:rFonts w:ascii="Times New Roman" w:hAnsi="Times New Roman" w:cs="Times New Roman"/>
          <w:sz w:val="24"/>
          <w:szCs w:val="24"/>
        </w:rPr>
        <w:t>une vue dynamique sous forme de diagramme de séquence.</w:t>
      </w:r>
    </w:p>
    <w:p w14:paraId="7ED7D85C" w14:textId="77777777" w:rsidR="006F1720" w:rsidRPr="00054184" w:rsidRDefault="006F1720" w:rsidP="006F1720">
      <w:pPr>
        <w:pStyle w:val="Paragraphedeliste"/>
        <w:autoSpaceDE w:val="0"/>
        <w:autoSpaceDN w:val="0"/>
        <w:adjustRightInd w:val="0"/>
        <w:spacing w:after="0" w:line="360" w:lineRule="auto"/>
        <w:ind w:left="357"/>
        <w:jc w:val="both"/>
        <w:rPr>
          <w:rFonts w:ascii="Times New Roman" w:hAnsi="Times New Roman" w:cs="Times New Roman"/>
          <w:sz w:val="24"/>
          <w:szCs w:val="24"/>
        </w:rPr>
      </w:pPr>
    </w:p>
    <w:p w14:paraId="39942D2B" w14:textId="77777777" w:rsidR="002314FD" w:rsidRPr="002314FD" w:rsidRDefault="002314FD" w:rsidP="0020252D">
      <w:pPr>
        <w:pStyle w:val="Para1"/>
        <w:outlineLvl w:val="0"/>
        <w:rPr>
          <w:rFonts w:eastAsiaTheme="minorHAnsi"/>
          <w:color w:val="auto"/>
          <w:sz w:val="24"/>
        </w:rPr>
      </w:pPr>
      <w:r w:rsidRPr="002314FD">
        <w:rPr>
          <w:rFonts w:eastAsia="TimesNewRoman-Identity-H"/>
        </w:rPr>
        <w:t xml:space="preserve"> </w:t>
      </w:r>
      <w:bookmarkStart w:id="429" w:name="_Toc505626249"/>
      <w:bookmarkStart w:id="430" w:name="_Toc505664422"/>
      <w:bookmarkStart w:id="431" w:name="_Toc506976671"/>
      <w:bookmarkStart w:id="432" w:name="_Toc506977499"/>
      <w:r w:rsidRPr="002314FD">
        <w:rPr>
          <w:rFonts w:eastAsia="TimesNewRoman-Identity-H"/>
          <w:color w:val="auto"/>
        </w:rPr>
        <w:t>Architecture du système</w:t>
      </w:r>
      <w:bookmarkEnd w:id="426"/>
      <w:bookmarkEnd w:id="427"/>
      <w:bookmarkEnd w:id="428"/>
      <w:bookmarkEnd w:id="429"/>
      <w:bookmarkEnd w:id="430"/>
      <w:bookmarkEnd w:id="431"/>
      <w:bookmarkEnd w:id="432"/>
    </w:p>
    <w:p w14:paraId="0495AC42" w14:textId="77777777" w:rsidR="002314FD" w:rsidRPr="002D2E56" w:rsidRDefault="002314FD" w:rsidP="002314FD">
      <w:pPr>
        <w:pStyle w:val="Default"/>
        <w:spacing w:line="360" w:lineRule="auto"/>
        <w:jc w:val="both"/>
        <w:rPr>
          <w:color w:val="auto"/>
        </w:rPr>
      </w:pPr>
      <w:r w:rsidRPr="002D2E56">
        <w:rPr>
          <w:color w:val="auto"/>
        </w:rPr>
        <w:tab/>
        <w:t>Le système implémente une architecture MVC. C'</w:t>
      </w:r>
      <w:r w:rsidR="00D33405">
        <w:rPr>
          <w:color w:val="auto"/>
        </w:rPr>
        <w:t>est une architecture de modèle</w:t>
      </w:r>
      <w:r w:rsidRPr="002D2E56">
        <w:rPr>
          <w:color w:val="auto"/>
        </w:rPr>
        <w:t xml:space="preserve"> </w:t>
      </w:r>
      <w:r w:rsidR="00D33405">
        <w:rPr>
          <w:color w:val="auto"/>
        </w:rPr>
        <w:t>utilisé</w:t>
      </w:r>
      <w:r w:rsidRPr="002D2E56">
        <w:rPr>
          <w:color w:val="auto"/>
        </w:rPr>
        <w:t xml:space="preserve"> en génie logiciel. Dans des applications complexes qui présentent des lots de données aux utilisateurs, on souhaite souvent séparer les données (modèle) et l'interface utilisateur (vue), de sorte que les changements à l'interface utilisateur n'affectent pas le traitement des données, et que les données peuvent être réorganisées sans changer l'inte</w:t>
      </w:r>
      <w:r w:rsidR="00D33405">
        <w:rPr>
          <w:color w:val="auto"/>
        </w:rPr>
        <w:t>rface utilisateur. Le MVC résoud</w:t>
      </w:r>
      <w:r w:rsidRPr="002D2E56">
        <w:rPr>
          <w:color w:val="auto"/>
        </w:rPr>
        <w:t xml:space="preserve"> ce genre de problème en découplant l'accès des données et la logique des applications de la présentation des données et de l'interaction utilisateur, en introduisant un composant inter</w:t>
      </w:r>
      <w:r>
        <w:rPr>
          <w:color w:val="auto"/>
        </w:rPr>
        <w:t>médiaire : « le contrôleur »</w:t>
      </w:r>
      <w:r w:rsidRPr="002D2E56">
        <w:rPr>
          <w:color w:val="auto"/>
        </w:rPr>
        <w:t>.</w:t>
      </w:r>
    </w:p>
    <w:p w14:paraId="7CFE0716" w14:textId="77777777" w:rsidR="002314FD" w:rsidRPr="002D2E56" w:rsidRDefault="002314FD" w:rsidP="002314FD">
      <w:pPr>
        <w:autoSpaceDE w:val="0"/>
        <w:autoSpaceDN w:val="0"/>
        <w:adjustRightInd w:val="0"/>
        <w:spacing w:after="0" w:line="360" w:lineRule="auto"/>
        <w:jc w:val="both"/>
        <w:rPr>
          <w:rFonts w:ascii="Times New Roman" w:hAnsi="Times New Roman" w:cs="Times New Roman"/>
          <w:sz w:val="24"/>
          <w:szCs w:val="24"/>
        </w:rPr>
      </w:pPr>
      <w:r w:rsidRPr="002D2E56">
        <w:rPr>
          <w:rFonts w:ascii="Times New Roman" w:hAnsi="Times New Roman" w:cs="Times New Roman"/>
          <w:sz w:val="24"/>
          <w:szCs w:val="24"/>
        </w:rPr>
        <w:tab/>
        <w:t xml:space="preserve">Dans Symfony2, on peut appliquer cette sémantique de Model View Controller avec : </w:t>
      </w:r>
    </w:p>
    <w:p w14:paraId="3862D027" w14:textId="77777777" w:rsidR="002314FD" w:rsidRPr="002D2E56" w:rsidRDefault="002314FD" w:rsidP="002314FD">
      <w:pPr>
        <w:pStyle w:val="Paragraphedeliste"/>
        <w:numPr>
          <w:ilvl w:val="0"/>
          <w:numId w:val="60"/>
        </w:numPr>
        <w:autoSpaceDE w:val="0"/>
        <w:autoSpaceDN w:val="0"/>
        <w:adjustRightInd w:val="0"/>
        <w:spacing w:after="87" w:line="360" w:lineRule="auto"/>
        <w:jc w:val="both"/>
        <w:rPr>
          <w:rFonts w:ascii="Times New Roman" w:hAnsi="Times New Roman" w:cs="Times New Roman"/>
        </w:rPr>
      </w:pPr>
      <w:r w:rsidRPr="002D2E56">
        <w:rPr>
          <w:rFonts w:ascii="Times New Roman" w:hAnsi="Times New Roman" w:cs="Times New Roman"/>
          <w:bCs/>
          <w:iCs/>
        </w:rPr>
        <w:t xml:space="preserve">Model </w:t>
      </w:r>
      <w:r w:rsidRPr="002D2E56">
        <w:rPr>
          <w:rFonts w:ascii="Times New Roman" w:hAnsi="Times New Roman" w:cs="Times New Roman"/>
        </w:rPr>
        <w:t xml:space="preserve">: ce sont des objets déclarés dans Symfony. Ils sont également des tables persistées dans la base de données. </w:t>
      </w:r>
    </w:p>
    <w:p w14:paraId="41D83711" w14:textId="77777777" w:rsidR="002314FD" w:rsidRPr="002D2E56" w:rsidRDefault="002314FD" w:rsidP="002314FD">
      <w:pPr>
        <w:pStyle w:val="Paragraphedeliste"/>
        <w:numPr>
          <w:ilvl w:val="0"/>
          <w:numId w:val="60"/>
        </w:numPr>
        <w:autoSpaceDE w:val="0"/>
        <w:autoSpaceDN w:val="0"/>
        <w:adjustRightInd w:val="0"/>
        <w:spacing w:after="87" w:line="360" w:lineRule="auto"/>
        <w:jc w:val="both"/>
        <w:rPr>
          <w:rFonts w:ascii="Times New Roman" w:hAnsi="Times New Roman" w:cs="Times New Roman"/>
        </w:rPr>
      </w:pPr>
      <w:r w:rsidRPr="002D2E56">
        <w:rPr>
          <w:rFonts w:ascii="Times New Roman" w:hAnsi="Times New Roman" w:cs="Times New Roman"/>
          <w:bCs/>
          <w:iCs/>
        </w:rPr>
        <w:t>View</w:t>
      </w:r>
      <w:r>
        <w:rPr>
          <w:rFonts w:ascii="Times New Roman" w:hAnsi="Times New Roman" w:cs="Times New Roman"/>
          <w:bCs/>
          <w:iCs/>
        </w:rPr>
        <w:t xml:space="preserve"> </w:t>
      </w:r>
      <w:r w:rsidRPr="002D2E56">
        <w:rPr>
          <w:rFonts w:ascii="Times New Roman" w:hAnsi="Times New Roman" w:cs="Times New Roman"/>
        </w:rPr>
        <w:t xml:space="preserve">: elles sont définies en fichiers twig avec symfony2. </w:t>
      </w:r>
    </w:p>
    <w:p w14:paraId="1EC56B48" w14:textId="77777777" w:rsidR="002314FD" w:rsidRPr="002D2E56" w:rsidRDefault="002314FD" w:rsidP="002314FD">
      <w:pPr>
        <w:pStyle w:val="Paragraphedeliste"/>
        <w:numPr>
          <w:ilvl w:val="0"/>
          <w:numId w:val="60"/>
        </w:numPr>
        <w:autoSpaceDE w:val="0"/>
        <w:autoSpaceDN w:val="0"/>
        <w:adjustRightInd w:val="0"/>
        <w:spacing w:after="0" w:line="360" w:lineRule="auto"/>
        <w:jc w:val="both"/>
        <w:rPr>
          <w:rFonts w:ascii="Times New Roman" w:hAnsi="Times New Roman" w:cs="Times New Roman"/>
        </w:rPr>
      </w:pPr>
      <w:r w:rsidRPr="002D2E56">
        <w:rPr>
          <w:rFonts w:ascii="Times New Roman" w:hAnsi="Times New Roman" w:cs="Times New Roman"/>
          <w:bCs/>
          <w:iCs/>
        </w:rPr>
        <w:t xml:space="preserve">Controller </w:t>
      </w:r>
      <w:r w:rsidRPr="002D2E56">
        <w:rPr>
          <w:rFonts w:ascii="Times New Roman" w:hAnsi="Times New Roman" w:cs="Times New Roman"/>
        </w:rPr>
        <w:t xml:space="preserve">: ce sont des classes PHP qui héritent la classe Controller du Symfony 2. </w:t>
      </w:r>
    </w:p>
    <w:p w14:paraId="16B17669" w14:textId="77777777" w:rsidR="002314FD" w:rsidRPr="002D2E56" w:rsidRDefault="002314FD" w:rsidP="002314FD">
      <w:pPr>
        <w:autoSpaceDE w:val="0"/>
        <w:autoSpaceDN w:val="0"/>
        <w:adjustRightInd w:val="0"/>
        <w:spacing w:line="360" w:lineRule="auto"/>
        <w:jc w:val="both"/>
        <w:rPr>
          <w:rFonts w:ascii="Times New Roman" w:hAnsi="Times New Roman" w:cs="Times New Roman"/>
          <w:sz w:val="24"/>
          <w:szCs w:val="24"/>
        </w:rPr>
      </w:pPr>
      <w:r w:rsidRPr="002D2E56">
        <w:rPr>
          <w:rFonts w:ascii="Times New Roman" w:hAnsi="Times New Roman" w:cs="Times New Roman"/>
          <w:sz w:val="24"/>
          <w:szCs w:val="24"/>
        </w:rPr>
        <w:tab/>
        <w:t>La figure</w:t>
      </w:r>
      <w:r w:rsidR="00B703A0">
        <w:rPr>
          <w:rFonts w:ascii="Times New Roman" w:hAnsi="Times New Roman" w:cs="Times New Roman"/>
          <w:sz w:val="24"/>
          <w:szCs w:val="24"/>
        </w:rPr>
        <w:t xml:space="preserve"> </w:t>
      </w:r>
      <w:r w:rsidRPr="002D2E56">
        <w:rPr>
          <w:rFonts w:ascii="Times New Roman" w:hAnsi="Times New Roman" w:cs="Times New Roman"/>
          <w:sz w:val="24"/>
          <w:szCs w:val="24"/>
        </w:rPr>
        <w:t>1</w:t>
      </w:r>
      <w:r w:rsidR="00B703A0">
        <w:rPr>
          <w:rFonts w:ascii="Times New Roman" w:hAnsi="Times New Roman" w:cs="Times New Roman"/>
          <w:sz w:val="24"/>
          <w:szCs w:val="24"/>
        </w:rPr>
        <w:t>3</w:t>
      </w:r>
      <w:r w:rsidRPr="002D2E56">
        <w:rPr>
          <w:rFonts w:ascii="Times New Roman" w:hAnsi="Times New Roman" w:cs="Times New Roman"/>
          <w:sz w:val="24"/>
          <w:szCs w:val="24"/>
        </w:rPr>
        <w:t xml:space="preserve"> nous montre une architecture MVC dans symfony2.</w:t>
      </w:r>
    </w:p>
    <w:p w14:paraId="31185809" w14:textId="77777777" w:rsidR="002314FD" w:rsidRDefault="002314FD" w:rsidP="002314FD">
      <w:pPr>
        <w:autoSpaceDE w:val="0"/>
        <w:autoSpaceDN w:val="0"/>
        <w:adjustRightInd w:val="0"/>
        <w:spacing w:line="360" w:lineRule="auto"/>
        <w:jc w:val="both"/>
        <w:rPr>
          <w:rFonts w:ascii="Times New Roman" w:hAnsi="Times New Roman" w:cs="Times New Roman"/>
          <w:sz w:val="24"/>
          <w:szCs w:val="24"/>
        </w:rPr>
      </w:pPr>
      <w:r w:rsidRPr="002D2E56">
        <w:rPr>
          <w:rFonts w:ascii="Times New Roman" w:hAnsi="Times New Roman" w:cs="Times New Roman"/>
          <w:noProof/>
          <w:sz w:val="24"/>
          <w:szCs w:val="24"/>
          <w:lang w:eastAsia="fr-FR"/>
        </w:rPr>
        <w:drawing>
          <wp:inline distT="0" distB="0" distL="0" distR="0" wp14:anchorId="546D6292" wp14:editId="036B4D2A">
            <wp:extent cx="5760720" cy="2641090"/>
            <wp:effectExtent l="19050" t="0" r="0" b="0"/>
            <wp:docPr id="4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760720" cy="2641090"/>
                    </a:xfrm>
                    <a:prstGeom prst="rect">
                      <a:avLst/>
                    </a:prstGeom>
                    <a:noFill/>
                    <a:ln w="9525">
                      <a:noFill/>
                      <a:miter lim="800000"/>
                      <a:headEnd/>
                      <a:tailEnd/>
                    </a:ln>
                  </pic:spPr>
                </pic:pic>
              </a:graphicData>
            </a:graphic>
          </wp:inline>
        </w:drawing>
      </w:r>
    </w:p>
    <w:p w14:paraId="0DF62C76" w14:textId="77777777" w:rsidR="002314FD" w:rsidRPr="00B703A0" w:rsidRDefault="00054184" w:rsidP="00B703A0">
      <w:pPr>
        <w:pStyle w:val="Lgende"/>
        <w:jc w:val="center"/>
        <w:rPr>
          <w:i/>
          <w:color w:val="auto"/>
          <w:sz w:val="24"/>
          <w:szCs w:val="24"/>
        </w:rPr>
      </w:pPr>
      <w:bookmarkStart w:id="433" w:name="_Toc506977591"/>
      <w:r w:rsidRPr="004A4720">
        <w:rPr>
          <w:i/>
          <w:color w:val="auto"/>
          <w:sz w:val="24"/>
          <w:szCs w:val="24"/>
        </w:rPr>
        <w:t xml:space="preserve">Figure </w:t>
      </w:r>
      <w:r w:rsidRPr="004A4720">
        <w:rPr>
          <w:i/>
          <w:color w:val="auto"/>
          <w:sz w:val="24"/>
          <w:szCs w:val="24"/>
        </w:rPr>
        <w:fldChar w:fldCharType="begin"/>
      </w:r>
      <w:r w:rsidRPr="004A4720">
        <w:rPr>
          <w:i/>
          <w:color w:val="auto"/>
          <w:sz w:val="24"/>
          <w:szCs w:val="24"/>
        </w:rPr>
        <w:instrText xml:space="preserve"> SEQ Figure \* ARABIC </w:instrText>
      </w:r>
      <w:r w:rsidRPr="004A4720">
        <w:rPr>
          <w:i/>
          <w:color w:val="auto"/>
          <w:sz w:val="24"/>
          <w:szCs w:val="24"/>
        </w:rPr>
        <w:fldChar w:fldCharType="separate"/>
      </w:r>
      <w:r w:rsidR="00B96CF5">
        <w:rPr>
          <w:i/>
          <w:noProof/>
          <w:color w:val="auto"/>
          <w:sz w:val="24"/>
          <w:szCs w:val="24"/>
        </w:rPr>
        <w:t>13</w:t>
      </w:r>
      <w:r w:rsidRPr="004A4720">
        <w:rPr>
          <w:i/>
          <w:color w:val="auto"/>
          <w:sz w:val="24"/>
          <w:szCs w:val="24"/>
        </w:rPr>
        <w:fldChar w:fldCharType="end"/>
      </w:r>
      <w:r w:rsidRPr="004A4720">
        <w:rPr>
          <w:i/>
          <w:color w:val="auto"/>
          <w:sz w:val="24"/>
          <w:szCs w:val="24"/>
        </w:rPr>
        <w:t>: Architecture MVC dans Symfony</w:t>
      </w:r>
      <w:bookmarkEnd w:id="433"/>
    </w:p>
    <w:p w14:paraId="38146084" w14:textId="77777777" w:rsidR="006D0680" w:rsidRPr="002314FD" w:rsidRDefault="006D0680" w:rsidP="0020252D">
      <w:pPr>
        <w:pStyle w:val="Para1"/>
        <w:outlineLvl w:val="1"/>
        <w:rPr>
          <w:color w:val="auto"/>
        </w:rPr>
      </w:pPr>
      <w:bookmarkStart w:id="434" w:name="_Toc505626250"/>
      <w:bookmarkStart w:id="435" w:name="_Toc505664423"/>
      <w:bookmarkStart w:id="436" w:name="_Toc506976672"/>
      <w:bookmarkStart w:id="437" w:name="_Toc506977500"/>
      <w:r w:rsidRPr="002314FD">
        <w:rPr>
          <w:color w:val="auto"/>
        </w:rPr>
        <w:lastRenderedPageBreak/>
        <w:t>Dia</w:t>
      </w:r>
      <w:r w:rsidR="00D33405">
        <w:rPr>
          <w:color w:val="auto"/>
        </w:rPr>
        <w:t>gramme</w:t>
      </w:r>
      <w:r w:rsidR="002314FD" w:rsidRPr="002314FD">
        <w:rPr>
          <w:color w:val="auto"/>
        </w:rPr>
        <w:t xml:space="preserve"> de séquence conception</w:t>
      </w:r>
      <w:bookmarkEnd w:id="434"/>
      <w:bookmarkEnd w:id="435"/>
      <w:bookmarkEnd w:id="436"/>
      <w:bookmarkEnd w:id="437"/>
    </w:p>
    <w:p w14:paraId="00C783E5" w14:textId="77777777" w:rsidR="0096746F" w:rsidRPr="00953B1A" w:rsidRDefault="006D0680" w:rsidP="006D0680">
      <w:pPr>
        <w:autoSpaceDE w:val="0"/>
        <w:autoSpaceDN w:val="0"/>
        <w:adjustRightInd w:val="0"/>
        <w:spacing w:after="0" w:line="360" w:lineRule="auto"/>
        <w:ind w:firstLine="851"/>
        <w:jc w:val="both"/>
        <w:rPr>
          <w:rFonts w:ascii="Times New Roman" w:hAnsi="Times New Roman" w:cs="Times New Roman"/>
          <w:sz w:val="24"/>
          <w:szCs w:val="24"/>
        </w:rPr>
      </w:pPr>
      <w:r w:rsidRPr="00953B1A">
        <w:rPr>
          <w:rFonts w:ascii="Times New Roman" w:hAnsi="Times New Roman" w:cs="Times New Roman"/>
          <w:sz w:val="24"/>
          <w:szCs w:val="24"/>
        </w:rPr>
        <w:t xml:space="preserve">Les diagrammes de séquence peuvent servir à illustrer les cas d’utilisation décrits dans le chapitre précédent. Ils permettent de représenter la succession chronologique des opérations réalisées par un acteur et, qui font passer d’un objet à un autre </w:t>
      </w:r>
      <w:r w:rsidR="001E47CD">
        <w:rPr>
          <w:rFonts w:ascii="Times New Roman" w:hAnsi="Times New Roman" w:cs="Times New Roman"/>
          <w:sz w:val="24"/>
          <w:szCs w:val="24"/>
        </w:rPr>
        <w:t>pour représenter un scénario</w:t>
      </w:r>
      <w:r w:rsidRPr="00953B1A">
        <w:rPr>
          <w:rFonts w:ascii="Times New Roman" w:hAnsi="Times New Roman" w:cs="Times New Roman"/>
          <w:sz w:val="24"/>
          <w:szCs w:val="24"/>
        </w:rPr>
        <w:t>. Dans cette partie, nous allons décrire les scénarios les plus importants ainsi que leurs représentations par les</w:t>
      </w:r>
      <w:r w:rsidR="001E47CD">
        <w:rPr>
          <w:rFonts w:ascii="Times New Roman" w:hAnsi="Times New Roman" w:cs="Times New Roman"/>
          <w:sz w:val="24"/>
          <w:szCs w:val="24"/>
        </w:rPr>
        <w:t xml:space="preserve"> diagrammes de séquence.</w:t>
      </w:r>
    </w:p>
    <w:p w14:paraId="011B96CD" w14:textId="77777777" w:rsidR="006D0680" w:rsidRPr="00953B1A" w:rsidRDefault="006D0680" w:rsidP="009712AE">
      <w:pPr>
        <w:pStyle w:val="Paragraphedeliste"/>
        <w:numPr>
          <w:ilvl w:val="0"/>
          <w:numId w:val="35"/>
        </w:numPr>
        <w:autoSpaceDE w:val="0"/>
        <w:autoSpaceDN w:val="0"/>
        <w:adjustRightInd w:val="0"/>
        <w:spacing w:after="0" w:line="360" w:lineRule="auto"/>
        <w:jc w:val="both"/>
        <w:rPr>
          <w:rFonts w:ascii="Times New Roman" w:hAnsi="Times New Roman" w:cs="Times New Roman"/>
          <w:b/>
          <w:sz w:val="24"/>
          <w:szCs w:val="24"/>
        </w:rPr>
      </w:pPr>
      <w:r w:rsidRPr="00953B1A">
        <w:rPr>
          <w:rFonts w:ascii="Times New Roman" w:hAnsi="Times New Roman" w:cs="Times New Roman"/>
          <w:b/>
          <w:sz w:val="24"/>
          <w:szCs w:val="24"/>
        </w:rPr>
        <w:t>Diagramme de séquence de conception pour le cas d'utilisation "S'authentifier"</w:t>
      </w:r>
    </w:p>
    <w:p w14:paraId="1A74E934" w14:textId="77777777" w:rsidR="006D0680" w:rsidRPr="00953B1A" w:rsidRDefault="006D0680" w:rsidP="006D0680">
      <w:pPr>
        <w:autoSpaceDE w:val="0"/>
        <w:autoSpaceDN w:val="0"/>
        <w:adjustRightInd w:val="0"/>
        <w:spacing w:after="0" w:line="360" w:lineRule="auto"/>
        <w:jc w:val="both"/>
        <w:rPr>
          <w:rFonts w:ascii="Times New Roman" w:hAnsi="Times New Roman" w:cs="Times New Roman"/>
          <w:b/>
          <w:sz w:val="24"/>
          <w:szCs w:val="24"/>
        </w:rPr>
      </w:pPr>
    </w:p>
    <w:p w14:paraId="12232DBF" w14:textId="77777777" w:rsidR="005E6E7F" w:rsidRDefault="006D0680" w:rsidP="005E6E7F">
      <w:pPr>
        <w:spacing w:line="360" w:lineRule="auto"/>
        <w:jc w:val="both"/>
        <w:rPr>
          <w:rFonts w:ascii="Times New Roman" w:hAnsi="Times New Roman" w:cs="Times New Roman"/>
          <w:b/>
          <w:sz w:val="24"/>
          <w:szCs w:val="24"/>
        </w:rPr>
      </w:pPr>
      <w:r w:rsidRPr="00953B1A">
        <w:rPr>
          <w:rFonts w:ascii="Times New Roman" w:hAnsi="Times New Roman" w:cs="Times New Roman"/>
          <w:b/>
          <w:noProof/>
          <w:color w:val="000000"/>
          <w:sz w:val="24"/>
          <w:szCs w:val="24"/>
          <w:lang w:eastAsia="fr-FR"/>
        </w:rPr>
        <w:drawing>
          <wp:inline distT="0" distB="0" distL="0" distR="0" wp14:anchorId="467BFABB" wp14:editId="1D4EB3CC">
            <wp:extent cx="5760720" cy="2976150"/>
            <wp:effectExtent l="0" t="0" r="0" b="0"/>
            <wp:docPr id="26" name="Image 26" descr="C:\Users\Bessa\Documents\Diagramme de séquence conception s'authent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essa\Documents\Diagramme de séquence conception s'authentifi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976150"/>
                    </a:xfrm>
                    <a:prstGeom prst="rect">
                      <a:avLst/>
                    </a:prstGeom>
                    <a:noFill/>
                    <a:ln>
                      <a:noFill/>
                    </a:ln>
                  </pic:spPr>
                </pic:pic>
              </a:graphicData>
            </a:graphic>
          </wp:inline>
        </w:drawing>
      </w:r>
    </w:p>
    <w:p w14:paraId="6A9EA5E7" w14:textId="77777777" w:rsidR="005E6E7F" w:rsidRDefault="00054184" w:rsidP="004A4720">
      <w:pPr>
        <w:pStyle w:val="Lgende"/>
        <w:jc w:val="center"/>
        <w:rPr>
          <w:i/>
          <w:color w:val="auto"/>
          <w:sz w:val="24"/>
          <w:szCs w:val="24"/>
        </w:rPr>
      </w:pPr>
      <w:bookmarkStart w:id="438" w:name="_Toc506977592"/>
      <w:r w:rsidRPr="004A4720">
        <w:rPr>
          <w:i/>
          <w:color w:val="auto"/>
          <w:sz w:val="24"/>
          <w:szCs w:val="24"/>
        </w:rPr>
        <w:t xml:space="preserve">Figure </w:t>
      </w:r>
      <w:r w:rsidRPr="004A4720">
        <w:rPr>
          <w:i/>
          <w:color w:val="auto"/>
          <w:sz w:val="24"/>
          <w:szCs w:val="24"/>
        </w:rPr>
        <w:fldChar w:fldCharType="begin"/>
      </w:r>
      <w:r w:rsidRPr="004A4720">
        <w:rPr>
          <w:i/>
          <w:color w:val="auto"/>
          <w:sz w:val="24"/>
          <w:szCs w:val="24"/>
        </w:rPr>
        <w:instrText xml:space="preserve"> SEQ Figure \* ARABIC </w:instrText>
      </w:r>
      <w:r w:rsidRPr="004A4720">
        <w:rPr>
          <w:i/>
          <w:color w:val="auto"/>
          <w:sz w:val="24"/>
          <w:szCs w:val="24"/>
        </w:rPr>
        <w:fldChar w:fldCharType="separate"/>
      </w:r>
      <w:r w:rsidR="00B96CF5">
        <w:rPr>
          <w:i/>
          <w:noProof/>
          <w:color w:val="auto"/>
          <w:sz w:val="24"/>
          <w:szCs w:val="24"/>
        </w:rPr>
        <w:t>14</w:t>
      </w:r>
      <w:r w:rsidRPr="004A4720">
        <w:rPr>
          <w:i/>
          <w:color w:val="auto"/>
          <w:sz w:val="24"/>
          <w:szCs w:val="24"/>
        </w:rPr>
        <w:fldChar w:fldCharType="end"/>
      </w:r>
      <w:r w:rsidRPr="004A4720">
        <w:rPr>
          <w:i/>
          <w:color w:val="auto"/>
          <w:sz w:val="24"/>
          <w:szCs w:val="24"/>
        </w:rPr>
        <w:t>: Diagramme de séquence de conception pour le cas d'utilisation "S'authentifier"</w:t>
      </w:r>
      <w:bookmarkEnd w:id="438"/>
    </w:p>
    <w:p w14:paraId="634F893D" w14:textId="77777777" w:rsidR="004A4720" w:rsidRPr="004A4720" w:rsidRDefault="004A4720" w:rsidP="004A4720">
      <w:pPr>
        <w:rPr>
          <w:lang w:eastAsia="fr-FR"/>
        </w:rPr>
      </w:pPr>
    </w:p>
    <w:p w14:paraId="7D50C41F" w14:textId="77777777" w:rsidR="00FE7000" w:rsidRPr="00953B1A" w:rsidRDefault="006D0680" w:rsidP="009712AE">
      <w:pPr>
        <w:pStyle w:val="Paragraphedeliste"/>
        <w:numPr>
          <w:ilvl w:val="0"/>
          <w:numId w:val="35"/>
        </w:numPr>
        <w:spacing w:line="360" w:lineRule="auto"/>
        <w:jc w:val="both"/>
        <w:rPr>
          <w:rFonts w:ascii="Times New Roman" w:hAnsi="Times New Roman" w:cs="Times New Roman"/>
          <w:b/>
          <w:color w:val="000000"/>
          <w:sz w:val="24"/>
          <w:szCs w:val="24"/>
        </w:rPr>
      </w:pPr>
      <w:r w:rsidRPr="00953B1A">
        <w:rPr>
          <w:rFonts w:ascii="Times New Roman" w:hAnsi="Times New Roman" w:cs="Times New Roman"/>
          <w:b/>
          <w:color w:val="000000"/>
          <w:sz w:val="24"/>
          <w:szCs w:val="24"/>
        </w:rPr>
        <w:t xml:space="preserve">Diagramme de séquence de conception pour le cas d’utilisation </w:t>
      </w:r>
      <w:r w:rsidRPr="00953B1A">
        <w:rPr>
          <w:rFonts w:ascii="Times New Roman" w:hAnsi="Times New Roman" w:cs="Times New Roman"/>
          <w:b/>
          <w:sz w:val="24"/>
          <w:szCs w:val="24"/>
        </w:rPr>
        <w:t>"Faire du recherche".</w:t>
      </w:r>
    </w:p>
    <w:p w14:paraId="1E80C6BC" w14:textId="77777777" w:rsidR="008A38EF" w:rsidRDefault="006D0680" w:rsidP="00F77394">
      <w:pPr>
        <w:spacing w:line="360" w:lineRule="auto"/>
        <w:jc w:val="both"/>
        <w:rPr>
          <w:rFonts w:ascii="Times New Roman" w:hAnsi="Times New Roman" w:cs="Times New Roman"/>
          <w:b/>
          <w:color w:val="000000"/>
          <w:sz w:val="24"/>
          <w:szCs w:val="24"/>
        </w:rPr>
      </w:pPr>
      <w:r w:rsidRPr="00953B1A">
        <w:rPr>
          <w:rFonts w:ascii="Times New Roman" w:hAnsi="Times New Roman" w:cs="Times New Roman"/>
          <w:b/>
          <w:noProof/>
          <w:color w:val="000000"/>
          <w:sz w:val="24"/>
          <w:szCs w:val="24"/>
          <w:lang w:eastAsia="fr-FR"/>
        </w:rPr>
        <w:lastRenderedPageBreak/>
        <w:drawing>
          <wp:inline distT="0" distB="0" distL="0" distR="0" wp14:anchorId="6F54671B" wp14:editId="14047A63">
            <wp:extent cx="5760720" cy="3600222"/>
            <wp:effectExtent l="0" t="0" r="0" b="0"/>
            <wp:docPr id="28" name="Image 28" descr="C:\Users\Bessa\Documents\Diagramme de séquence conception recher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essa\Documents\Diagramme de séquence conception recherch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600222"/>
                    </a:xfrm>
                    <a:prstGeom prst="rect">
                      <a:avLst/>
                    </a:prstGeom>
                    <a:noFill/>
                    <a:ln>
                      <a:noFill/>
                    </a:ln>
                  </pic:spPr>
                </pic:pic>
              </a:graphicData>
            </a:graphic>
          </wp:inline>
        </w:drawing>
      </w:r>
    </w:p>
    <w:p w14:paraId="4D54DC4F" w14:textId="77777777" w:rsidR="00054184" w:rsidRPr="0096746F" w:rsidRDefault="00054184" w:rsidP="0096746F">
      <w:pPr>
        <w:pStyle w:val="Lgende"/>
        <w:jc w:val="center"/>
        <w:rPr>
          <w:i/>
          <w:color w:val="auto"/>
          <w:sz w:val="24"/>
          <w:szCs w:val="24"/>
        </w:rPr>
      </w:pPr>
      <w:bookmarkStart w:id="439" w:name="_Toc506977593"/>
      <w:r w:rsidRPr="004A4720">
        <w:rPr>
          <w:i/>
          <w:color w:val="auto"/>
          <w:sz w:val="24"/>
          <w:szCs w:val="24"/>
        </w:rPr>
        <w:t xml:space="preserve">Figure </w:t>
      </w:r>
      <w:r w:rsidRPr="004A4720">
        <w:rPr>
          <w:i/>
          <w:color w:val="auto"/>
          <w:sz w:val="24"/>
          <w:szCs w:val="24"/>
        </w:rPr>
        <w:fldChar w:fldCharType="begin"/>
      </w:r>
      <w:r w:rsidRPr="004A4720">
        <w:rPr>
          <w:i/>
          <w:color w:val="auto"/>
          <w:sz w:val="24"/>
          <w:szCs w:val="24"/>
        </w:rPr>
        <w:instrText xml:space="preserve"> SEQ Figure \* ARABIC </w:instrText>
      </w:r>
      <w:r w:rsidRPr="004A4720">
        <w:rPr>
          <w:i/>
          <w:color w:val="auto"/>
          <w:sz w:val="24"/>
          <w:szCs w:val="24"/>
        </w:rPr>
        <w:fldChar w:fldCharType="separate"/>
      </w:r>
      <w:r w:rsidR="00B96CF5">
        <w:rPr>
          <w:i/>
          <w:noProof/>
          <w:color w:val="auto"/>
          <w:sz w:val="24"/>
          <w:szCs w:val="24"/>
        </w:rPr>
        <w:t>15</w:t>
      </w:r>
      <w:r w:rsidRPr="004A4720">
        <w:rPr>
          <w:i/>
          <w:color w:val="auto"/>
          <w:sz w:val="24"/>
          <w:szCs w:val="24"/>
        </w:rPr>
        <w:fldChar w:fldCharType="end"/>
      </w:r>
      <w:r w:rsidRPr="004A4720">
        <w:rPr>
          <w:i/>
          <w:color w:val="auto"/>
          <w:sz w:val="24"/>
          <w:szCs w:val="24"/>
        </w:rPr>
        <w:t>: Diagramme de séquence de conception pour le cas d’utilisation "Faire du recherche".</w:t>
      </w:r>
      <w:bookmarkEnd w:id="439"/>
    </w:p>
    <w:p w14:paraId="4B949D83" w14:textId="77777777" w:rsidR="006D0680" w:rsidRPr="00953B1A" w:rsidRDefault="006D0680" w:rsidP="009712AE">
      <w:pPr>
        <w:pStyle w:val="Paragraphedeliste"/>
        <w:numPr>
          <w:ilvl w:val="0"/>
          <w:numId w:val="35"/>
        </w:numPr>
        <w:spacing w:line="360" w:lineRule="auto"/>
        <w:jc w:val="both"/>
        <w:rPr>
          <w:rFonts w:ascii="Times New Roman" w:hAnsi="Times New Roman" w:cs="Times New Roman"/>
          <w:b/>
          <w:color w:val="000000"/>
          <w:sz w:val="24"/>
          <w:szCs w:val="24"/>
        </w:rPr>
      </w:pPr>
      <w:r w:rsidRPr="00953B1A">
        <w:rPr>
          <w:rFonts w:ascii="Times New Roman" w:hAnsi="Times New Roman" w:cs="Times New Roman"/>
          <w:b/>
          <w:color w:val="000000"/>
          <w:sz w:val="24"/>
          <w:szCs w:val="24"/>
        </w:rPr>
        <w:t xml:space="preserve">Diagramme de séquence de conception pour le cas d’utilisation </w:t>
      </w:r>
      <w:r w:rsidRPr="00953B1A">
        <w:rPr>
          <w:rFonts w:ascii="Times New Roman" w:hAnsi="Times New Roman" w:cs="Times New Roman"/>
          <w:b/>
          <w:sz w:val="24"/>
          <w:szCs w:val="24"/>
        </w:rPr>
        <w:t>"afficher liste".</w:t>
      </w:r>
    </w:p>
    <w:p w14:paraId="1F6B8A20" w14:textId="77777777" w:rsidR="006D0680" w:rsidRDefault="006D0680" w:rsidP="00F77394">
      <w:pPr>
        <w:spacing w:line="360" w:lineRule="auto"/>
        <w:jc w:val="both"/>
        <w:rPr>
          <w:rFonts w:ascii="Times New Roman" w:hAnsi="Times New Roman" w:cs="Times New Roman"/>
          <w:b/>
          <w:color w:val="000000"/>
          <w:sz w:val="24"/>
          <w:szCs w:val="24"/>
        </w:rPr>
      </w:pPr>
      <w:r w:rsidRPr="00953B1A">
        <w:rPr>
          <w:rFonts w:ascii="Times New Roman" w:hAnsi="Times New Roman" w:cs="Times New Roman"/>
          <w:b/>
          <w:noProof/>
          <w:color w:val="000000"/>
          <w:sz w:val="24"/>
          <w:szCs w:val="24"/>
          <w:lang w:eastAsia="fr-FR"/>
        </w:rPr>
        <w:drawing>
          <wp:inline distT="0" distB="0" distL="0" distR="0" wp14:anchorId="0AD7D9F2" wp14:editId="15D0D250">
            <wp:extent cx="5760720" cy="3301493"/>
            <wp:effectExtent l="0" t="0" r="0" b="0"/>
            <wp:docPr id="29" name="Image 29" descr="C:\Users\Bessa\Documents\Diagramme de séquence conception affiche lis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essa\Documents\Diagramme de séquence conception affiche list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301493"/>
                    </a:xfrm>
                    <a:prstGeom prst="rect">
                      <a:avLst/>
                    </a:prstGeom>
                    <a:noFill/>
                    <a:ln>
                      <a:noFill/>
                    </a:ln>
                  </pic:spPr>
                </pic:pic>
              </a:graphicData>
            </a:graphic>
          </wp:inline>
        </w:drawing>
      </w:r>
    </w:p>
    <w:p w14:paraId="7B9EB7CD" w14:textId="77777777" w:rsidR="005E6E7F" w:rsidRPr="004A4720" w:rsidRDefault="00054184" w:rsidP="004A4720">
      <w:pPr>
        <w:pStyle w:val="Lgende"/>
        <w:jc w:val="center"/>
        <w:rPr>
          <w:b w:val="0"/>
          <w:i/>
          <w:color w:val="auto"/>
          <w:sz w:val="24"/>
          <w:szCs w:val="24"/>
        </w:rPr>
      </w:pPr>
      <w:bookmarkStart w:id="440" w:name="_Toc506977594"/>
      <w:r w:rsidRPr="004A4720">
        <w:rPr>
          <w:i/>
          <w:color w:val="auto"/>
          <w:sz w:val="24"/>
          <w:szCs w:val="24"/>
        </w:rPr>
        <w:t xml:space="preserve">Figure </w:t>
      </w:r>
      <w:r w:rsidRPr="004A4720">
        <w:rPr>
          <w:i/>
          <w:color w:val="auto"/>
          <w:sz w:val="24"/>
          <w:szCs w:val="24"/>
        </w:rPr>
        <w:fldChar w:fldCharType="begin"/>
      </w:r>
      <w:r w:rsidRPr="004A4720">
        <w:rPr>
          <w:i/>
          <w:color w:val="auto"/>
          <w:sz w:val="24"/>
          <w:szCs w:val="24"/>
        </w:rPr>
        <w:instrText xml:space="preserve"> SEQ Figure \* ARABIC </w:instrText>
      </w:r>
      <w:r w:rsidRPr="004A4720">
        <w:rPr>
          <w:i/>
          <w:color w:val="auto"/>
          <w:sz w:val="24"/>
          <w:szCs w:val="24"/>
        </w:rPr>
        <w:fldChar w:fldCharType="separate"/>
      </w:r>
      <w:r w:rsidR="00B96CF5">
        <w:rPr>
          <w:i/>
          <w:noProof/>
          <w:color w:val="auto"/>
          <w:sz w:val="24"/>
          <w:szCs w:val="24"/>
        </w:rPr>
        <w:t>16</w:t>
      </w:r>
      <w:r w:rsidRPr="004A4720">
        <w:rPr>
          <w:i/>
          <w:color w:val="auto"/>
          <w:sz w:val="24"/>
          <w:szCs w:val="24"/>
        </w:rPr>
        <w:fldChar w:fldCharType="end"/>
      </w:r>
      <w:r w:rsidRPr="004A4720">
        <w:rPr>
          <w:i/>
          <w:color w:val="auto"/>
          <w:sz w:val="24"/>
          <w:szCs w:val="24"/>
        </w:rPr>
        <w:t>: Diagramme de séquence de conception pour le cas d’utilisation "afficher liste".</w:t>
      </w:r>
      <w:bookmarkEnd w:id="440"/>
    </w:p>
    <w:p w14:paraId="12FE2CEF" w14:textId="77777777" w:rsidR="009425F2" w:rsidRPr="00953B1A" w:rsidRDefault="008A38EF" w:rsidP="009712AE">
      <w:pPr>
        <w:pStyle w:val="Paragraphedeliste"/>
        <w:numPr>
          <w:ilvl w:val="0"/>
          <w:numId w:val="35"/>
        </w:numPr>
        <w:spacing w:line="360" w:lineRule="auto"/>
        <w:jc w:val="both"/>
        <w:rPr>
          <w:rFonts w:ascii="Times New Roman" w:hAnsi="Times New Roman" w:cs="Times New Roman"/>
          <w:b/>
          <w:color w:val="000000"/>
          <w:sz w:val="24"/>
          <w:szCs w:val="24"/>
        </w:rPr>
      </w:pPr>
      <w:r w:rsidRPr="00953B1A">
        <w:rPr>
          <w:rFonts w:ascii="Times New Roman" w:hAnsi="Times New Roman" w:cs="Times New Roman"/>
          <w:b/>
          <w:color w:val="000000"/>
          <w:sz w:val="24"/>
          <w:szCs w:val="24"/>
        </w:rPr>
        <w:lastRenderedPageBreak/>
        <w:t xml:space="preserve">Diagramme de séquence de conception pour le cas d’utilisation </w:t>
      </w:r>
      <w:r w:rsidRPr="00953B1A">
        <w:rPr>
          <w:rFonts w:ascii="Times New Roman" w:hAnsi="Times New Roman" w:cs="Times New Roman"/>
          <w:b/>
          <w:sz w:val="24"/>
          <w:szCs w:val="24"/>
        </w:rPr>
        <w:t>" demande d’absence".</w:t>
      </w:r>
    </w:p>
    <w:p w14:paraId="3C0E913C" w14:textId="77777777" w:rsidR="008A38EF" w:rsidRDefault="008A38EF" w:rsidP="008A38EF">
      <w:pPr>
        <w:spacing w:line="360" w:lineRule="auto"/>
        <w:jc w:val="both"/>
        <w:rPr>
          <w:rFonts w:ascii="Times New Roman" w:hAnsi="Times New Roman" w:cs="Times New Roman"/>
          <w:b/>
          <w:color w:val="000000"/>
          <w:sz w:val="24"/>
          <w:szCs w:val="24"/>
        </w:rPr>
      </w:pPr>
      <w:r w:rsidRPr="00953B1A">
        <w:rPr>
          <w:rFonts w:ascii="Times New Roman" w:hAnsi="Times New Roman" w:cs="Times New Roman"/>
          <w:b/>
          <w:noProof/>
          <w:color w:val="000000"/>
          <w:sz w:val="24"/>
          <w:szCs w:val="24"/>
          <w:lang w:eastAsia="fr-FR"/>
        </w:rPr>
        <w:drawing>
          <wp:inline distT="0" distB="0" distL="0" distR="0" wp14:anchorId="0720FFC9" wp14:editId="180188C1">
            <wp:extent cx="5219700" cy="4236979"/>
            <wp:effectExtent l="0" t="0" r="0" b="0"/>
            <wp:docPr id="3" name="Image 3" descr="C:\Users\Bessa\Documents\Diagramme de séquence conception demande d'ab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ssa\Documents\Diagramme de séquence conception demande d'absen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7103" cy="4242988"/>
                    </a:xfrm>
                    <a:prstGeom prst="rect">
                      <a:avLst/>
                    </a:prstGeom>
                    <a:noFill/>
                    <a:ln>
                      <a:noFill/>
                    </a:ln>
                  </pic:spPr>
                </pic:pic>
              </a:graphicData>
            </a:graphic>
          </wp:inline>
        </w:drawing>
      </w:r>
    </w:p>
    <w:p w14:paraId="15E67E6B" w14:textId="77777777" w:rsidR="005E6E7F" w:rsidRPr="004A4720" w:rsidRDefault="00054184" w:rsidP="004A4720">
      <w:pPr>
        <w:pStyle w:val="Lgende"/>
        <w:jc w:val="center"/>
        <w:rPr>
          <w:b w:val="0"/>
          <w:i/>
          <w:color w:val="auto"/>
          <w:sz w:val="24"/>
          <w:szCs w:val="24"/>
        </w:rPr>
      </w:pPr>
      <w:bookmarkStart w:id="441" w:name="_Toc506977595"/>
      <w:r w:rsidRPr="004A4720">
        <w:rPr>
          <w:i/>
          <w:color w:val="auto"/>
          <w:sz w:val="24"/>
          <w:szCs w:val="24"/>
        </w:rPr>
        <w:t xml:space="preserve">Figure </w:t>
      </w:r>
      <w:r w:rsidRPr="004A4720">
        <w:rPr>
          <w:i/>
          <w:color w:val="auto"/>
          <w:sz w:val="24"/>
          <w:szCs w:val="24"/>
        </w:rPr>
        <w:fldChar w:fldCharType="begin"/>
      </w:r>
      <w:r w:rsidRPr="004A4720">
        <w:rPr>
          <w:i/>
          <w:color w:val="auto"/>
          <w:sz w:val="24"/>
          <w:szCs w:val="24"/>
        </w:rPr>
        <w:instrText xml:space="preserve"> SEQ Figure \* ARABIC </w:instrText>
      </w:r>
      <w:r w:rsidRPr="004A4720">
        <w:rPr>
          <w:i/>
          <w:color w:val="auto"/>
          <w:sz w:val="24"/>
          <w:szCs w:val="24"/>
        </w:rPr>
        <w:fldChar w:fldCharType="separate"/>
      </w:r>
      <w:r w:rsidR="00B96CF5">
        <w:rPr>
          <w:i/>
          <w:noProof/>
          <w:color w:val="auto"/>
          <w:sz w:val="24"/>
          <w:szCs w:val="24"/>
        </w:rPr>
        <w:t>17</w:t>
      </w:r>
      <w:r w:rsidRPr="004A4720">
        <w:rPr>
          <w:i/>
          <w:color w:val="auto"/>
          <w:sz w:val="24"/>
          <w:szCs w:val="24"/>
        </w:rPr>
        <w:fldChar w:fldCharType="end"/>
      </w:r>
      <w:r w:rsidRPr="004A4720">
        <w:rPr>
          <w:i/>
          <w:color w:val="auto"/>
          <w:sz w:val="24"/>
          <w:szCs w:val="24"/>
        </w:rPr>
        <w:t>: Diagramme de séquence de conception pour le cas d’utilisation " demande d’absence".</w:t>
      </w:r>
      <w:bookmarkEnd w:id="441"/>
    </w:p>
    <w:p w14:paraId="468C9D9F" w14:textId="77777777" w:rsidR="006D0680" w:rsidRPr="00B712E0" w:rsidRDefault="006D0680" w:rsidP="0020252D">
      <w:pPr>
        <w:pStyle w:val="Para1"/>
        <w:outlineLvl w:val="1"/>
        <w:rPr>
          <w:color w:val="auto"/>
        </w:rPr>
      </w:pPr>
      <w:bookmarkStart w:id="442" w:name="_Toc505626251"/>
      <w:bookmarkStart w:id="443" w:name="_Toc505664424"/>
      <w:bookmarkStart w:id="444" w:name="_Toc506976673"/>
      <w:bookmarkStart w:id="445" w:name="_Toc506977501"/>
      <w:r w:rsidRPr="00B712E0">
        <w:rPr>
          <w:color w:val="auto"/>
        </w:rPr>
        <w:t>Diagrammes de classe de conception pour chaque cas d’utilisation</w:t>
      </w:r>
      <w:bookmarkEnd w:id="442"/>
      <w:bookmarkEnd w:id="443"/>
      <w:bookmarkEnd w:id="444"/>
      <w:bookmarkEnd w:id="445"/>
    </w:p>
    <w:p w14:paraId="1B87B2EF" w14:textId="77777777" w:rsidR="005E6E7F" w:rsidRPr="00953B1A" w:rsidRDefault="0073572A" w:rsidP="00F77394">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Le diagramme de classe de conception nous montre les relations entre les classes qui participent à la réalisation d'un cas d'utilisation. Il représente les entités significatives du domaine. Il s'agit simplement de créer une représentation visuelle des objets du monde réel dans un domaine donné.</w:t>
      </w:r>
    </w:p>
    <w:p w14:paraId="3FE829F4" w14:textId="77777777" w:rsidR="0073572A" w:rsidRPr="00953B1A" w:rsidRDefault="00802C24" w:rsidP="009712AE">
      <w:pPr>
        <w:pStyle w:val="Paragraphedeliste"/>
        <w:numPr>
          <w:ilvl w:val="0"/>
          <w:numId w:val="35"/>
        </w:numPr>
        <w:spacing w:line="360" w:lineRule="auto"/>
        <w:jc w:val="both"/>
        <w:rPr>
          <w:rFonts w:ascii="Times New Roman" w:hAnsi="Times New Roman" w:cs="Times New Roman"/>
          <w:b/>
          <w:color w:val="000000"/>
          <w:sz w:val="24"/>
          <w:szCs w:val="24"/>
        </w:rPr>
      </w:pPr>
      <w:r w:rsidRPr="00953B1A">
        <w:rPr>
          <w:rFonts w:ascii="Times New Roman" w:hAnsi="Times New Roman" w:cs="Times New Roman"/>
          <w:b/>
          <w:color w:val="000000"/>
          <w:sz w:val="24"/>
          <w:szCs w:val="24"/>
        </w:rPr>
        <w:t>Diagramme de classe conception pour le cas d’utilisation « s’authentifier »</w:t>
      </w:r>
    </w:p>
    <w:p w14:paraId="489E5925" w14:textId="77777777" w:rsidR="00802C24" w:rsidRDefault="00802C24" w:rsidP="00802C24">
      <w:pPr>
        <w:spacing w:line="360" w:lineRule="auto"/>
        <w:jc w:val="both"/>
        <w:rPr>
          <w:rFonts w:ascii="Times New Roman" w:hAnsi="Times New Roman" w:cs="Times New Roman"/>
          <w:b/>
          <w:color w:val="000000"/>
          <w:sz w:val="24"/>
          <w:szCs w:val="24"/>
        </w:rPr>
      </w:pPr>
      <w:r w:rsidRPr="00953B1A">
        <w:rPr>
          <w:rFonts w:ascii="Times New Roman" w:hAnsi="Times New Roman" w:cs="Times New Roman"/>
          <w:b/>
          <w:noProof/>
          <w:color w:val="000000"/>
          <w:sz w:val="24"/>
          <w:szCs w:val="24"/>
          <w:lang w:eastAsia="fr-FR"/>
        </w:rPr>
        <w:lastRenderedPageBreak/>
        <w:drawing>
          <wp:inline distT="0" distB="0" distL="0" distR="0" wp14:anchorId="0DE81993" wp14:editId="1C29DE7E">
            <wp:extent cx="5760720" cy="3768018"/>
            <wp:effectExtent l="0" t="0" r="0" b="0"/>
            <wp:docPr id="4" name="Image 4" descr="C:\Users\Bessa\Documents\diagramme de classe conception s'authent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ssa\Documents\diagramme de classe conception s'authentifie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768018"/>
                    </a:xfrm>
                    <a:prstGeom prst="rect">
                      <a:avLst/>
                    </a:prstGeom>
                    <a:noFill/>
                    <a:ln>
                      <a:noFill/>
                    </a:ln>
                  </pic:spPr>
                </pic:pic>
              </a:graphicData>
            </a:graphic>
          </wp:inline>
        </w:drawing>
      </w:r>
    </w:p>
    <w:p w14:paraId="7DCEC2AB" w14:textId="77777777" w:rsidR="00FC6719" w:rsidRPr="004A4720" w:rsidRDefault="00054184" w:rsidP="004A4720">
      <w:pPr>
        <w:pStyle w:val="Lgende"/>
        <w:jc w:val="center"/>
        <w:rPr>
          <w:b w:val="0"/>
          <w:i/>
          <w:color w:val="auto"/>
          <w:sz w:val="24"/>
          <w:szCs w:val="24"/>
        </w:rPr>
      </w:pPr>
      <w:bookmarkStart w:id="446" w:name="_Toc506977596"/>
      <w:r w:rsidRPr="004A4720">
        <w:rPr>
          <w:i/>
          <w:color w:val="auto"/>
          <w:sz w:val="24"/>
          <w:szCs w:val="24"/>
        </w:rPr>
        <w:t xml:space="preserve">Figure </w:t>
      </w:r>
      <w:r w:rsidRPr="004A4720">
        <w:rPr>
          <w:i/>
          <w:color w:val="auto"/>
          <w:sz w:val="24"/>
          <w:szCs w:val="24"/>
        </w:rPr>
        <w:fldChar w:fldCharType="begin"/>
      </w:r>
      <w:r w:rsidRPr="004A4720">
        <w:rPr>
          <w:i/>
          <w:color w:val="auto"/>
          <w:sz w:val="24"/>
          <w:szCs w:val="24"/>
        </w:rPr>
        <w:instrText xml:space="preserve"> SEQ Figure \* ARABIC </w:instrText>
      </w:r>
      <w:r w:rsidRPr="004A4720">
        <w:rPr>
          <w:i/>
          <w:color w:val="auto"/>
          <w:sz w:val="24"/>
          <w:szCs w:val="24"/>
        </w:rPr>
        <w:fldChar w:fldCharType="separate"/>
      </w:r>
      <w:r w:rsidR="00B96CF5">
        <w:rPr>
          <w:i/>
          <w:noProof/>
          <w:color w:val="auto"/>
          <w:sz w:val="24"/>
          <w:szCs w:val="24"/>
        </w:rPr>
        <w:t>18</w:t>
      </w:r>
      <w:r w:rsidRPr="004A4720">
        <w:rPr>
          <w:i/>
          <w:color w:val="auto"/>
          <w:sz w:val="24"/>
          <w:szCs w:val="24"/>
        </w:rPr>
        <w:fldChar w:fldCharType="end"/>
      </w:r>
      <w:r w:rsidRPr="004A4720">
        <w:rPr>
          <w:i/>
          <w:color w:val="auto"/>
          <w:sz w:val="24"/>
          <w:szCs w:val="24"/>
        </w:rPr>
        <w:t xml:space="preserve">: Diagramme de </w:t>
      </w:r>
      <w:r w:rsidR="00852066">
        <w:rPr>
          <w:i/>
          <w:color w:val="auto"/>
          <w:sz w:val="24"/>
          <w:szCs w:val="24"/>
        </w:rPr>
        <w:t>classe</w:t>
      </w:r>
      <w:r w:rsidRPr="004A4720">
        <w:rPr>
          <w:i/>
          <w:color w:val="auto"/>
          <w:sz w:val="24"/>
          <w:szCs w:val="24"/>
        </w:rPr>
        <w:t xml:space="preserve"> de conception pour le cas d’utilisation " demande d’absence".</w:t>
      </w:r>
      <w:bookmarkEnd w:id="446"/>
    </w:p>
    <w:p w14:paraId="000F1F59" w14:textId="77777777" w:rsidR="00802C24" w:rsidRPr="00953B1A" w:rsidRDefault="00802C24" w:rsidP="009712AE">
      <w:pPr>
        <w:pStyle w:val="Paragraphedeliste"/>
        <w:numPr>
          <w:ilvl w:val="0"/>
          <w:numId w:val="35"/>
        </w:numPr>
        <w:spacing w:line="360" w:lineRule="auto"/>
        <w:jc w:val="both"/>
        <w:rPr>
          <w:rFonts w:ascii="Times New Roman" w:hAnsi="Times New Roman" w:cs="Times New Roman"/>
          <w:b/>
          <w:color w:val="000000"/>
          <w:sz w:val="24"/>
          <w:szCs w:val="24"/>
        </w:rPr>
      </w:pPr>
      <w:r w:rsidRPr="00953B1A">
        <w:rPr>
          <w:rFonts w:ascii="Times New Roman" w:hAnsi="Times New Roman" w:cs="Times New Roman"/>
          <w:b/>
          <w:color w:val="000000"/>
          <w:sz w:val="24"/>
          <w:szCs w:val="24"/>
        </w:rPr>
        <w:t xml:space="preserve">Diagramme de classe de conception pour le cas d’utilisation « faire </w:t>
      </w:r>
      <w:r w:rsidR="00D33405">
        <w:rPr>
          <w:rFonts w:ascii="Times New Roman" w:hAnsi="Times New Roman" w:cs="Times New Roman"/>
          <w:b/>
          <w:color w:val="000000"/>
          <w:sz w:val="24"/>
          <w:szCs w:val="24"/>
        </w:rPr>
        <w:t>de la</w:t>
      </w:r>
      <w:r w:rsidRPr="00953B1A">
        <w:rPr>
          <w:rFonts w:ascii="Times New Roman" w:hAnsi="Times New Roman" w:cs="Times New Roman"/>
          <w:b/>
          <w:color w:val="000000"/>
          <w:sz w:val="24"/>
          <w:szCs w:val="24"/>
        </w:rPr>
        <w:t xml:space="preserve"> recherche »</w:t>
      </w:r>
    </w:p>
    <w:p w14:paraId="5F324B4F" w14:textId="77777777" w:rsidR="00FC6719" w:rsidRDefault="00802C24" w:rsidP="00FC6719">
      <w:pPr>
        <w:spacing w:line="360" w:lineRule="auto"/>
        <w:jc w:val="both"/>
        <w:rPr>
          <w:rFonts w:ascii="Times New Roman" w:hAnsi="Times New Roman" w:cs="Times New Roman"/>
          <w:b/>
          <w:color w:val="000000"/>
          <w:sz w:val="24"/>
          <w:szCs w:val="24"/>
        </w:rPr>
      </w:pPr>
      <w:r w:rsidRPr="00953B1A">
        <w:rPr>
          <w:rFonts w:ascii="Times New Roman" w:hAnsi="Times New Roman" w:cs="Times New Roman"/>
          <w:b/>
          <w:noProof/>
          <w:color w:val="000000"/>
          <w:sz w:val="24"/>
          <w:szCs w:val="24"/>
          <w:lang w:eastAsia="fr-FR"/>
        </w:rPr>
        <w:drawing>
          <wp:inline distT="0" distB="0" distL="0" distR="0" wp14:anchorId="0D494332" wp14:editId="4EA38A36">
            <wp:extent cx="5134708" cy="3207265"/>
            <wp:effectExtent l="0" t="0" r="0" b="0"/>
            <wp:docPr id="5" name="Image 5" descr="C:\Users\Bessa\Documents\Diagramme de classes concep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ssa\Documents\Diagramme de classes conception .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1833" cy="3211716"/>
                    </a:xfrm>
                    <a:prstGeom prst="rect">
                      <a:avLst/>
                    </a:prstGeom>
                    <a:noFill/>
                    <a:ln>
                      <a:noFill/>
                    </a:ln>
                  </pic:spPr>
                </pic:pic>
              </a:graphicData>
            </a:graphic>
          </wp:inline>
        </w:drawing>
      </w:r>
    </w:p>
    <w:p w14:paraId="277FF576" w14:textId="77777777" w:rsidR="00802C24" w:rsidRPr="004A4720" w:rsidRDefault="00054184" w:rsidP="004A4720">
      <w:pPr>
        <w:pStyle w:val="Lgende"/>
        <w:jc w:val="center"/>
        <w:rPr>
          <w:b w:val="0"/>
          <w:i/>
          <w:color w:val="auto"/>
          <w:sz w:val="24"/>
          <w:szCs w:val="24"/>
        </w:rPr>
      </w:pPr>
      <w:bookmarkStart w:id="447" w:name="_Toc506977597"/>
      <w:r w:rsidRPr="004A4720">
        <w:rPr>
          <w:i/>
          <w:color w:val="auto"/>
          <w:sz w:val="24"/>
          <w:szCs w:val="24"/>
        </w:rPr>
        <w:t xml:space="preserve">Figure </w:t>
      </w:r>
      <w:r w:rsidRPr="004A4720">
        <w:rPr>
          <w:i/>
          <w:color w:val="auto"/>
          <w:sz w:val="24"/>
          <w:szCs w:val="24"/>
        </w:rPr>
        <w:fldChar w:fldCharType="begin"/>
      </w:r>
      <w:r w:rsidRPr="004A4720">
        <w:rPr>
          <w:i/>
          <w:color w:val="auto"/>
          <w:sz w:val="24"/>
          <w:szCs w:val="24"/>
        </w:rPr>
        <w:instrText xml:space="preserve"> SEQ Figure \* ARABIC </w:instrText>
      </w:r>
      <w:r w:rsidRPr="004A4720">
        <w:rPr>
          <w:i/>
          <w:color w:val="auto"/>
          <w:sz w:val="24"/>
          <w:szCs w:val="24"/>
        </w:rPr>
        <w:fldChar w:fldCharType="separate"/>
      </w:r>
      <w:r w:rsidR="00B96CF5">
        <w:rPr>
          <w:i/>
          <w:noProof/>
          <w:color w:val="auto"/>
          <w:sz w:val="24"/>
          <w:szCs w:val="24"/>
        </w:rPr>
        <w:t>19</w:t>
      </w:r>
      <w:r w:rsidRPr="004A4720">
        <w:rPr>
          <w:i/>
          <w:color w:val="auto"/>
          <w:sz w:val="24"/>
          <w:szCs w:val="24"/>
        </w:rPr>
        <w:fldChar w:fldCharType="end"/>
      </w:r>
      <w:r w:rsidRPr="004A4720">
        <w:rPr>
          <w:i/>
          <w:color w:val="auto"/>
          <w:sz w:val="24"/>
          <w:szCs w:val="24"/>
        </w:rPr>
        <w:t>: Diagramme de classe de conception pour le cas d’utilisation « faire de la recherche »</w:t>
      </w:r>
      <w:bookmarkEnd w:id="447"/>
    </w:p>
    <w:p w14:paraId="72F87639" w14:textId="77777777" w:rsidR="00802C24" w:rsidRPr="00953B1A" w:rsidRDefault="00802C24" w:rsidP="009712AE">
      <w:pPr>
        <w:pStyle w:val="Paragraphedeliste"/>
        <w:numPr>
          <w:ilvl w:val="0"/>
          <w:numId w:val="35"/>
        </w:numPr>
        <w:spacing w:line="360" w:lineRule="auto"/>
        <w:jc w:val="both"/>
        <w:rPr>
          <w:rFonts w:ascii="Times New Roman" w:hAnsi="Times New Roman" w:cs="Times New Roman"/>
          <w:b/>
          <w:color w:val="000000"/>
          <w:sz w:val="24"/>
          <w:szCs w:val="24"/>
        </w:rPr>
      </w:pPr>
      <w:r w:rsidRPr="00953B1A">
        <w:rPr>
          <w:rFonts w:ascii="Times New Roman" w:hAnsi="Times New Roman" w:cs="Times New Roman"/>
          <w:b/>
          <w:color w:val="000000"/>
          <w:sz w:val="24"/>
          <w:szCs w:val="24"/>
        </w:rPr>
        <w:lastRenderedPageBreak/>
        <w:t>Diagramme de classe conception pour le cas d’utilisation « affiche liste »</w:t>
      </w:r>
    </w:p>
    <w:p w14:paraId="40DC580D" w14:textId="77777777" w:rsidR="00802C24" w:rsidRDefault="00802C24" w:rsidP="00802C24">
      <w:pPr>
        <w:spacing w:line="360" w:lineRule="auto"/>
        <w:jc w:val="both"/>
        <w:rPr>
          <w:rFonts w:ascii="Times New Roman" w:hAnsi="Times New Roman" w:cs="Times New Roman"/>
          <w:b/>
          <w:color w:val="000000"/>
          <w:sz w:val="24"/>
          <w:szCs w:val="24"/>
        </w:rPr>
      </w:pPr>
      <w:r w:rsidRPr="00953B1A">
        <w:rPr>
          <w:rFonts w:ascii="Times New Roman" w:hAnsi="Times New Roman" w:cs="Times New Roman"/>
          <w:b/>
          <w:noProof/>
          <w:color w:val="000000"/>
          <w:sz w:val="24"/>
          <w:szCs w:val="24"/>
          <w:lang w:eastAsia="fr-FR"/>
        </w:rPr>
        <w:drawing>
          <wp:inline distT="0" distB="0" distL="0" distR="0" wp14:anchorId="72FA2A88" wp14:editId="023E9959">
            <wp:extent cx="5760720" cy="3427467"/>
            <wp:effectExtent l="0" t="0" r="0" b="0"/>
            <wp:docPr id="6" name="Image 6" descr="C:\Users\Bessa\Documents\Diagramme de classes affiche lis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ssa\Documents\Diagramme de classes affiche list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427467"/>
                    </a:xfrm>
                    <a:prstGeom prst="rect">
                      <a:avLst/>
                    </a:prstGeom>
                    <a:noFill/>
                    <a:ln>
                      <a:noFill/>
                    </a:ln>
                  </pic:spPr>
                </pic:pic>
              </a:graphicData>
            </a:graphic>
          </wp:inline>
        </w:drawing>
      </w:r>
    </w:p>
    <w:p w14:paraId="602AC190" w14:textId="77777777" w:rsidR="00FC6719" w:rsidRPr="004A4720" w:rsidRDefault="00054184" w:rsidP="004A4720">
      <w:pPr>
        <w:pStyle w:val="Lgende"/>
        <w:jc w:val="center"/>
        <w:rPr>
          <w:b w:val="0"/>
          <w:i/>
          <w:color w:val="auto"/>
          <w:sz w:val="24"/>
          <w:szCs w:val="24"/>
        </w:rPr>
      </w:pPr>
      <w:bookmarkStart w:id="448" w:name="_Toc506977598"/>
      <w:r w:rsidRPr="004A4720">
        <w:rPr>
          <w:i/>
          <w:color w:val="auto"/>
          <w:sz w:val="24"/>
          <w:szCs w:val="24"/>
        </w:rPr>
        <w:t xml:space="preserve">Figure </w:t>
      </w:r>
      <w:r w:rsidRPr="004A4720">
        <w:rPr>
          <w:i/>
          <w:color w:val="auto"/>
          <w:sz w:val="24"/>
          <w:szCs w:val="24"/>
        </w:rPr>
        <w:fldChar w:fldCharType="begin"/>
      </w:r>
      <w:r w:rsidRPr="004A4720">
        <w:rPr>
          <w:i/>
          <w:color w:val="auto"/>
          <w:sz w:val="24"/>
          <w:szCs w:val="24"/>
        </w:rPr>
        <w:instrText xml:space="preserve"> SEQ Figure \* ARABIC </w:instrText>
      </w:r>
      <w:r w:rsidRPr="004A4720">
        <w:rPr>
          <w:i/>
          <w:color w:val="auto"/>
          <w:sz w:val="24"/>
          <w:szCs w:val="24"/>
        </w:rPr>
        <w:fldChar w:fldCharType="separate"/>
      </w:r>
      <w:r w:rsidR="00B96CF5">
        <w:rPr>
          <w:i/>
          <w:noProof/>
          <w:color w:val="auto"/>
          <w:sz w:val="24"/>
          <w:szCs w:val="24"/>
        </w:rPr>
        <w:t>20</w:t>
      </w:r>
      <w:r w:rsidRPr="004A4720">
        <w:rPr>
          <w:i/>
          <w:color w:val="auto"/>
          <w:sz w:val="24"/>
          <w:szCs w:val="24"/>
        </w:rPr>
        <w:fldChar w:fldCharType="end"/>
      </w:r>
      <w:r w:rsidRPr="004A4720">
        <w:rPr>
          <w:i/>
          <w:color w:val="auto"/>
          <w:sz w:val="24"/>
          <w:szCs w:val="24"/>
        </w:rPr>
        <w:t>: Diagramme de classe conception pour le cas d’utilisation « affiche liste »</w:t>
      </w:r>
      <w:r w:rsidR="004A4720">
        <w:rPr>
          <w:i/>
          <w:color w:val="auto"/>
          <w:sz w:val="24"/>
          <w:szCs w:val="24"/>
        </w:rPr>
        <w:t>.</w:t>
      </w:r>
      <w:bookmarkEnd w:id="448"/>
    </w:p>
    <w:p w14:paraId="63509F28" w14:textId="77777777" w:rsidR="00802C24" w:rsidRPr="00953B1A" w:rsidRDefault="00802C24" w:rsidP="009712AE">
      <w:pPr>
        <w:pStyle w:val="Paragraphedeliste"/>
        <w:numPr>
          <w:ilvl w:val="0"/>
          <w:numId w:val="35"/>
        </w:numPr>
        <w:spacing w:line="360" w:lineRule="auto"/>
        <w:jc w:val="both"/>
        <w:rPr>
          <w:rFonts w:ascii="Times New Roman" w:hAnsi="Times New Roman" w:cs="Times New Roman"/>
          <w:b/>
          <w:color w:val="000000"/>
          <w:sz w:val="24"/>
          <w:szCs w:val="24"/>
        </w:rPr>
      </w:pPr>
      <w:r w:rsidRPr="00953B1A">
        <w:rPr>
          <w:rFonts w:ascii="Times New Roman" w:hAnsi="Times New Roman" w:cs="Times New Roman"/>
          <w:b/>
          <w:color w:val="000000"/>
          <w:sz w:val="24"/>
          <w:szCs w:val="24"/>
        </w:rPr>
        <w:t>Diagramme de classe conception pour le cas d’utilisation « demande d’absence »</w:t>
      </w:r>
    </w:p>
    <w:p w14:paraId="26F6A650" w14:textId="77777777" w:rsidR="00FC6719" w:rsidRDefault="00FC6719" w:rsidP="00802C24">
      <w:pPr>
        <w:spacing w:line="360" w:lineRule="auto"/>
        <w:jc w:val="both"/>
        <w:rPr>
          <w:rFonts w:ascii="Times New Roman" w:hAnsi="Times New Roman" w:cs="Times New Roman"/>
          <w:b/>
          <w:noProof/>
          <w:color w:val="000000"/>
          <w:sz w:val="24"/>
          <w:szCs w:val="24"/>
          <w:lang w:eastAsia="fr-FR"/>
        </w:rPr>
      </w:pPr>
    </w:p>
    <w:p w14:paraId="5F570A4D" w14:textId="77777777" w:rsidR="00802C24" w:rsidRDefault="00802C24" w:rsidP="00802C24">
      <w:pPr>
        <w:spacing w:line="360" w:lineRule="auto"/>
        <w:jc w:val="both"/>
        <w:rPr>
          <w:rFonts w:ascii="Times New Roman" w:hAnsi="Times New Roman" w:cs="Times New Roman"/>
          <w:b/>
          <w:color w:val="000000"/>
          <w:sz w:val="24"/>
          <w:szCs w:val="24"/>
        </w:rPr>
      </w:pPr>
      <w:r w:rsidRPr="00953B1A">
        <w:rPr>
          <w:rFonts w:ascii="Times New Roman" w:hAnsi="Times New Roman" w:cs="Times New Roman"/>
          <w:b/>
          <w:noProof/>
          <w:color w:val="000000"/>
          <w:sz w:val="24"/>
          <w:szCs w:val="24"/>
          <w:lang w:eastAsia="fr-FR"/>
        </w:rPr>
        <w:lastRenderedPageBreak/>
        <w:drawing>
          <wp:inline distT="0" distB="0" distL="0" distR="0" wp14:anchorId="368D9B36" wp14:editId="71884314">
            <wp:extent cx="4914900" cy="4248150"/>
            <wp:effectExtent l="0" t="0" r="0" b="0"/>
            <wp:docPr id="7" name="Image 7" descr="C:\Users\Bessa\Documents\Diagramme de classes conception demande d'ab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ssa\Documents\Diagramme de classes conception demande d'absenc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4900" cy="4248150"/>
                    </a:xfrm>
                    <a:prstGeom prst="rect">
                      <a:avLst/>
                    </a:prstGeom>
                    <a:noFill/>
                    <a:ln>
                      <a:noFill/>
                    </a:ln>
                  </pic:spPr>
                </pic:pic>
              </a:graphicData>
            </a:graphic>
          </wp:inline>
        </w:drawing>
      </w:r>
    </w:p>
    <w:p w14:paraId="29331181" w14:textId="77777777" w:rsidR="00FC6719" w:rsidRPr="004A4720" w:rsidRDefault="00054184" w:rsidP="004A4720">
      <w:pPr>
        <w:pStyle w:val="Lgende"/>
        <w:jc w:val="center"/>
        <w:rPr>
          <w:b w:val="0"/>
          <w:i/>
          <w:color w:val="auto"/>
          <w:sz w:val="24"/>
          <w:szCs w:val="24"/>
        </w:rPr>
      </w:pPr>
      <w:bookmarkStart w:id="449" w:name="_Toc506977599"/>
      <w:r w:rsidRPr="004A4720">
        <w:rPr>
          <w:i/>
          <w:color w:val="auto"/>
          <w:sz w:val="24"/>
          <w:szCs w:val="24"/>
        </w:rPr>
        <w:t xml:space="preserve">Figure </w:t>
      </w:r>
      <w:r w:rsidRPr="004A4720">
        <w:rPr>
          <w:i/>
          <w:color w:val="auto"/>
          <w:sz w:val="24"/>
          <w:szCs w:val="24"/>
        </w:rPr>
        <w:fldChar w:fldCharType="begin"/>
      </w:r>
      <w:r w:rsidRPr="004A4720">
        <w:rPr>
          <w:i/>
          <w:color w:val="auto"/>
          <w:sz w:val="24"/>
          <w:szCs w:val="24"/>
        </w:rPr>
        <w:instrText xml:space="preserve"> SEQ Figure \* ARABIC </w:instrText>
      </w:r>
      <w:r w:rsidRPr="004A4720">
        <w:rPr>
          <w:i/>
          <w:color w:val="auto"/>
          <w:sz w:val="24"/>
          <w:szCs w:val="24"/>
        </w:rPr>
        <w:fldChar w:fldCharType="separate"/>
      </w:r>
      <w:r w:rsidR="00B96CF5">
        <w:rPr>
          <w:i/>
          <w:noProof/>
          <w:color w:val="auto"/>
          <w:sz w:val="24"/>
          <w:szCs w:val="24"/>
        </w:rPr>
        <w:t>21</w:t>
      </w:r>
      <w:r w:rsidRPr="004A4720">
        <w:rPr>
          <w:i/>
          <w:color w:val="auto"/>
          <w:sz w:val="24"/>
          <w:szCs w:val="24"/>
        </w:rPr>
        <w:fldChar w:fldCharType="end"/>
      </w:r>
      <w:r w:rsidRPr="004A4720">
        <w:rPr>
          <w:i/>
          <w:color w:val="auto"/>
          <w:sz w:val="24"/>
          <w:szCs w:val="24"/>
        </w:rPr>
        <w:t>: Diagramme de classe conception pour le cas d’utilisation « demande d’absence »</w:t>
      </w:r>
      <w:bookmarkEnd w:id="449"/>
    </w:p>
    <w:p w14:paraId="27333A10" w14:textId="77777777" w:rsidR="00274935" w:rsidRPr="002314FD" w:rsidRDefault="00D6380B" w:rsidP="0020252D">
      <w:pPr>
        <w:pStyle w:val="Para1"/>
        <w:outlineLvl w:val="1"/>
        <w:rPr>
          <w:color w:val="auto"/>
        </w:rPr>
      </w:pPr>
      <w:bookmarkStart w:id="450" w:name="_Toc505626252"/>
      <w:bookmarkStart w:id="451" w:name="_Toc505664425"/>
      <w:bookmarkStart w:id="452" w:name="_Toc506976674"/>
      <w:bookmarkStart w:id="453" w:name="_Toc506977502"/>
      <w:r>
        <w:rPr>
          <w:color w:val="auto"/>
        </w:rPr>
        <w:t>Diagramme</w:t>
      </w:r>
      <w:r w:rsidR="002314FD" w:rsidRPr="002314FD">
        <w:rPr>
          <w:color w:val="auto"/>
        </w:rPr>
        <w:t xml:space="preserve"> de</w:t>
      </w:r>
      <w:r>
        <w:rPr>
          <w:color w:val="auto"/>
        </w:rPr>
        <w:t>s</w:t>
      </w:r>
      <w:r w:rsidR="002314FD" w:rsidRPr="002314FD">
        <w:rPr>
          <w:color w:val="auto"/>
        </w:rPr>
        <w:t xml:space="preserve"> classe</w:t>
      </w:r>
      <w:r>
        <w:rPr>
          <w:color w:val="auto"/>
        </w:rPr>
        <w:t>s</w:t>
      </w:r>
      <w:bookmarkEnd w:id="450"/>
      <w:bookmarkEnd w:id="451"/>
      <w:bookmarkEnd w:id="452"/>
      <w:bookmarkEnd w:id="453"/>
    </w:p>
    <w:p w14:paraId="73473421" w14:textId="77777777" w:rsidR="00274935" w:rsidRPr="00953B1A" w:rsidRDefault="00274935" w:rsidP="00274935">
      <w:pPr>
        <w:autoSpaceDE w:val="0"/>
        <w:autoSpaceDN w:val="0"/>
        <w:adjustRightInd w:val="0"/>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           Une classe est un type abstrait caractérisé par des propriétés (attributs et méthodes) communes à un ensemble d'objets et permettant de créer des objets ayant ces propriétés.</w:t>
      </w:r>
    </w:p>
    <w:p w14:paraId="0DA7B84C" w14:textId="77777777" w:rsidR="00FC6719" w:rsidRPr="00953B1A" w:rsidRDefault="00274935" w:rsidP="00274935">
      <w:pPr>
        <w:autoSpaceDE w:val="0"/>
        <w:autoSpaceDN w:val="0"/>
        <w:adjustRightInd w:val="0"/>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           Le diagramme des classes identifie la structure des classes d'un système, y compris les propriétés et les méthodes de chaque classe. Les diverses relations, telles que la relation d'héritage par exemple, qui peuvent exister entre les classes y sont également représentées. Le diagramme des classes est le diagramme le plus largement répandu dans les spécifications d'UML. </w:t>
      </w:r>
    </w:p>
    <w:p w14:paraId="7655FB12" w14:textId="77777777" w:rsidR="00274935" w:rsidRDefault="00274935" w:rsidP="00274935">
      <w:pPr>
        <w:autoSpaceDE w:val="0"/>
        <w:autoSpaceDN w:val="0"/>
        <w:adjustRightInd w:val="0"/>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            L</w:t>
      </w:r>
      <w:r w:rsidR="00D6380B">
        <w:rPr>
          <w:rFonts w:ascii="Times New Roman" w:hAnsi="Times New Roman" w:cs="Times New Roman"/>
          <w:sz w:val="24"/>
          <w:szCs w:val="24"/>
        </w:rPr>
        <w:t>es éléments d'un diagramme des c</w:t>
      </w:r>
      <w:r w:rsidRPr="00953B1A">
        <w:rPr>
          <w:rFonts w:ascii="Times New Roman" w:hAnsi="Times New Roman" w:cs="Times New Roman"/>
          <w:sz w:val="24"/>
          <w:szCs w:val="24"/>
        </w:rPr>
        <w:t>lasses sont les classes et les relations qui les lient.</w:t>
      </w:r>
    </w:p>
    <w:p w14:paraId="5B8DDBF8" w14:textId="77777777" w:rsidR="004A4720" w:rsidRDefault="004A4720" w:rsidP="00274935">
      <w:pPr>
        <w:autoSpaceDE w:val="0"/>
        <w:autoSpaceDN w:val="0"/>
        <w:adjustRightInd w:val="0"/>
        <w:spacing w:line="360" w:lineRule="auto"/>
        <w:jc w:val="both"/>
        <w:rPr>
          <w:rFonts w:ascii="Times New Roman" w:hAnsi="Times New Roman" w:cs="Times New Roman"/>
          <w:sz w:val="24"/>
          <w:szCs w:val="24"/>
        </w:rPr>
      </w:pPr>
    </w:p>
    <w:p w14:paraId="6C3CB1CD" w14:textId="77777777" w:rsidR="004A4720" w:rsidRDefault="004A4720" w:rsidP="00274935">
      <w:pPr>
        <w:autoSpaceDE w:val="0"/>
        <w:autoSpaceDN w:val="0"/>
        <w:adjustRightInd w:val="0"/>
        <w:spacing w:line="360" w:lineRule="auto"/>
        <w:jc w:val="both"/>
        <w:rPr>
          <w:rFonts w:ascii="Times New Roman" w:hAnsi="Times New Roman" w:cs="Times New Roman"/>
          <w:sz w:val="24"/>
          <w:szCs w:val="24"/>
        </w:rPr>
      </w:pPr>
    </w:p>
    <w:p w14:paraId="6F7DF736" w14:textId="77777777" w:rsidR="004A4720" w:rsidRPr="00953B1A" w:rsidRDefault="004A4720" w:rsidP="00274935">
      <w:pPr>
        <w:autoSpaceDE w:val="0"/>
        <w:autoSpaceDN w:val="0"/>
        <w:adjustRightInd w:val="0"/>
        <w:spacing w:line="360" w:lineRule="auto"/>
        <w:jc w:val="both"/>
        <w:rPr>
          <w:rFonts w:ascii="Times New Roman" w:hAnsi="Times New Roman" w:cs="Times New Roman"/>
          <w:sz w:val="24"/>
          <w:szCs w:val="24"/>
        </w:rPr>
      </w:pPr>
    </w:p>
    <w:p w14:paraId="4E81C8A1" w14:textId="77777777" w:rsidR="00274935" w:rsidRPr="00953B1A" w:rsidRDefault="00274935" w:rsidP="009712AE">
      <w:pPr>
        <w:pStyle w:val="Paragraphedeliste"/>
        <w:numPr>
          <w:ilvl w:val="0"/>
          <w:numId w:val="32"/>
        </w:numPr>
        <w:autoSpaceDE w:val="0"/>
        <w:autoSpaceDN w:val="0"/>
        <w:adjustRightInd w:val="0"/>
        <w:spacing w:after="0" w:line="360" w:lineRule="auto"/>
        <w:jc w:val="both"/>
        <w:rPr>
          <w:rFonts w:ascii="Times New Roman" w:hAnsi="Times New Roman" w:cs="Times New Roman"/>
          <w:b/>
          <w:sz w:val="24"/>
          <w:szCs w:val="24"/>
        </w:rPr>
      </w:pPr>
      <w:r w:rsidRPr="00953B1A">
        <w:rPr>
          <w:rFonts w:ascii="Times New Roman" w:hAnsi="Times New Roman" w:cs="Times New Roman"/>
          <w:b/>
          <w:sz w:val="24"/>
          <w:szCs w:val="24"/>
        </w:rPr>
        <w:lastRenderedPageBreak/>
        <w:t>Classe</w:t>
      </w:r>
      <w:r w:rsidR="00D6380B">
        <w:rPr>
          <w:rFonts w:ascii="Times New Roman" w:hAnsi="Times New Roman" w:cs="Times New Roman"/>
          <w:b/>
          <w:sz w:val="24"/>
          <w:szCs w:val="24"/>
        </w:rPr>
        <w:t>s</w:t>
      </w:r>
    </w:p>
    <w:p w14:paraId="63FAA59F" w14:textId="77777777" w:rsidR="00274935" w:rsidRPr="00953B1A" w:rsidRDefault="00274935" w:rsidP="00274935">
      <w:pPr>
        <w:autoSpaceDE w:val="0"/>
        <w:autoSpaceDN w:val="0"/>
        <w:adjustRightInd w:val="0"/>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          Les classes sont les modules de base de la programmation orientée objet. Une classe est représentée en utilisant un rectangle divisé en trois sections. La section supérieure est le nom de la classe. La section centrale définit les propriétés de la classe. La section du bas énumère les méthodes de la classe.</w:t>
      </w:r>
    </w:p>
    <w:p w14:paraId="21B0BC80" w14:textId="77777777" w:rsidR="00274935" w:rsidRPr="00953B1A" w:rsidRDefault="00274935" w:rsidP="009712AE">
      <w:pPr>
        <w:pStyle w:val="Paragraphedeliste"/>
        <w:numPr>
          <w:ilvl w:val="0"/>
          <w:numId w:val="32"/>
        </w:numPr>
        <w:autoSpaceDE w:val="0"/>
        <w:autoSpaceDN w:val="0"/>
        <w:adjustRightInd w:val="0"/>
        <w:spacing w:after="0" w:line="360" w:lineRule="auto"/>
        <w:jc w:val="both"/>
        <w:rPr>
          <w:rFonts w:ascii="Times New Roman" w:hAnsi="Times New Roman" w:cs="Times New Roman"/>
          <w:b/>
          <w:sz w:val="24"/>
          <w:szCs w:val="24"/>
        </w:rPr>
      </w:pPr>
      <w:r w:rsidRPr="00953B1A">
        <w:rPr>
          <w:rFonts w:ascii="Times New Roman" w:hAnsi="Times New Roman" w:cs="Times New Roman"/>
          <w:b/>
          <w:sz w:val="24"/>
          <w:szCs w:val="24"/>
        </w:rPr>
        <w:t>Association</w:t>
      </w:r>
    </w:p>
    <w:p w14:paraId="143C3805" w14:textId="77777777" w:rsidR="00274935" w:rsidRPr="00953B1A" w:rsidRDefault="00274935" w:rsidP="00274935">
      <w:pPr>
        <w:pStyle w:val="Paragraphedeliste"/>
        <w:autoSpaceDE w:val="0"/>
        <w:autoSpaceDN w:val="0"/>
        <w:adjustRightInd w:val="0"/>
        <w:spacing w:line="360" w:lineRule="auto"/>
        <w:ind w:left="0" w:firstLine="426"/>
        <w:jc w:val="both"/>
        <w:rPr>
          <w:rFonts w:ascii="Times New Roman" w:hAnsi="Times New Roman" w:cs="Times New Roman"/>
          <w:b/>
          <w:sz w:val="24"/>
          <w:szCs w:val="24"/>
        </w:rPr>
      </w:pPr>
      <w:r w:rsidRPr="00953B1A">
        <w:rPr>
          <w:rFonts w:ascii="Times New Roman" w:hAnsi="Times New Roman" w:cs="Times New Roman"/>
          <w:sz w:val="24"/>
          <w:szCs w:val="24"/>
        </w:rPr>
        <w:t xml:space="preserve">   Une association est une relation générique entre deux classes. Elle est modélisée par une ligne reliant les deux classes. Cette ligne peut être qualifiée avec le type de relation, et peut également comporter des règles de multiplicité (par exemple un à un, un à</w:t>
      </w:r>
    </w:p>
    <w:p w14:paraId="653DD029" w14:textId="77777777" w:rsidR="00274935" w:rsidRPr="00953B1A" w:rsidRDefault="0016098D" w:rsidP="00274935">
      <w:pPr>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sz w:val="24"/>
          <w:szCs w:val="24"/>
        </w:rPr>
        <w:t>p</w:t>
      </w:r>
      <w:r w:rsidR="00FE7000" w:rsidRPr="00953B1A">
        <w:rPr>
          <w:rFonts w:ascii="Times New Roman" w:hAnsi="Times New Roman" w:cs="Times New Roman"/>
          <w:sz w:val="24"/>
          <w:szCs w:val="24"/>
        </w:rPr>
        <w:t>lusieurs</w:t>
      </w:r>
      <w:r w:rsidR="00274935" w:rsidRPr="00953B1A">
        <w:rPr>
          <w:rFonts w:ascii="Times New Roman" w:hAnsi="Times New Roman" w:cs="Times New Roman"/>
          <w:sz w:val="24"/>
          <w:szCs w:val="24"/>
        </w:rPr>
        <w:t>, plusieurs à plusieurs) pour la relation.</w:t>
      </w:r>
    </w:p>
    <w:p w14:paraId="0F67A584" w14:textId="77777777" w:rsidR="00274935" w:rsidRPr="00953B1A" w:rsidRDefault="00274935" w:rsidP="009712AE">
      <w:pPr>
        <w:pStyle w:val="Paragraphedeliste"/>
        <w:numPr>
          <w:ilvl w:val="0"/>
          <w:numId w:val="32"/>
        </w:numPr>
        <w:autoSpaceDE w:val="0"/>
        <w:autoSpaceDN w:val="0"/>
        <w:adjustRightInd w:val="0"/>
        <w:spacing w:after="0" w:line="360" w:lineRule="auto"/>
        <w:jc w:val="both"/>
        <w:rPr>
          <w:rFonts w:ascii="Times New Roman" w:hAnsi="Times New Roman" w:cs="Times New Roman"/>
          <w:b/>
          <w:sz w:val="24"/>
          <w:szCs w:val="24"/>
        </w:rPr>
      </w:pPr>
      <w:r w:rsidRPr="00953B1A">
        <w:rPr>
          <w:rFonts w:ascii="Times New Roman" w:hAnsi="Times New Roman" w:cs="Times New Roman"/>
          <w:b/>
          <w:sz w:val="24"/>
          <w:szCs w:val="24"/>
        </w:rPr>
        <w:t>Composition</w:t>
      </w:r>
    </w:p>
    <w:p w14:paraId="16456CA8" w14:textId="77777777" w:rsidR="00274935" w:rsidRPr="00953B1A" w:rsidRDefault="00274935" w:rsidP="00274935">
      <w:pPr>
        <w:autoSpaceDE w:val="0"/>
        <w:autoSpaceDN w:val="0"/>
        <w:adjustRightInd w:val="0"/>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          Si une classe ne peut pas exister par elle-même, mais doit être un membre d'une autre classe, alors elle possède une relation de composition avec la classe contenant. Une relation de composition est indiquée par une ligne avec un "diamant" rempli.</w:t>
      </w:r>
    </w:p>
    <w:p w14:paraId="00662940" w14:textId="77777777" w:rsidR="00274935" w:rsidRPr="00953B1A" w:rsidRDefault="00274935" w:rsidP="009712AE">
      <w:pPr>
        <w:pStyle w:val="Paragraphedeliste"/>
        <w:numPr>
          <w:ilvl w:val="0"/>
          <w:numId w:val="32"/>
        </w:numPr>
        <w:autoSpaceDE w:val="0"/>
        <w:autoSpaceDN w:val="0"/>
        <w:adjustRightInd w:val="0"/>
        <w:spacing w:after="0" w:line="360" w:lineRule="auto"/>
        <w:jc w:val="both"/>
        <w:rPr>
          <w:rFonts w:ascii="Times New Roman" w:hAnsi="Times New Roman" w:cs="Times New Roman"/>
          <w:b/>
          <w:sz w:val="24"/>
          <w:szCs w:val="24"/>
        </w:rPr>
      </w:pPr>
      <w:r w:rsidRPr="00953B1A">
        <w:rPr>
          <w:rFonts w:ascii="Times New Roman" w:hAnsi="Times New Roman" w:cs="Times New Roman"/>
          <w:b/>
          <w:sz w:val="24"/>
          <w:szCs w:val="24"/>
        </w:rPr>
        <w:t>Dépendance</w:t>
      </w:r>
    </w:p>
    <w:p w14:paraId="6A4922E9" w14:textId="77777777" w:rsidR="000F7F84" w:rsidRPr="00953B1A" w:rsidRDefault="00274935" w:rsidP="00274935">
      <w:pPr>
        <w:autoSpaceDE w:val="0"/>
        <w:autoSpaceDN w:val="0"/>
        <w:adjustRightInd w:val="0"/>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          Quand une classe utilise une autre classe, par exemple comme membre ou comme paramètre d'une de ces fonctions, elle "dépend" ainsi de cette classe. Une relation de dépendance est représentée par une flèche pointillée.</w:t>
      </w:r>
    </w:p>
    <w:p w14:paraId="12CD3A5D" w14:textId="77777777" w:rsidR="00274935" w:rsidRPr="00953B1A" w:rsidRDefault="00274935" w:rsidP="009712AE">
      <w:pPr>
        <w:pStyle w:val="Paragraphedeliste"/>
        <w:numPr>
          <w:ilvl w:val="0"/>
          <w:numId w:val="32"/>
        </w:numPr>
        <w:autoSpaceDE w:val="0"/>
        <w:autoSpaceDN w:val="0"/>
        <w:adjustRightInd w:val="0"/>
        <w:spacing w:after="0" w:line="360" w:lineRule="auto"/>
        <w:jc w:val="both"/>
        <w:rPr>
          <w:rFonts w:ascii="Times New Roman" w:hAnsi="Times New Roman" w:cs="Times New Roman"/>
          <w:b/>
          <w:sz w:val="24"/>
          <w:szCs w:val="24"/>
        </w:rPr>
      </w:pPr>
      <w:r w:rsidRPr="00953B1A">
        <w:rPr>
          <w:rFonts w:ascii="Times New Roman" w:hAnsi="Times New Roman" w:cs="Times New Roman"/>
          <w:b/>
          <w:sz w:val="24"/>
          <w:szCs w:val="24"/>
        </w:rPr>
        <w:t>Agrégation</w:t>
      </w:r>
    </w:p>
    <w:p w14:paraId="6644AAFE" w14:textId="77777777" w:rsidR="00274935" w:rsidRPr="00953B1A" w:rsidRDefault="00274935" w:rsidP="00274935">
      <w:pPr>
        <w:autoSpaceDE w:val="0"/>
        <w:autoSpaceDN w:val="0"/>
        <w:adjustRightInd w:val="0"/>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          Les agrégations indiquent une relation de contenant contenu. Elle</w:t>
      </w:r>
      <w:r w:rsidR="000F7F84">
        <w:rPr>
          <w:rFonts w:ascii="Times New Roman" w:hAnsi="Times New Roman" w:cs="Times New Roman"/>
          <w:sz w:val="24"/>
          <w:szCs w:val="24"/>
        </w:rPr>
        <w:t xml:space="preserve"> est décrite</w:t>
      </w:r>
      <w:r w:rsidRPr="00953B1A">
        <w:rPr>
          <w:rFonts w:ascii="Times New Roman" w:hAnsi="Times New Roman" w:cs="Times New Roman"/>
          <w:sz w:val="24"/>
          <w:szCs w:val="24"/>
        </w:rPr>
        <w:t xml:space="preserve"> par une relation "possède". Une relation d'agrégation est représentée par une ligne avec un "diamant" creux.</w:t>
      </w:r>
    </w:p>
    <w:p w14:paraId="7360CEBA" w14:textId="77777777" w:rsidR="00274935" w:rsidRPr="00953B1A" w:rsidRDefault="00274935" w:rsidP="009712AE">
      <w:pPr>
        <w:pStyle w:val="Paragraphedeliste"/>
        <w:numPr>
          <w:ilvl w:val="0"/>
          <w:numId w:val="32"/>
        </w:numPr>
        <w:autoSpaceDE w:val="0"/>
        <w:autoSpaceDN w:val="0"/>
        <w:adjustRightInd w:val="0"/>
        <w:spacing w:after="0" w:line="360" w:lineRule="auto"/>
        <w:jc w:val="both"/>
        <w:rPr>
          <w:rFonts w:ascii="Times New Roman" w:hAnsi="Times New Roman" w:cs="Times New Roman"/>
          <w:b/>
          <w:sz w:val="24"/>
          <w:szCs w:val="24"/>
        </w:rPr>
      </w:pPr>
      <w:r w:rsidRPr="00953B1A">
        <w:rPr>
          <w:rFonts w:ascii="Times New Roman" w:hAnsi="Times New Roman" w:cs="Times New Roman"/>
          <w:b/>
          <w:sz w:val="24"/>
          <w:szCs w:val="24"/>
        </w:rPr>
        <w:t>Généralisation</w:t>
      </w:r>
    </w:p>
    <w:p w14:paraId="63E7AA75" w14:textId="77777777" w:rsidR="00FC6719" w:rsidRPr="004A4720" w:rsidRDefault="00274935" w:rsidP="00274935">
      <w:pPr>
        <w:autoSpaceDE w:val="0"/>
        <w:autoSpaceDN w:val="0"/>
        <w:adjustRightInd w:val="0"/>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           Une relation de généralisation est l'équivalent </w:t>
      </w:r>
      <w:r w:rsidRPr="00953B1A">
        <w:rPr>
          <w:rFonts w:ascii="Times New Roman" w:hAnsi="Times New Roman" w:cs="Times New Roman"/>
          <w:iCs/>
          <w:sz w:val="24"/>
          <w:szCs w:val="24"/>
        </w:rPr>
        <w:t>d'une relation d'héritage</w:t>
      </w:r>
      <w:r w:rsidRPr="00953B1A">
        <w:rPr>
          <w:rFonts w:ascii="Times New Roman" w:hAnsi="Times New Roman" w:cs="Times New Roman"/>
          <w:i/>
          <w:iCs/>
          <w:sz w:val="24"/>
          <w:szCs w:val="24"/>
        </w:rPr>
        <w:t xml:space="preserve"> </w:t>
      </w:r>
      <w:r w:rsidRPr="00953B1A">
        <w:rPr>
          <w:rFonts w:ascii="Times New Roman" w:hAnsi="Times New Roman" w:cs="Times New Roman"/>
          <w:sz w:val="24"/>
          <w:szCs w:val="24"/>
        </w:rPr>
        <w:t>en terme</w:t>
      </w:r>
      <w:r w:rsidR="000F7F84">
        <w:rPr>
          <w:rFonts w:ascii="Times New Roman" w:hAnsi="Times New Roman" w:cs="Times New Roman"/>
          <w:sz w:val="24"/>
          <w:szCs w:val="24"/>
        </w:rPr>
        <w:t>s</w:t>
      </w:r>
      <w:r w:rsidRPr="00953B1A">
        <w:rPr>
          <w:rFonts w:ascii="Times New Roman" w:hAnsi="Times New Roman" w:cs="Times New Roman"/>
          <w:sz w:val="24"/>
          <w:szCs w:val="24"/>
        </w:rPr>
        <w:t xml:space="preserve"> orientés objet (relation</w:t>
      </w:r>
      <w:r w:rsidRPr="00953B1A">
        <w:rPr>
          <w:rFonts w:ascii="Times New Roman" w:hAnsi="Times New Roman" w:cs="Times New Roman"/>
          <w:i/>
          <w:iCs/>
          <w:sz w:val="24"/>
          <w:szCs w:val="24"/>
        </w:rPr>
        <w:t xml:space="preserve"> </w:t>
      </w:r>
      <w:r w:rsidRPr="00953B1A">
        <w:rPr>
          <w:rFonts w:ascii="Times New Roman" w:hAnsi="Times New Roman" w:cs="Times New Roman"/>
          <w:sz w:val="24"/>
          <w:szCs w:val="24"/>
        </w:rPr>
        <w:t>"est-un "). Une relation de généralisation est indiquée</w:t>
      </w:r>
      <w:r w:rsidRPr="00953B1A">
        <w:rPr>
          <w:rFonts w:ascii="Times New Roman" w:hAnsi="Times New Roman" w:cs="Times New Roman"/>
          <w:i/>
          <w:iCs/>
          <w:sz w:val="24"/>
          <w:szCs w:val="24"/>
        </w:rPr>
        <w:t xml:space="preserve"> </w:t>
      </w:r>
      <w:r w:rsidRPr="00953B1A">
        <w:rPr>
          <w:rFonts w:ascii="Times New Roman" w:hAnsi="Times New Roman" w:cs="Times New Roman"/>
          <w:sz w:val="24"/>
          <w:szCs w:val="24"/>
        </w:rPr>
        <w:t>par une flèche creuse se dirigeant vers la classe</w:t>
      </w:r>
      <w:r w:rsidRPr="00953B1A">
        <w:rPr>
          <w:rFonts w:ascii="Times New Roman" w:hAnsi="Times New Roman" w:cs="Times New Roman"/>
          <w:i/>
          <w:iCs/>
          <w:sz w:val="24"/>
          <w:szCs w:val="24"/>
        </w:rPr>
        <w:t xml:space="preserve"> </w:t>
      </w:r>
      <w:r w:rsidRPr="00953B1A">
        <w:rPr>
          <w:rFonts w:ascii="Times New Roman" w:hAnsi="Times New Roman" w:cs="Times New Roman"/>
          <w:sz w:val="24"/>
          <w:szCs w:val="24"/>
        </w:rPr>
        <w:t>"parent ".</w:t>
      </w:r>
    </w:p>
    <w:p w14:paraId="49833221" w14:textId="77777777" w:rsidR="0005154C" w:rsidRPr="00953B1A" w:rsidRDefault="00274935" w:rsidP="0005154C">
      <w:pPr>
        <w:autoSpaceDE w:val="0"/>
        <w:autoSpaceDN w:val="0"/>
        <w:adjustRightInd w:val="0"/>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          Mais avant d'établir un diagramme de classe, on doit déf</w:t>
      </w:r>
      <w:r w:rsidR="0005154C" w:rsidRPr="00953B1A">
        <w:rPr>
          <w:rFonts w:ascii="Times New Roman" w:hAnsi="Times New Roman" w:cs="Times New Roman"/>
          <w:sz w:val="24"/>
          <w:szCs w:val="24"/>
        </w:rPr>
        <w:t>inir le dictionnaire de données.</w:t>
      </w:r>
    </w:p>
    <w:p w14:paraId="4926FDD8" w14:textId="77777777" w:rsidR="00105CC5" w:rsidRDefault="00041989" w:rsidP="00F77394">
      <w:pPr>
        <w:spacing w:line="360" w:lineRule="auto"/>
        <w:jc w:val="both"/>
        <w:rPr>
          <w:rFonts w:ascii="Times New Roman" w:hAnsi="Times New Roman" w:cs="Times New Roman"/>
          <w:b/>
          <w:color w:val="000000"/>
          <w:sz w:val="24"/>
          <w:szCs w:val="24"/>
        </w:rPr>
      </w:pPr>
      <w:r w:rsidRPr="00953B1A">
        <w:rPr>
          <w:rFonts w:ascii="Times New Roman" w:hAnsi="Times New Roman" w:cs="Times New Roman"/>
          <w:b/>
          <w:noProof/>
          <w:color w:val="000000"/>
          <w:sz w:val="24"/>
          <w:szCs w:val="24"/>
          <w:lang w:eastAsia="fr-FR"/>
        </w:rPr>
        <w:lastRenderedPageBreak/>
        <w:drawing>
          <wp:inline distT="0" distB="0" distL="0" distR="0" wp14:anchorId="13824CA8" wp14:editId="08C37C36">
            <wp:extent cx="5760720" cy="4529797"/>
            <wp:effectExtent l="0" t="0" r="0" b="0"/>
            <wp:docPr id="1" name="Image 1" descr="C:\Users\Bessa\Documents\Diagramme de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ssa\Documents\Diagramme de classe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529797"/>
                    </a:xfrm>
                    <a:prstGeom prst="rect">
                      <a:avLst/>
                    </a:prstGeom>
                    <a:noFill/>
                    <a:ln>
                      <a:noFill/>
                    </a:ln>
                  </pic:spPr>
                </pic:pic>
              </a:graphicData>
            </a:graphic>
          </wp:inline>
        </w:drawing>
      </w:r>
    </w:p>
    <w:p w14:paraId="77E529D9" w14:textId="77777777" w:rsidR="00FC6719" w:rsidRPr="004A4720" w:rsidRDefault="00054184" w:rsidP="004A4720">
      <w:pPr>
        <w:pStyle w:val="Lgende"/>
        <w:jc w:val="center"/>
        <w:rPr>
          <w:i/>
          <w:color w:val="auto"/>
          <w:sz w:val="24"/>
          <w:szCs w:val="24"/>
        </w:rPr>
      </w:pPr>
      <w:bookmarkStart w:id="454" w:name="_Toc506977600"/>
      <w:r w:rsidRPr="004A4720">
        <w:rPr>
          <w:i/>
          <w:color w:val="auto"/>
          <w:sz w:val="24"/>
          <w:szCs w:val="24"/>
        </w:rPr>
        <w:t xml:space="preserve">Figure </w:t>
      </w:r>
      <w:r w:rsidRPr="004A4720">
        <w:rPr>
          <w:i/>
          <w:color w:val="auto"/>
          <w:sz w:val="24"/>
          <w:szCs w:val="24"/>
        </w:rPr>
        <w:fldChar w:fldCharType="begin"/>
      </w:r>
      <w:r w:rsidRPr="004A4720">
        <w:rPr>
          <w:i/>
          <w:color w:val="auto"/>
          <w:sz w:val="24"/>
          <w:szCs w:val="24"/>
        </w:rPr>
        <w:instrText xml:space="preserve"> SEQ Figure \* ARABIC </w:instrText>
      </w:r>
      <w:r w:rsidRPr="004A4720">
        <w:rPr>
          <w:i/>
          <w:color w:val="auto"/>
          <w:sz w:val="24"/>
          <w:szCs w:val="24"/>
        </w:rPr>
        <w:fldChar w:fldCharType="separate"/>
      </w:r>
      <w:r w:rsidR="00B96CF5">
        <w:rPr>
          <w:i/>
          <w:noProof/>
          <w:color w:val="auto"/>
          <w:sz w:val="24"/>
          <w:szCs w:val="24"/>
        </w:rPr>
        <w:t>22</w:t>
      </w:r>
      <w:r w:rsidRPr="004A4720">
        <w:rPr>
          <w:i/>
          <w:color w:val="auto"/>
          <w:sz w:val="24"/>
          <w:szCs w:val="24"/>
        </w:rPr>
        <w:fldChar w:fldCharType="end"/>
      </w:r>
      <w:r w:rsidRPr="004A4720">
        <w:rPr>
          <w:i/>
          <w:color w:val="auto"/>
          <w:sz w:val="24"/>
          <w:szCs w:val="24"/>
        </w:rPr>
        <w:t>: Diagramme de classe</w:t>
      </w:r>
      <w:bookmarkEnd w:id="454"/>
    </w:p>
    <w:p w14:paraId="2D8356A1" w14:textId="77777777" w:rsidR="00802C24" w:rsidRDefault="002314FD" w:rsidP="0020252D">
      <w:pPr>
        <w:pStyle w:val="Para1"/>
        <w:outlineLvl w:val="1"/>
        <w:rPr>
          <w:color w:val="auto"/>
        </w:rPr>
      </w:pPr>
      <w:bookmarkStart w:id="455" w:name="_Toc505626253"/>
      <w:bookmarkStart w:id="456" w:name="_Toc505664426"/>
      <w:bookmarkStart w:id="457" w:name="_Toc506976675"/>
      <w:bookmarkStart w:id="458" w:name="_Toc506977503"/>
      <w:r>
        <w:rPr>
          <w:color w:val="auto"/>
        </w:rPr>
        <w:t>Diagramme de paquetages</w:t>
      </w:r>
      <w:bookmarkEnd w:id="455"/>
      <w:bookmarkEnd w:id="456"/>
      <w:bookmarkEnd w:id="457"/>
      <w:bookmarkEnd w:id="458"/>
    </w:p>
    <w:p w14:paraId="229F2E70" w14:textId="77777777" w:rsidR="000E1466" w:rsidRPr="000E1466" w:rsidRDefault="000E1466" w:rsidP="000E1466">
      <w:pPr>
        <w:pStyle w:val="Paragraphedeliste"/>
        <w:numPr>
          <w:ilvl w:val="0"/>
          <w:numId w:val="42"/>
        </w:numPr>
        <w:spacing w:line="360" w:lineRule="auto"/>
        <w:jc w:val="both"/>
        <w:rPr>
          <w:rFonts w:ascii="Times New Roman" w:eastAsia="TimesNewRoman-Identity-H" w:hAnsi="Times New Roman" w:cs="Times New Roman"/>
          <w:sz w:val="24"/>
          <w:szCs w:val="24"/>
        </w:rPr>
      </w:pPr>
      <w:r>
        <w:rPr>
          <w:rFonts w:ascii="Times New Roman" w:eastAsia="TimesNewRoman-Identity-H" w:hAnsi="Times New Roman" w:cs="Times New Roman"/>
          <w:sz w:val="24"/>
          <w:szCs w:val="24"/>
        </w:rPr>
        <w:tab/>
      </w:r>
      <w:r>
        <w:rPr>
          <w:rFonts w:ascii="Times New Roman" w:eastAsia="TimesNewRoman-Identity-H" w:hAnsi="Times New Roman" w:cs="Times New Roman"/>
          <w:sz w:val="24"/>
          <w:szCs w:val="24"/>
        </w:rPr>
        <w:tab/>
      </w:r>
      <w:r w:rsidRPr="000E1466">
        <w:rPr>
          <w:rFonts w:ascii="Times New Roman" w:eastAsia="TimesNewRoman-Identity-H" w:hAnsi="Times New Roman" w:cs="Times New Roman"/>
          <w:sz w:val="24"/>
          <w:szCs w:val="24"/>
        </w:rPr>
        <w:t>Avant d'entamer le diagramme de classe de notre système, nous allons approfondir c'est que "paquetage" et les dépendances entre ces paquetages.</w:t>
      </w:r>
    </w:p>
    <w:p w14:paraId="4FC55142" w14:textId="77777777" w:rsidR="000E1466" w:rsidRDefault="00BB74A0" w:rsidP="000E1466">
      <w:pPr>
        <w:rPr>
          <w:rFonts w:ascii="Times New Roman" w:eastAsia="TimesNewRoman-Identity-H" w:hAnsi="Times New Roman" w:cs="Times New Roman"/>
          <w:b/>
          <w:sz w:val="24"/>
          <w:szCs w:val="24"/>
        </w:rPr>
      </w:pPr>
      <w:bookmarkStart w:id="459" w:name="_Toc447405371"/>
      <w:bookmarkStart w:id="460" w:name="_Toc447447499"/>
      <w:r w:rsidRPr="002D2E56">
        <w:rPr>
          <w:rFonts w:ascii="Times New Roman" w:eastAsia="TimesNewRoman-Identity-H" w:hAnsi="Times New Roman" w:cs="Times New Roman"/>
          <w:b/>
          <w:sz w:val="24"/>
          <w:szCs w:val="24"/>
        </w:rPr>
        <w:t>6.5.1</w:t>
      </w:r>
      <w:bookmarkEnd w:id="459"/>
      <w:bookmarkEnd w:id="460"/>
      <w:r w:rsidRPr="002D2E56">
        <w:rPr>
          <w:rFonts w:ascii="Times New Roman" w:eastAsia="TimesNewRoman-Identity-H" w:hAnsi="Times New Roman" w:cs="Times New Roman"/>
          <w:b/>
          <w:sz w:val="24"/>
          <w:szCs w:val="24"/>
        </w:rPr>
        <w:t>. Paquetage</w:t>
      </w:r>
    </w:p>
    <w:p w14:paraId="5FCB3142" w14:textId="77777777" w:rsidR="00BB74A0" w:rsidRPr="002D2E56" w:rsidRDefault="00BB74A0" w:rsidP="00BB74A0">
      <w:pPr>
        <w:autoSpaceDE w:val="0"/>
        <w:autoSpaceDN w:val="0"/>
        <w:adjustRightInd w:val="0"/>
        <w:spacing w:after="0" w:line="360" w:lineRule="auto"/>
        <w:jc w:val="both"/>
        <w:rPr>
          <w:rFonts w:ascii="Times New Roman" w:hAnsi="Times New Roman" w:cs="Times New Roman"/>
          <w:sz w:val="24"/>
          <w:szCs w:val="24"/>
        </w:rPr>
      </w:pPr>
      <w:r w:rsidRPr="002D2E56">
        <w:rPr>
          <w:rFonts w:ascii="Times New Roman" w:hAnsi="Times New Roman" w:cs="Times New Roman"/>
          <w:sz w:val="24"/>
          <w:szCs w:val="24"/>
        </w:rPr>
        <w:t xml:space="preserve">Un </w:t>
      </w:r>
      <w:r w:rsidRPr="002D2E56">
        <w:rPr>
          <w:rFonts w:ascii="Times New Roman" w:hAnsi="Times New Roman" w:cs="Times New Roman"/>
          <w:bCs/>
          <w:sz w:val="24"/>
          <w:szCs w:val="24"/>
        </w:rPr>
        <w:t xml:space="preserve">paquetage </w:t>
      </w:r>
      <w:r w:rsidRPr="002D2E56">
        <w:rPr>
          <w:rFonts w:ascii="Times New Roman" w:hAnsi="Times New Roman" w:cs="Times New Roman"/>
          <w:sz w:val="24"/>
          <w:szCs w:val="24"/>
        </w:rPr>
        <w:t>regroupe des éléments de la modélisation appelés aussi membres, portant sur un sous-ensemble du système. Le découpage en paquetage doit traduire un découpage logique du système à construire qui correspond à des espaces de nommage homogènes.</w:t>
      </w:r>
    </w:p>
    <w:p w14:paraId="112D9A7B" w14:textId="77777777" w:rsidR="00BB74A0" w:rsidRPr="002D2E56" w:rsidRDefault="00BB74A0" w:rsidP="00BB74A0">
      <w:pPr>
        <w:autoSpaceDE w:val="0"/>
        <w:autoSpaceDN w:val="0"/>
        <w:adjustRightInd w:val="0"/>
        <w:spacing w:after="0" w:line="360" w:lineRule="auto"/>
        <w:jc w:val="both"/>
        <w:rPr>
          <w:rFonts w:ascii="Times New Roman" w:hAnsi="Times New Roman" w:cs="Times New Roman"/>
          <w:sz w:val="24"/>
          <w:szCs w:val="24"/>
        </w:rPr>
      </w:pPr>
      <w:r w:rsidRPr="002D2E56">
        <w:rPr>
          <w:rFonts w:ascii="Times New Roman" w:hAnsi="Times New Roman" w:cs="Times New Roman"/>
          <w:sz w:val="24"/>
          <w:szCs w:val="24"/>
        </w:rPr>
        <w:tab/>
        <w:t>Les éléments d’un paquetage peuvent avoir une visibilité déclarée soit de type public (+) soit privé (-). Un paquetage peut importer des éléments d’un autre paquetage. Un paquetage peut être fusionné avec un autre paquetage.</w:t>
      </w:r>
    </w:p>
    <w:p w14:paraId="1D8C0A92" w14:textId="77777777" w:rsidR="00BB74A0" w:rsidRDefault="00BB74A0" w:rsidP="00BB74A0">
      <w:pPr>
        <w:autoSpaceDE w:val="0"/>
        <w:autoSpaceDN w:val="0"/>
        <w:adjustRightInd w:val="0"/>
        <w:spacing w:after="0" w:line="360" w:lineRule="auto"/>
        <w:jc w:val="both"/>
        <w:rPr>
          <w:rFonts w:ascii="Times New Roman" w:hAnsi="Times New Roman" w:cs="Times New Roman"/>
          <w:sz w:val="24"/>
          <w:szCs w:val="24"/>
        </w:rPr>
      </w:pPr>
    </w:p>
    <w:p w14:paraId="207E4B1F" w14:textId="77777777" w:rsidR="00BB74A0" w:rsidRDefault="00BB74A0" w:rsidP="00BB74A0">
      <w:pPr>
        <w:autoSpaceDE w:val="0"/>
        <w:autoSpaceDN w:val="0"/>
        <w:adjustRightInd w:val="0"/>
        <w:spacing w:after="0" w:line="360" w:lineRule="auto"/>
        <w:jc w:val="both"/>
        <w:rPr>
          <w:rFonts w:ascii="Times New Roman" w:hAnsi="Times New Roman" w:cs="Times New Roman"/>
          <w:sz w:val="24"/>
          <w:szCs w:val="24"/>
        </w:rPr>
      </w:pPr>
    </w:p>
    <w:p w14:paraId="2814B410" w14:textId="77777777" w:rsidR="00BB74A0" w:rsidRPr="002D2E56" w:rsidRDefault="00BB74A0" w:rsidP="00BB74A0">
      <w:pPr>
        <w:autoSpaceDE w:val="0"/>
        <w:autoSpaceDN w:val="0"/>
        <w:adjustRightInd w:val="0"/>
        <w:spacing w:after="0" w:line="360" w:lineRule="auto"/>
        <w:jc w:val="both"/>
        <w:rPr>
          <w:rFonts w:ascii="Times New Roman" w:hAnsi="Times New Roman" w:cs="Times New Roman"/>
          <w:sz w:val="24"/>
          <w:szCs w:val="24"/>
        </w:rPr>
      </w:pPr>
    </w:p>
    <w:p w14:paraId="3D4C8E73" w14:textId="77777777" w:rsidR="00BB74A0" w:rsidRPr="002D2E56" w:rsidRDefault="00BB74A0" w:rsidP="00BB74A0">
      <w:pPr>
        <w:autoSpaceDE w:val="0"/>
        <w:autoSpaceDN w:val="0"/>
        <w:adjustRightInd w:val="0"/>
        <w:spacing w:after="0" w:line="360" w:lineRule="auto"/>
        <w:jc w:val="both"/>
        <w:rPr>
          <w:rFonts w:ascii="Times New Roman" w:hAnsi="Times New Roman" w:cs="Times New Roman"/>
          <w:b/>
          <w:bCs/>
          <w:sz w:val="24"/>
          <w:szCs w:val="24"/>
        </w:rPr>
      </w:pPr>
      <w:r w:rsidRPr="002D2E56">
        <w:rPr>
          <w:rFonts w:ascii="Times New Roman" w:hAnsi="Times New Roman" w:cs="Times New Roman"/>
          <w:b/>
          <w:bCs/>
          <w:sz w:val="24"/>
          <w:szCs w:val="24"/>
        </w:rPr>
        <w:lastRenderedPageBreak/>
        <w:tab/>
        <w:t>6.5.2. Dépendance entre paquetages</w:t>
      </w:r>
    </w:p>
    <w:p w14:paraId="3D0193F1" w14:textId="77777777" w:rsidR="00BB74A0" w:rsidRPr="002D2E56" w:rsidRDefault="00BB74A0" w:rsidP="00BB74A0">
      <w:pPr>
        <w:autoSpaceDE w:val="0"/>
        <w:autoSpaceDN w:val="0"/>
        <w:adjustRightInd w:val="0"/>
        <w:spacing w:after="0" w:line="360" w:lineRule="auto"/>
        <w:jc w:val="both"/>
        <w:rPr>
          <w:rFonts w:ascii="Times New Roman" w:hAnsi="Times New Roman" w:cs="Times New Roman"/>
          <w:sz w:val="24"/>
          <w:szCs w:val="24"/>
        </w:rPr>
      </w:pPr>
      <w:r w:rsidRPr="002D2E56">
        <w:rPr>
          <w:rFonts w:ascii="Times New Roman" w:hAnsi="Times New Roman" w:cs="Times New Roman"/>
          <w:sz w:val="24"/>
          <w:szCs w:val="24"/>
        </w:rPr>
        <w:tab/>
        <w:t xml:space="preserve">La </w:t>
      </w:r>
      <w:r w:rsidRPr="002D2E56">
        <w:rPr>
          <w:rFonts w:ascii="Times New Roman" w:hAnsi="Times New Roman" w:cs="Times New Roman"/>
          <w:bCs/>
          <w:sz w:val="24"/>
          <w:szCs w:val="24"/>
        </w:rPr>
        <w:t xml:space="preserve">dépendance entre paquetages </w:t>
      </w:r>
      <w:r w:rsidRPr="002D2E56">
        <w:rPr>
          <w:rFonts w:ascii="Times New Roman" w:hAnsi="Times New Roman" w:cs="Times New Roman"/>
          <w:sz w:val="24"/>
          <w:szCs w:val="24"/>
        </w:rPr>
        <w:t>peut être qualifiée par un niveau de visibilité qui est soit public soit privé. Par défaut le type de visibilité est public.</w:t>
      </w:r>
    </w:p>
    <w:p w14:paraId="009546F1" w14:textId="77777777" w:rsidR="00BB74A0" w:rsidRPr="002D2E56" w:rsidRDefault="00BB74A0" w:rsidP="00BB74A0">
      <w:pPr>
        <w:autoSpaceDE w:val="0"/>
        <w:autoSpaceDN w:val="0"/>
        <w:adjustRightInd w:val="0"/>
        <w:spacing w:after="0" w:line="360" w:lineRule="auto"/>
        <w:jc w:val="both"/>
        <w:rPr>
          <w:rFonts w:ascii="Times New Roman" w:hAnsi="Times New Roman" w:cs="Times New Roman"/>
          <w:sz w:val="24"/>
          <w:szCs w:val="24"/>
        </w:rPr>
      </w:pPr>
      <w:r w:rsidRPr="002D2E56">
        <w:rPr>
          <w:rFonts w:ascii="Times New Roman" w:hAnsi="Times New Roman" w:cs="Times New Roman"/>
          <w:sz w:val="24"/>
          <w:szCs w:val="24"/>
        </w:rPr>
        <w:tab/>
        <w:t>À chaque type de visibilité est associé un lien de dépendance. Les deux types de dépendances entre paquetages sont :</w:t>
      </w:r>
    </w:p>
    <w:p w14:paraId="79CF3C7A" w14:textId="77777777" w:rsidR="00BB74A0" w:rsidRPr="002D2E56" w:rsidRDefault="00BB74A0" w:rsidP="00BB74A0">
      <w:pPr>
        <w:pStyle w:val="Paragraphedeliste"/>
        <w:numPr>
          <w:ilvl w:val="0"/>
          <w:numId w:val="66"/>
        </w:numPr>
        <w:autoSpaceDE w:val="0"/>
        <w:autoSpaceDN w:val="0"/>
        <w:adjustRightInd w:val="0"/>
        <w:spacing w:after="0" w:line="360" w:lineRule="auto"/>
        <w:ind w:right="-142"/>
        <w:jc w:val="both"/>
        <w:rPr>
          <w:rFonts w:ascii="Times New Roman" w:hAnsi="Times New Roman" w:cs="Times New Roman"/>
        </w:rPr>
      </w:pPr>
      <w:r w:rsidRPr="002D2E56">
        <w:rPr>
          <w:rFonts w:ascii="Times New Roman" w:hAnsi="Times New Roman" w:cs="Times New Roman"/>
          <w:b/>
          <w:bCs/>
        </w:rPr>
        <w:t xml:space="preserve">« import » </w:t>
      </w:r>
      <w:r w:rsidRPr="002D2E56">
        <w:rPr>
          <w:rFonts w:ascii="Times New Roman" w:hAnsi="Times New Roman" w:cs="Times New Roman"/>
        </w:rPr>
        <w:t>– Ce type de dépendance permet, pour un paquetage donné, d’importer l’espace de nommage d’un autre paquetage. Ainsi tous les membres du paquetage donné ont accès à tous les noms des membres du paquetage importé sans avoir à utiliser explicitement le nom du paquetage concerné. Ce type de dépendance correspond à un lien ayant une visibilité « public ».</w:t>
      </w:r>
    </w:p>
    <w:p w14:paraId="1E50059E" w14:textId="77777777" w:rsidR="00BB74A0" w:rsidRPr="00BB74A0" w:rsidRDefault="00BB74A0" w:rsidP="00BB74A0">
      <w:pPr>
        <w:pStyle w:val="Paragraphedeliste"/>
        <w:numPr>
          <w:ilvl w:val="0"/>
          <w:numId w:val="67"/>
        </w:numPr>
        <w:autoSpaceDE w:val="0"/>
        <w:autoSpaceDN w:val="0"/>
        <w:adjustRightInd w:val="0"/>
        <w:spacing w:after="0" w:line="360" w:lineRule="auto"/>
        <w:jc w:val="both"/>
        <w:rPr>
          <w:rFonts w:ascii="Times New Roman" w:hAnsi="Times New Roman" w:cs="Times New Roman"/>
        </w:rPr>
      </w:pPr>
      <w:r w:rsidRPr="002D2E56">
        <w:rPr>
          <w:rFonts w:ascii="Times New Roman" w:hAnsi="Times New Roman" w:cs="Times New Roman"/>
          <w:b/>
          <w:bCs/>
        </w:rPr>
        <w:t xml:space="preserve">« access » </w:t>
      </w:r>
      <w:r w:rsidRPr="002D2E56">
        <w:rPr>
          <w:rFonts w:ascii="Times New Roman" w:hAnsi="Times New Roman" w:cs="Times New Roman"/>
        </w:rPr>
        <w:t>– Ce type de dépendance permet, pour un paquetage donné, d’avoir accès à l’espace de nommage d’un paquetage cible. L’espace de nommage n’est donc pas importé et ne peut être transmis à d’autres paquetages par transitivité. Ce type de dépendance correspond à un lien ayant une visibilité "privé".</w:t>
      </w:r>
    </w:p>
    <w:p w14:paraId="7EF42F9F" w14:textId="77777777" w:rsidR="00BB74A0" w:rsidRPr="002D2E56" w:rsidRDefault="00BB74A0" w:rsidP="00BB74A0">
      <w:pPr>
        <w:autoSpaceDE w:val="0"/>
        <w:autoSpaceDN w:val="0"/>
        <w:adjustRightInd w:val="0"/>
        <w:spacing w:line="360" w:lineRule="auto"/>
        <w:ind w:right="-142"/>
        <w:jc w:val="both"/>
        <w:rPr>
          <w:rFonts w:ascii="Times New Roman" w:eastAsia="TimesNewRoman-Identity-H" w:hAnsi="Times New Roman" w:cs="Times New Roman"/>
          <w:sz w:val="24"/>
          <w:szCs w:val="24"/>
        </w:rPr>
      </w:pPr>
      <w:r w:rsidRPr="002D2E56">
        <w:rPr>
          <w:rFonts w:ascii="Times New Roman" w:eastAsia="TimesNewRoman-Identity-H" w:hAnsi="Times New Roman" w:cs="Times New Roman"/>
          <w:sz w:val="24"/>
          <w:szCs w:val="24"/>
        </w:rPr>
        <w:tab/>
        <w:t>Nous allons découper notre système en quatre paquetages : Produit, C</w:t>
      </w:r>
      <w:r>
        <w:rPr>
          <w:rFonts w:ascii="Times New Roman" w:eastAsia="TimesNewRoman-Identity-H" w:hAnsi="Times New Roman" w:cs="Times New Roman"/>
          <w:sz w:val="24"/>
          <w:szCs w:val="24"/>
        </w:rPr>
        <w:t>lient, commande et Fournisseur.</w:t>
      </w:r>
    </w:p>
    <w:p w14:paraId="78D3F3EC" w14:textId="77777777" w:rsidR="00BB74A0" w:rsidRPr="002D2E56" w:rsidRDefault="00BB74A0" w:rsidP="00BB74A0">
      <w:pPr>
        <w:autoSpaceDE w:val="0"/>
        <w:autoSpaceDN w:val="0"/>
        <w:adjustRightInd w:val="0"/>
        <w:spacing w:line="360" w:lineRule="auto"/>
        <w:ind w:left="709" w:right="-142"/>
        <w:jc w:val="both"/>
        <w:rPr>
          <w:rFonts w:ascii="Times New Roman" w:eastAsia="TimesNewRoman-Identity-H" w:hAnsi="Times New Roman" w:cs="Times New Roman"/>
          <w:sz w:val="24"/>
          <w:szCs w:val="24"/>
        </w:rPr>
      </w:pPr>
      <w:r w:rsidRPr="002D2E56">
        <w:rPr>
          <w:rFonts w:ascii="Times New Roman" w:eastAsia="TimesNewRoman-Identity-H" w:hAnsi="Times New Roman" w:cs="Times New Roman"/>
          <w:sz w:val="24"/>
          <w:szCs w:val="24"/>
        </w:rPr>
        <w:t xml:space="preserve">La figure </w:t>
      </w:r>
      <w:r w:rsidR="00B703A0">
        <w:rPr>
          <w:rFonts w:ascii="Times New Roman" w:eastAsia="TimesNewRoman-Identity-H" w:hAnsi="Times New Roman" w:cs="Times New Roman"/>
          <w:sz w:val="24"/>
          <w:szCs w:val="24"/>
        </w:rPr>
        <w:t>23</w:t>
      </w:r>
      <w:r w:rsidRPr="002D2E56">
        <w:rPr>
          <w:rFonts w:ascii="Times New Roman" w:eastAsia="TimesNewRoman-Identity-H" w:hAnsi="Times New Roman" w:cs="Times New Roman"/>
          <w:sz w:val="24"/>
          <w:szCs w:val="24"/>
        </w:rPr>
        <w:t xml:space="preserve"> nous montre le diagramme de paquetage de notre application.</w:t>
      </w:r>
    </w:p>
    <w:p w14:paraId="7641AD07" w14:textId="77777777" w:rsidR="00BB74A0" w:rsidRPr="000E1466" w:rsidRDefault="00BB74A0" w:rsidP="000E1466"/>
    <w:p w14:paraId="5097CEF7" w14:textId="77777777" w:rsidR="00AD2A20" w:rsidRDefault="00AD2A20" w:rsidP="00F77394">
      <w:pPr>
        <w:spacing w:line="360" w:lineRule="auto"/>
        <w:jc w:val="both"/>
        <w:rPr>
          <w:rFonts w:ascii="Times New Roman" w:hAnsi="Times New Roman" w:cs="Times New Roman"/>
          <w:b/>
          <w:color w:val="000000"/>
          <w:sz w:val="24"/>
          <w:szCs w:val="24"/>
        </w:rPr>
      </w:pPr>
    </w:p>
    <w:p w14:paraId="6AEBC972" w14:textId="77777777" w:rsidR="00AD2A20" w:rsidRDefault="00AD2A20" w:rsidP="00F77394">
      <w:pPr>
        <w:spacing w:line="360" w:lineRule="auto"/>
        <w:jc w:val="both"/>
        <w:rPr>
          <w:rFonts w:ascii="Times New Roman" w:hAnsi="Times New Roman" w:cs="Times New Roman"/>
          <w:b/>
          <w:color w:val="000000"/>
          <w:sz w:val="24"/>
          <w:szCs w:val="24"/>
        </w:rPr>
      </w:pPr>
    </w:p>
    <w:p w14:paraId="729C13F2" w14:textId="77777777" w:rsidR="00BB74A0" w:rsidRDefault="009D658F" w:rsidP="00F77394">
      <w:pPr>
        <w:spacing w:line="360" w:lineRule="auto"/>
        <w:jc w:val="both"/>
        <w:rPr>
          <w:rFonts w:ascii="Times New Roman" w:hAnsi="Times New Roman" w:cs="Times New Roman"/>
          <w:b/>
          <w:color w:val="000000"/>
          <w:sz w:val="24"/>
          <w:szCs w:val="24"/>
        </w:rPr>
      </w:pPr>
      <w:r w:rsidRPr="009D658F">
        <w:rPr>
          <w:rFonts w:ascii="Times New Roman" w:hAnsi="Times New Roman" w:cs="Times New Roman"/>
          <w:b/>
          <w:noProof/>
          <w:color w:val="000000"/>
          <w:sz w:val="24"/>
          <w:szCs w:val="24"/>
          <w:lang w:eastAsia="fr-FR"/>
        </w:rPr>
        <w:lastRenderedPageBreak/>
        <w:drawing>
          <wp:inline distT="0" distB="0" distL="0" distR="0" wp14:anchorId="4E80D96A" wp14:editId="4021A162">
            <wp:extent cx="5108575" cy="5864225"/>
            <wp:effectExtent l="0" t="0" r="0" b="0"/>
            <wp:docPr id="31" name="Image 31" descr="C:\Users\Bessa\Documents\Diagramme de pack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ssa\Documents\Diagramme de package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8575" cy="5864225"/>
                    </a:xfrm>
                    <a:prstGeom prst="rect">
                      <a:avLst/>
                    </a:prstGeom>
                    <a:noFill/>
                    <a:ln>
                      <a:noFill/>
                    </a:ln>
                  </pic:spPr>
                </pic:pic>
              </a:graphicData>
            </a:graphic>
          </wp:inline>
        </w:drawing>
      </w:r>
    </w:p>
    <w:p w14:paraId="68B61CBA" w14:textId="77777777" w:rsidR="00AD2A20" w:rsidDel="007F6828" w:rsidRDefault="00AD2A20" w:rsidP="00F77394">
      <w:pPr>
        <w:spacing w:line="360" w:lineRule="auto"/>
        <w:jc w:val="both"/>
        <w:rPr>
          <w:del w:id="461" w:author="RALAIVAO" w:date="2018-02-21T20:58:00Z"/>
          <w:rFonts w:ascii="Times New Roman" w:hAnsi="Times New Roman" w:cs="Times New Roman"/>
          <w:b/>
          <w:color w:val="000000"/>
          <w:sz w:val="24"/>
          <w:szCs w:val="24"/>
        </w:rPr>
      </w:pPr>
    </w:p>
    <w:p w14:paraId="2D79087A" w14:textId="77777777" w:rsidR="00802C24" w:rsidRPr="004A4720" w:rsidRDefault="00A55F57" w:rsidP="004A4720">
      <w:pPr>
        <w:pStyle w:val="Lgende"/>
        <w:jc w:val="center"/>
        <w:rPr>
          <w:b w:val="0"/>
          <w:i/>
          <w:color w:val="auto"/>
          <w:sz w:val="24"/>
          <w:szCs w:val="24"/>
        </w:rPr>
      </w:pPr>
      <w:bookmarkStart w:id="462" w:name="_Toc506977601"/>
      <w:r w:rsidRPr="004A4720">
        <w:rPr>
          <w:i/>
          <w:color w:val="auto"/>
          <w:sz w:val="24"/>
          <w:szCs w:val="24"/>
        </w:rPr>
        <w:t xml:space="preserve">Figure </w:t>
      </w:r>
      <w:r w:rsidRPr="004A4720">
        <w:rPr>
          <w:i/>
          <w:color w:val="auto"/>
          <w:sz w:val="24"/>
          <w:szCs w:val="24"/>
        </w:rPr>
        <w:fldChar w:fldCharType="begin"/>
      </w:r>
      <w:r w:rsidRPr="004A4720">
        <w:rPr>
          <w:i/>
          <w:color w:val="auto"/>
          <w:sz w:val="24"/>
          <w:szCs w:val="24"/>
        </w:rPr>
        <w:instrText xml:space="preserve"> SEQ Figure \* ARABIC </w:instrText>
      </w:r>
      <w:r w:rsidRPr="004A4720">
        <w:rPr>
          <w:i/>
          <w:color w:val="auto"/>
          <w:sz w:val="24"/>
          <w:szCs w:val="24"/>
        </w:rPr>
        <w:fldChar w:fldCharType="separate"/>
      </w:r>
      <w:r w:rsidR="00B96CF5">
        <w:rPr>
          <w:i/>
          <w:noProof/>
          <w:color w:val="auto"/>
          <w:sz w:val="24"/>
          <w:szCs w:val="24"/>
        </w:rPr>
        <w:t>23</w:t>
      </w:r>
      <w:r w:rsidRPr="004A4720">
        <w:rPr>
          <w:i/>
          <w:color w:val="auto"/>
          <w:sz w:val="24"/>
          <w:szCs w:val="24"/>
        </w:rPr>
        <w:fldChar w:fldCharType="end"/>
      </w:r>
      <w:r w:rsidRPr="004A4720">
        <w:rPr>
          <w:i/>
          <w:color w:val="auto"/>
          <w:sz w:val="24"/>
          <w:szCs w:val="24"/>
        </w:rPr>
        <w:t>: Diagramme de paquetages</w:t>
      </w:r>
      <w:bookmarkEnd w:id="462"/>
    </w:p>
    <w:p w14:paraId="1747024B" w14:textId="77777777" w:rsidR="00274935" w:rsidRPr="00FC6BD2" w:rsidRDefault="00AD2A20" w:rsidP="0020252D">
      <w:pPr>
        <w:pStyle w:val="Para1"/>
        <w:numPr>
          <w:ilvl w:val="1"/>
          <w:numId w:val="68"/>
        </w:numPr>
        <w:outlineLvl w:val="0"/>
        <w:rPr>
          <w:color w:val="auto"/>
        </w:rPr>
      </w:pPr>
      <w:bookmarkStart w:id="463" w:name="_Toc505626254"/>
      <w:r w:rsidRPr="00FC6BD2">
        <w:rPr>
          <w:color w:val="auto"/>
        </w:rPr>
        <w:t xml:space="preserve"> </w:t>
      </w:r>
      <w:bookmarkStart w:id="464" w:name="_Toc505664427"/>
      <w:bookmarkStart w:id="465" w:name="_Toc506976676"/>
      <w:bookmarkStart w:id="466" w:name="_Toc506977504"/>
      <w:r w:rsidR="00274935" w:rsidRPr="00FC6BD2">
        <w:rPr>
          <w:color w:val="auto"/>
        </w:rPr>
        <w:t>Diagramme</w:t>
      </w:r>
      <w:del w:id="467" w:author="RALAIVAO" w:date="2018-02-21T20:58:00Z">
        <w:r w:rsidR="00274935" w:rsidRPr="00FC6BD2" w:rsidDel="007F6828">
          <w:rPr>
            <w:color w:val="auto"/>
          </w:rPr>
          <w:delText>s</w:delText>
        </w:r>
      </w:del>
      <w:r w:rsidR="00274935" w:rsidRPr="00FC6BD2">
        <w:rPr>
          <w:color w:val="auto"/>
        </w:rPr>
        <w:t xml:space="preserve"> de déploiement</w:t>
      </w:r>
      <w:bookmarkEnd w:id="463"/>
      <w:bookmarkEnd w:id="464"/>
      <w:bookmarkEnd w:id="465"/>
      <w:bookmarkEnd w:id="466"/>
    </w:p>
    <w:p w14:paraId="1A2FC626" w14:textId="77777777" w:rsidR="0005154C" w:rsidRPr="00953B1A" w:rsidRDefault="0005154C" w:rsidP="0005154C">
      <w:pPr>
        <w:autoSpaceDE w:val="0"/>
        <w:autoSpaceDN w:val="0"/>
        <w:adjustRightInd w:val="0"/>
        <w:spacing w:after="0" w:line="360" w:lineRule="auto"/>
        <w:ind w:firstLine="851"/>
        <w:jc w:val="both"/>
        <w:rPr>
          <w:rFonts w:ascii="Times New Roman" w:hAnsi="Times New Roman" w:cs="Times New Roman"/>
          <w:sz w:val="24"/>
          <w:szCs w:val="24"/>
        </w:rPr>
      </w:pPr>
      <w:r w:rsidRPr="00953B1A">
        <w:rPr>
          <w:rFonts w:ascii="Times New Roman" w:hAnsi="Times New Roman" w:cs="Times New Roman"/>
          <w:sz w:val="24"/>
          <w:szCs w:val="24"/>
        </w:rPr>
        <w:t xml:space="preserve">Le diagramme de déploiement définit l’architecture matérielle de l’application. Il présente les périphériques utilisés et la répartition du système sur ces différents éléments. Il montre aussi les liens de communication entre ces diverses entités. Le diagramme de déploiement de notre application est représenté par la figure </w:t>
      </w:r>
      <w:r w:rsidR="00960696" w:rsidRPr="00953B1A">
        <w:rPr>
          <w:rFonts w:ascii="Times New Roman" w:hAnsi="Times New Roman" w:cs="Times New Roman"/>
          <w:sz w:val="24"/>
          <w:szCs w:val="24"/>
        </w:rPr>
        <w:t>suivant :</w:t>
      </w:r>
    </w:p>
    <w:p w14:paraId="35D15D8C" w14:textId="77777777" w:rsidR="0005154C" w:rsidRPr="00953B1A" w:rsidRDefault="0005154C" w:rsidP="0005154C">
      <w:pPr>
        <w:autoSpaceDE w:val="0"/>
        <w:autoSpaceDN w:val="0"/>
        <w:adjustRightInd w:val="0"/>
        <w:spacing w:after="0" w:line="360" w:lineRule="auto"/>
        <w:jc w:val="both"/>
        <w:rPr>
          <w:rFonts w:ascii="Times New Roman" w:hAnsi="Times New Roman" w:cs="Times New Roman"/>
          <w:sz w:val="24"/>
          <w:szCs w:val="24"/>
        </w:rPr>
      </w:pPr>
      <w:r w:rsidRPr="00953B1A">
        <w:rPr>
          <w:rFonts w:ascii="Times New Roman" w:hAnsi="Times New Roman" w:cs="Times New Roman"/>
          <w:sz w:val="24"/>
          <w:szCs w:val="24"/>
        </w:rPr>
        <w:tab/>
        <w:t xml:space="preserve">Il montre la configuration physique des différents matériels qui participent à l’exécution du système, ainsi que les artefacts qu’ils supportent. Ce diagramme est constitué </w:t>
      </w:r>
      <w:r w:rsidRPr="00953B1A">
        <w:rPr>
          <w:rFonts w:ascii="Times New Roman" w:hAnsi="Times New Roman" w:cs="Times New Roman"/>
          <w:sz w:val="24"/>
          <w:szCs w:val="24"/>
        </w:rPr>
        <w:lastRenderedPageBreak/>
        <w:t>de « nœuds » connectés par des liens physiques. Les symboles des nœuds peuvent contenir des artéfacts (et non plus des composants comme en UML 1).</w:t>
      </w:r>
    </w:p>
    <w:p w14:paraId="3BFE911C" w14:textId="77777777" w:rsidR="0005154C" w:rsidRPr="00953B1A" w:rsidRDefault="0005154C" w:rsidP="0005154C">
      <w:pPr>
        <w:autoSpaceDE w:val="0"/>
        <w:autoSpaceDN w:val="0"/>
        <w:adjustRightInd w:val="0"/>
        <w:spacing w:after="0" w:line="360" w:lineRule="auto"/>
        <w:jc w:val="both"/>
        <w:rPr>
          <w:rFonts w:ascii="Times New Roman" w:hAnsi="Times New Roman" w:cs="Times New Roman"/>
          <w:sz w:val="24"/>
          <w:szCs w:val="24"/>
        </w:rPr>
      </w:pPr>
      <w:r w:rsidRPr="00953B1A">
        <w:rPr>
          <w:rFonts w:ascii="Times New Roman" w:hAnsi="Times New Roman" w:cs="Times New Roman"/>
          <w:sz w:val="24"/>
          <w:szCs w:val="24"/>
        </w:rPr>
        <w:tab/>
        <w:t>Un artéfact modélise une entité physique comme un fichier. On le représente par un rectangle contenant le mot-clé « artifact ». On explicite la présence d’un artéfact sur un nœud de déploiement en imbriquant son symbole dans celui du nœud englobant. Si un artéfact implémente un composant ou une classe, on dessine une flèche en pointillés avec le mot-clé « manifest » allant du symbole de l’artéfact au symbole du composant qu’il implémenté.</w:t>
      </w:r>
    </w:p>
    <w:p w14:paraId="3011C36D" w14:textId="77777777" w:rsidR="0005154C" w:rsidRPr="00953B1A" w:rsidRDefault="00B703A0" w:rsidP="0005154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La figure 24</w:t>
      </w:r>
      <w:r w:rsidR="0005154C" w:rsidRPr="00953B1A">
        <w:rPr>
          <w:rFonts w:ascii="Times New Roman" w:hAnsi="Times New Roman" w:cs="Times New Roman"/>
          <w:sz w:val="24"/>
          <w:szCs w:val="24"/>
        </w:rPr>
        <w:t xml:space="preserve"> nous montre le diagramme de déploiement du système</w:t>
      </w:r>
    </w:p>
    <w:p w14:paraId="348307C9" w14:textId="77777777" w:rsidR="00274935" w:rsidRPr="00953B1A" w:rsidRDefault="00274935" w:rsidP="00F77394">
      <w:pPr>
        <w:spacing w:line="360" w:lineRule="auto"/>
        <w:jc w:val="both"/>
        <w:rPr>
          <w:rFonts w:ascii="Times New Roman" w:hAnsi="Times New Roman" w:cs="Times New Roman"/>
          <w:color w:val="000000"/>
          <w:sz w:val="24"/>
          <w:szCs w:val="24"/>
        </w:rPr>
      </w:pPr>
    </w:p>
    <w:p w14:paraId="21CE8609" w14:textId="77777777" w:rsidR="0005154C" w:rsidRDefault="0005154C" w:rsidP="00F77394">
      <w:pPr>
        <w:spacing w:line="360" w:lineRule="auto"/>
        <w:jc w:val="both"/>
        <w:rPr>
          <w:rFonts w:ascii="Times New Roman" w:hAnsi="Times New Roman" w:cs="Times New Roman"/>
          <w:color w:val="000000"/>
          <w:sz w:val="24"/>
          <w:szCs w:val="24"/>
        </w:rPr>
      </w:pPr>
      <w:r w:rsidRPr="00953B1A">
        <w:rPr>
          <w:rFonts w:ascii="Times New Roman" w:hAnsi="Times New Roman" w:cs="Times New Roman"/>
          <w:noProof/>
          <w:color w:val="000000"/>
          <w:sz w:val="24"/>
          <w:szCs w:val="24"/>
          <w:lang w:eastAsia="fr-FR"/>
        </w:rPr>
        <w:drawing>
          <wp:inline distT="0" distB="0" distL="0" distR="0" wp14:anchorId="6538F954" wp14:editId="55C1E55B">
            <wp:extent cx="5760720" cy="3637114"/>
            <wp:effectExtent l="0" t="0" r="0" b="0"/>
            <wp:docPr id="14" name="Image 14" descr="C:\Users\Bessa\Documents\Diagramme de déploie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ssa\Documents\Diagramme de déploiement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637114"/>
                    </a:xfrm>
                    <a:prstGeom prst="rect">
                      <a:avLst/>
                    </a:prstGeom>
                    <a:noFill/>
                    <a:ln>
                      <a:noFill/>
                    </a:ln>
                  </pic:spPr>
                </pic:pic>
              </a:graphicData>
            </a:graphic>
          </wp:inline>
        </w:drawing>
      </w:r>
    </w:p>
    <w:p w14:paraId="0AF8BCD9" w14:textId="77777777" w:rsidR="00F77394" w:rsidRPr="004A4720" w:rsidRDefault="00A55F57" w:rsidP="004A4720">
      <w:pPr>
        <w:pStyle w:val="Lgende"/>
        <w:jc w:val="center"/>
        <w:rPr>
          <w:i/>
          <w:color w:val="auto"/>
          <w:sz w:val="24"/>
          <w:szCs w:val="24"/>
        </w:rPr>
      </w:pPr>
      <w:bookmarkStart w:id="468" w:name="_Toc506977602"/>
      <w:r w:rsidRPr="004A4720">
        <w:rPr>
          <w:i/>
          <w:color w:val="auto"/>
          <w:sz w:val="24"/>
          <w:szCs w:val="24"/>
        </w:rPr>
        <w:t xml:space="preserve">Figure </w:t>
      </w:r>
      <w:r w:rsidRPr="004A4720">
        <w:rPr>
          <w:i/>
          <w:color w:val="auto"/>
          <w:sz w:val="24"/>
          <w:szCs w:val="24"/>
        </w:rPr>
        <w:fldChar w:fldCharType="begin"/>
      </w:r>
      <w:r w:rsidRPr="004A4720">
        <w:rPr>
          <w:i/>
          <w:color w:val="auto"/>
          <w:sz w:val="24"/>
          <w:szCs w:val="24"/>
        </w:rPr>
        <w:instrText xml:space="preserve"> SEQ Figure \* ARABIC </w:instrText>
      </w:r>
      <w:r w:rsidRPr="004A4720">
        <w:rPr>
          <w:i/>
          <w:color w:val="auto"/>
          <w:sz w:val="24"/>
          <w:szCs w:val="24"/>
        </w:rPr>
        <w:fldChar w:fldCharType="separate"/>
      </w:r>
      <w:r w:rsidR="00B96CF5">
        <w:rPr>
          <w:i/>
          <w:noProof/>
          <w:color w:val="auto"/>
          <w:sz w:val="24"/>
          <w:szCs w:val="24"/>
        </w:rPr>
        <w:t>24</w:t>
      </w:r>
      <w:r w:rsidRPr="004A4720">
        <w:rPr>
          <w:i/>
          <w:color w:val="auto"/>
          <w:sz w:val="24"/>
          <w:szCs w:val="24"/>
        </w:rPr>
        <w:fldChar w:fldCharType="end"/>
      </w:r>
      <w:r w:rsidRPr="004A4720">
        <w:rPr>
          <w:i/>
          <w:color w:val="auto"/>
          <w:sz w:val="24"/>
          <w:szCs w:val="24"/>
        </w:rPr>
        <w:t>: Diagramme de déploiement</w:t>
      </w:r>
      <w:bookmarkEnd w:id="468"/>
    </w:p>
    <w:p w14:paraId="03717F71" w14:textId="77777777" w:rsidR="001E47CD" w:rsidRPr="00953B1A" w:rsidRDefault="001E47CD" w:rsidP="00BB3F20">
      <w:pPr>
        <w:spacing w:line="360" w:lineRule="auto"/>
        <w:jc w:val="both"/>
        <w:rPr>
          <w:rFonts w:ascii="Times New Roman" w:hAnsi="Times New Roman" w:cs="Times New Roman"/>
          <w:color w:val="000000"/>
          <w:sz w:val="24"/>
          <w:szCs w:val="24"/>
        </w:rPr>
      </w:pPr>
    </w:p>
    <w:p w14:paraId="3432C4C7" w14:textId="77777777" w:rsidR="00887E6A" w:rsidRDefault="00887E6A" w:rsidP="004E6A59">
      <w:pPr>
        <w:pStyle w:val="Titre1"/>
        <w:numPr>
          <w:ilvl w:val="0"/>
          <w:numId w:val="0"/>
        </w:numPr>
        <w:ind w:left="432"/>
        <w:rPr>
          <w:rFonts w:ascii="Times New Roman" w:eastAsiaTheme="minorHAnsi" w:hAnsi="Times New Roman" w:cs="Times New Roman"/>
          <w:bCs w:val="0"/>
          <w:color w:val="000000"/>
          <w:sz w:val="96"/>
          <w:szCs w:val="96"/>
        </w:rPr>
      </w:pPr>
    </w:p>
    <w:p w14:paraId="1AB3DF03" w14:textId="77777777" w:rsidR="004E6A59" w:rsidRDefault="004E6A59" w:rsidP="004E6A59"/>
    <w:p w14:paraId="017F2BF8" w14:textId="77777777" w:rsidR="004E6A59" w:rsidRDefault="004E6A59" w:rsidP="004E6A59"/>
    <w:p w14:paraId="06C66D37" w14:textId="77777777" w:rsidR="004E6A59" w:rsidRDefault="004E6A59" w:rsidP="004E6A59"/>
    <w:p w14:paraId="0558793A" w14:textId="77777777" w:rsidR="004E6A59" w:rsidRDefault="004E6A59" w:rsidP="004E6A59"/>
    <w:p w14:paraId="2E2F656C" w14:textId="77777777" w:rsidR="009D658F" w:rsidRDefault="009D658F" w:rsidP="004E6A59"/>
    <w:p w14:paraId="6B52BD08" w14:textId="77777777" w:rsidR="009D658F" w:rsidRDefault="009D658F" w:rsidP="004E6A59"/>
    <w:p w14:paraId="602AC777" w14:textId="77777777" w:rsidR="009D658F" w:rsidRDefault="009D658F" w:rsidP="004E6A59"/>
    <w:p w14:paraId="64330382" w14:textId="77777777" w:rsidR="009D658F" w:rsidRDefault="009D658F" w:rsidP="004E6A59"/>
    <w:p w14:paraId="141A85EB" w14:textId="77777777" w:rsidR="009D658F" w:rsidRDefault="009D658F" w:rsidP="004E6A59"/>
    <w:p w14:paraId="58904D3B" w14:textId="77777777" w:rsidR="009D658F" w:rsidRDefault="009D658F" w:rsidP="004E6A59"/>
    <w:p w14:paraId="32EFA780" w14:textId="77777777" w:rsidR="009D658F" w:rsidRDefault="009D658F" w:rsidP="004E6A59"/>
    <w:p w14:paraId="2EF9B5E3" w14:textId="77777777" w:rsidR="009D658F" w:rsidRDefault="009D658F" w:rsidP="004E6A59"/>
    <w:p w14:paraId="3CC39DE1" w14:textId="77777777" w:rsidR="009D658F" w:rsidRDefault="009D658F" w:rsidP="004E6A59"/>
    <w:p w14:paraId="378CA777" w14:textId="77777777" w:rsidR="004E6A59" w:rsidRDefault="004E6A59" w:rsidP="004E6A59"/>
    <w:p w14:paraId="2A015B32" w14:textId="77777777" w:rsidR="004E6A59" w:rsidRPr="004E6A59" w:rsidRDefault="004E6A59" w:rsidP="004E6A59"/>
    <w:p w14:paraId="11145446" w14:textId="77777777" w:rsidR="001E47CD" w:rsidRPr="00887E6A" w:rsidRDefault="001F58A8" w:rsidP="004E6A59">
      <w:pPr>
        <w:pStyle w:val="Titre1"/>
        <w:numPr>
          <w:ilvl w:val="0"/>
          <w:numId w:val="0"/>
        </w:numPr>
        <w:jc w:val="center"/>
        <w:rPr>
          <w:rFonts w:ascii="Times New Roman" w:hAnsi="Times New Roman" w:cs="Times New Roman"/>
          <w:b w:val="0"/>
          <w:color w:val="000000"/>
          <w:sz w:val="72"/>
          <w:szCs w:val="72"/>
        </w:rPr>
      </w:pPr>
      <w:bookmarkStart w:id="469" w:name="_Toc506976677"/>
      <w:bookmarkStart w:id="470" w:name="_Toc506977505"/>
      <w:r w:rsidRPr="00887E6A">
        <w:rPr>
          <w:rFonts w:ascii="Times New Roman" w:hAnsi="Times New Roman" w:cs="Times New Roman"/>
          <w:b w:val="0"/>
          <w:color w:val="000000"/>
          <w:sz w:val="72"/>
          <w:szCs w:val="72"/>
        </w:rPr>
        <w:t>PARTIE III : REALISATION</w:t>
      </w:r>
      <w:bookmarkEnd w:id="469"/>
      <w:bookmarkEnd w:id="470"/>
      <w:r w:rsidR="001E47CD" w:rsidRPr="00887E6A">
        <w:rPr>
          <w:rFonts w:ascii="Times New Roman" w:hAnsi="Times New Roman" w:cs="Times New Roman"/>
          <w:b w:val="0"/>
          <w:color w:val="000000"/>
          <w:sz w:val="72"/>
          <w:szCs w:val="72"/>
        </w:rPr>
        <w:br w:type="page"/>
      </w:r>
    </w:p>
    <w:p w14:paraId="53F1C35E" w14:textId="77777777" w:rsidR="00501E94" w:rsidRPr="00B712E0" w:rsidRDefault="00501E94" w:rsidP="001F58A8">
      <w:pPr>
        <w:pStyle w:val="Sapitra"/>
        <w:rPr>
          <w:rFonts w:ascii="Times New Roman" w:hAnsi="Times New Roman" w:cs="Times New Roman"/>
          <w:color w:val="auto"/>
          <w:szCs w:val="32"/>
        </w:rPr>
      </w:pPr>
      <w:bookmarkStart w:id="471" w:name="_Toc506976678"/>
      <w:bookmarkStart w:id="472" w:name="_Toc506977506"/>
      <w:r w:rsidRPr="00B712E0">
        <w:rPr>
          <w:rFonts w:ascii="Times New Roman" w:hAnsi="Times New Roman" w:cs="Times New Roman"/>
          <w:color w:val="auto"/>
          <w:szCs w:val="32"/>
        </w:rPr>
        <w:lastRenderedPageBreak/>
        <w:t>Mi</w:t>
      </w:r>
      <w:r w:rsidR="00B712E0" w:rsidRPr="00B712E0">
        <w:rPr>
          <w:rFonts w:ascii="Times New Roman" w:hAnsi="Times New Roman" w:cs="Times New Roman"/>
          <w:color w:val="auto"/>
          <w:szCs w:val="32"/>
        </w:rPr>
        <w:t xml:space="preserve">se en place de </w:t>
      </w:r>
      <w:r w:rsidRPr="00B712E0">
        <w:rPr>
          <w:rFonts w:ascii="Times New Roman" w:hAnsi="Times New Roman" w:cs="Times New Roman"/>
          <w:color w:val="auto"/>
          <w:szCs w:val="32"/>
        </w:rPr>
        <w:t>l’environnement de développement</w:t>
      </w:r>
      <w:bookmarkEnd w:id="471"/>
      <w:bookmarkEnd w:id="472"/>
      <w:r w:rsidR="0011498F" w:rsidRPr="00B712E0">
        <w:rPr>
          <w:rFonts w:ascii="Times New Roman" w:hAnsi="Times New Roman" w:cs="Times New Roman"/>
          <w:color w:val="auto"/>
          <w:szCs w:val="32"/>
        </w:rPr>
        <w:t> </w:t>
      </w:r>
    </w:p>
    <w:p w14:paraId="7CE0C0FD" w14:textId="77777777" w:rsidR="0011498F" w:rsidRPr="00953B1A" w:rsidRDefault="0011498F" w:rsidP="0011498F">
      <w:pPr>
        <w:autoSpaceDE w:val="0"/>
        <w:autoSpaceDN w:val="0"/>
        <w:adjustRightInd w:val="0"/>
        <w:spacing w:after="0" w:line="360" w:lineRule="auto"/>
        <w:jc w:val="both"/>
        <w:rPr>
          <w:rFonts w:ascii="Times New Roman" w:hAnsi="Times New Roman" w:cs="Times New Roman"/>
          <w:sz w:val="24"/>
          <w:szCs w:val="24"/>
        </w:rPr>
      </w:pPr>
      <w:r w:rsidRPr="00953B1A">
        <w:rPr>
          <w:rFonts w:ascii="Times New Roman" w:hAnsi="Times New Roman" w:cs="Times New Roman"/>
          <w:sz w:val="24"/>
          <w:szCs w:val="24"/>
        </w:rPr>
        <w:tab/>
        <w:t>Après avoir achevé l’étape de conception de l’application, nous allons entamer dans ce chapitre la partie réalisation et implémentation dans laquelle nous nous assurons que le système est prêt pour être exploité par les utilisateurs finaux. A la fin de ce chapitre, les objectifs doivent avoir été atteints et le projet doit être clos.</w:t>
      </w:r>
    </w:p>
    <w:p w14:paraId="5558B3ED" w14:textId="77777777" w:rsidR="00501E94" w:rsidRPr="00C4385A" w:rsidRDefault="00501E94" w:rsidP="0020252D">
      <w:pPr>
        <w:pStyle w:val="Para1"/>
        <w:outlineLvl w:val="0"/>
        <w:rPr>
          <w:color w:val="auto"/>
        </w:rPr>
      </w:pPr>
      <w:bookmarkStart w:id="473" w:name="_Toc506976679"/>
      <w:bookmarkStart w:id="474" w:name="_Toc506977507"/>
      <w:bookmarkStart w:id="475" w:name="_Toc505626256"/>
      <w:bookmarkStart w:id="476" w:name="_Toc505664430"/>
      <w:r w:rsidRPr="00C4385A">
        <w:rPr>
          <w:color w:val="auto"/>
        </w:rPr>
        <w:t>Installation et configuration des outils</w:t>
      </w:r>
      <w:bookmarkEnd w:id="473"/>
      <w:bookmarkEnd w:id="474"/>
      <w:r w:rsidR="0011498F" w:rsidRPr="00C4385A">
        <w:rPr>
          <w:color w:val="auto"/>
        </w:rPr>
        <w:t> </w:t>
      </w:r>
      <w:bookmarkEnd w:id="475"/>
      <w:bookmarkEnd w:id="476"/>
    </w:p>
    <w:p w14:paraId="46FB7B6A" w14:textId="77777777" w:rsidR="0011498F" w:rsidRPr="00953B1A" w:rsidRDefault="00890BF0" w:rsidP="0020252D">
      <w:pPr>
        <w:pStyle w:val="Para2"/>
        <w:outlineLvl w:val="1"/>
      </w:pPr>
      <w:bookmarkStart w:id="477" w:name="_Toc506977508"/>
      <w:r>
        <w:t>Visual Paradigm</w:t>
      </w:r>
      <w:bookmarkEnd w:id="477"/>
      <w:r>
        <w:t> </w:t>
      </w:r>
    </w:p>
    <w:p w14:paraId="38BA7610" w14:textId="77777777" w:rsidR="0011498F" w:rsidRPr="00953B1A" w:rsidRDefault="0011498F" w:rsidP="0011498F">
      <w:pPr>
        <w:spacing w:line="360" w:lineRule="auto"/>
        <w:ind w:firstLine="851"/>
        <w:jc w:val="both"/>
        <w:rPr>
          <w:rFonts w:ascii="Times New Roman" w:hAnsi="Times New Roman" w:cs="Times New Roman"/>
          <w:sz w:val="24"/>
          <w:szCs w:val="24"/>
        </w:rPr>
      </w:pPr>
      <w:r w:rsidRPr="00953B1A">
        <w:rPr>
          <w:rFonts w:ascii="Times New Roman" w:hAnsi="Times New Roman" w:cs="Times New Roman"/>
          <w:sz w:val="24"/>
          <w:szCs w:val="24"/>
        </w:rPr>
        <w:t>La phase de modélisation est l'étape essentielle du développement logiciel. Afin de faciliter cette étape, nous avons utilisé un outil de modélisation. Nous avons utilisé Visual Paradigme for UML 10.2. C'est un outil puissant permettant d’analyser et de concevoir des systèmes complexes en UML.</w:t>
      </w:r>
    </w:p>
    <w:p w14:paraId="64501482" w14:textId="77777777" w:rsidR="0011498F" w:rsidRPr="00953B1A" w:rsidRDefault="0011498F" w:rsidP="0011498F">
      <w:pPr>
        <w:spacing w:line="360" w:lineRule="auto"/>
        <w:ind w:firstLine="851"/>
        <w:jc w:val="both"/>
        <w:rPr>
          <w:rFonts w:ascii="Times New Roman" w:hAnsi="Times New Roman" w:cs="Times New Roman"/>
          <w:sz w:val="24"/>
          <w:szCs w:val="24"/>
        </w:rPr>
      </w:pPr>
      <w:r w:rsidRPr="00953B1A">
        <w:rPr>
          <w:rFonts w:ascii="Times New Roman" w:hAnsi="Times New Roman" w:cs="Times New Roman"/>
          <w:sz w:val="24"/>
          <w:szCs w:val="24"/>
        </w:rPr>
        <w:t>Visual Paradigm for UML (VP-UML) est un UML CASE Outil d'aide à UML 2, SysML et Business Process Modeling Notation (BPMN) de l’Object Management Group (OMG). En plus de support de la modélisation, il fournit une génération de rapports et de code, des capacités d'ingénierie, y compris la génération de code. Il peut au reverse engineering de schémas de code, et de fournir Ingénierie aller-retour pour différents langages de programmation. Cet outil est représenté par la figure suivant</w:t>
      </w:r>
      <w:r w:rsidR="000F7F84">
        <w:rPr>
          <w:rFonts w:ascii="Times New Roman" w:hAnsi="Times New Roman" w:cs="Times New Roman"/>
          <w:sz w:val="24"/>
          <w:szCs w:val="24"/>
        </w:rPr>
        <w:t>e</w:t>
      </w:r>
      <w:r w:rsidRPr="00953B1A">
        <w:rPr>
          <w:rFonts w:ascii="Times New Roman" w:hAnsi="Times New Roman" w:cs="Times New Roman"/>
          <w:sz w:val="24"/>
          <w:szCs w:val="24"/>
        </w:rPr>
        <w:t> :</w:t>
      </w:r>
    </w:p>
    <w:p w14:paraId="6F2FB11D" w14:textId="77777777" w:rsidR="0011498F" w:rsidRPr="00953B1A" w:rsidRDefault="0011498F" w:rsidP="0011498F">
      <w:pPr>
        <w:spacing w:line="360" w:lineRule="auto"/>
        <w:ind w:firstLine="851"/>
        <w:jc w:val="both"/>
        <w:rPr>
          <w:rFonts w:ascii="Times New Roman" w:hAnsi="Times New Roman" w:cs="Times New Roman"/>
          <w:sz w:val="24"/>
          <w:szCs w:val="24"/>
        </w:rPr>
      </w:pPr>
      <w:r w:rsidRPr="00953B1A">
        <w:rPr>
          <w:rFonts w:ascii="Times New Roman" w:hAnsi="Times New Roman" w:cs="Times New Roman"/>
          <w:noProof/>
          <w:sz w:val="24"/>
          <w:szCs w:val="24"/>
          <w:lang w:eastAsia="fr-FR"/>
        </w:rPr>
        <w:drawing>
          <wp:inline distT="0" distB="0" distL="0" distR="0" wp14:anchorId="0A88A5BC" wp14:editId="374AD053">
            <wp:extent cx="4619625" cy="2381250"/>
            <wp:effectExtent l="19050" t="0" r="9525" b="0"/>
            <wp:docPr id="480" name="Image 0" descr="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PNG"/>
                    <pic:cNvPicPr/>
                  </pic:nvPicPr>
                  <pic:blipFill>
                    <a:blip r:embed="rId36"/>
                    <a:stretch>
                      <a:fillRect/>
                    </a:stretch>
                  </pic:blipFill>
                  <pic:spPr>
                    <a:xfrm>
                      <a:off x="0" y="0"/>
                      <a:ext cx="4620271" cy="2381583"/>
                    </a:xfrm>
                    <a:prstGeom prst="rect">
                      <a:avLst/>
                    </a:prstGeom>
                  </pic:spPr>
                </pic:pic>
              </a:graphicData>
            </a:graphic>
          </wp:inline>
        </w:drawing>
      </w:r>
    </w:p>
    <w:p w14:paraId="13AAA956" w14:textId="77777777" w:rsidR="0011498F" w:rsidRPr="004A4720" w:rsidRDefault="00A55F57" w:rsidP="004A4720">
      <w:pPr>
        <w:pStyle w:val="Lgende"/>
        <w:jc w:val="center"/>
        <w:rPr>
          <w:b w:val="0"/>
          <w:i/>
          <w:color w:val="auto"/>
          <w:sz w:val="24"/>
          <w:szCs w:val="24"/>
        </w:rPr>
      </w:pPr>
      <w:bookmarkStart w:id="478" w:name="_Toc506977603"/>
      <w:r w:rsidRPr="004A4720">
        <w:rPr>
          <w:i/>
          <w:color w:val="auto"/>
          <w:sz w:val="24"/>
          <w:szCs w:val="24"/>
        </w:rPr>
        <w:t xml:space="preserve">Figure </w:t>
      </w:r>
      <w:r w:rsidRPr="004A4720">
        <w:rPr>
          <w:i/>
          <w:color w:val="auto"/>
          <w:sz w:val="24"/>
          <w:szCs w:val="24"/>
        </w:rPr>
        <w:fldChar w:fldCharType="begin"/>
      </w:r>
      <w:r w:rsidRPr="004A4720">
        <w:rPr>
          <w:i/>
          <w:color w:val="auto"/>
          <w:sz w:val="24"/>
          <w:szCs w:val="24"/>
        </w:rPr>
        <w:instrText xml:space="preserve"> SEQ Figure \* ARABIC </w:instrText>
      </w:r>
      <w:r w:rsidRPr="004A4720">
        <w:rPr>
          <w:i/>
          <w:color w:val="auto"/>
          <w:sz w:val="24"/>
          <w:szCs w:val="24"/>
        </w:rPr>
        <w:fldChar w:fldCharType="separate"/>
      </w:r>
      <w:r w:rsidR="00B96CF5">
        <w:rPr>
          <w:i/>
          <w:noProof/>
          <w:color w:val="auto"/>
          <w:sz w:val="24"/>
          <w:szCs w:val="24"/>
        </w:rPr>
        <w:t>25</w:t>
      </w:r>
      <w:r w:rsidRPr="004A4720">
        <w:rPr>
          <w:i/>
          <w:color w:val="auto"/>
          <w:sz w:val="24"/>
          <w:szCs w:val="24"/>
        </w:rPr>
        <w:fldChar w:fldCharType="end"/>
      </w:r>
      <w:r w:rsidRPr="004A4720">
        <w:rPr>
          <w:i/>
          <w:color w:val="auto"/>
          <w:sz w:val="24"/>
          <w:szCs w:val="24"/>
        </w:rPr>
        <w:t xml:space="preserve">: Démarrage de </w:t>
      </w:r>
      <w:r w:rsidR="004A4720" w:rsidRPr="004A4720">
        <w:rPr>
          <w:i/>
          <w:color w:val="auto"/>
          <w:sz w:val="24"/>
          <w:szCs w:val="24"/>
        </w:rPr>
        <w:t>Visual</w:t>
      </w:r>
      <w:r w:rsidRPr="004A4720">
        <w:rPr>
          <w:i/>
          <w:color w:val="auto"/>
          <w:sz w:val="24"/>
          <w:szCs w:val="24"/>
        </w:rPr>
        <w:t xml:space="preserve"> paradigm.</w:t>
      </w:r>
      <w:bookmarkEnd w:id="478"/>
    </w:p>
    <w:p w14:paraId="152F0F34" w14:textId="77777777" w:rsidR="00D413BE" w:rsidRPr="00953B1A" w:rsidRDefault="00D413BE" w:rsidP="00BB3F20">
      <w:pPr>
        <w:spacing w:line="360" w:lineRule="auto"/>
        <w:jc w:val="both"/>
        <w:rPr>
          <w:rFonts w:ascii="Times New Roman" w:hAnsi="Times New Roman" w:cs="Times New Roman"/>
          <w:b/>
          <w:color w:val="000000"/>
          <w:sz w:val="24"/>
          <w:szCs w:val="24"/>
        </w:rPr>
      </w:pPr>
    </w:p>
    <w:p w14:paraId="4966F1E4" w14:textId="77777777" w:rsidR="0011498F" w:rsidRPr="00953B1A" w:rsidRDefault="00D413BE" w:rsidP="0020252D">
      <w:pPr>
        <w:pStyle w:val="Para2"/>
        <w:outlineLvl w:val="2"/>
      </w:pPr>
      <w:bookmarkStart w:id="479" w:name="_Toc506977509"/>
      <w:r w:rsidRPr="00953B1A">
        <w:lastRenderedPageBreak/>
        <w:t>MySQL</w:t>
      </w:r>
      <w:bookmarkEnd w:id="479"/>
    </w:p>
    <w:p w14:paraId="0D5A93EB" w14:textId="77777777" w:rsidR="00D413BE" w:rsidRPr="00953B1A" w:rsidRDefault="00D413BE" w:rsidP="00BB3F20">
      <w:pPr>
        <w:spacing w:line="360" w:lineRule="auto"/>
        <w:jc w:val="both"/>
        <w:rPr>
          <w:rFonts w:ascii="Times New Roman" w:hAnsi="Times New Roman" w:cs="Times New Roman"/>
          <w:b/>
          <w:color w:val="000000"/>
          <w:sz w:val="24"/>
          <w:szCs w:val="24"/>
        </w:rPr>
      </w:pPr>
      <w:r w:rsidRPr="00953B1A">
        <w:rPr>
          <w:rFonts w:ascii="Times New Roman" w:hAnsi="Times New Roman" w:cs="Times New Roman"/>
          <w:b/>
          <w:color w:val="000000"/>
          <w:sz w:val="24"/>
          <w:szCs w:val="24"/>
        </w:rPr>
        <w:t>Présentation du MySQL :</w:t>
      </w:r>
    </w:p>
    <w:p w14:paraId="66E95AE9" w14:textId="77777777" w:rsidR="00D413BE" w:rsidRPr="00953B1A" w:rsidRDefault="00D413BE" w:rsidP="00D413BE">
      <w:pPr>
        <w:pStyle w:val="NormalWeb"/>
        <w:spacing w:line="360" w:lineRule="auto"/>
        <w:ind w:right="-284"/>
        <w:jc w:val="both"/>
      </w:pPr>
      <w:r w:rsidRPr="00953B1A">
        <w:t xml:space="preserve">          Le Système de Gestion de Base de Données choisi pour notre application est MySQL de version 5.</w:t>
      </w:r>
    </w:p>
    <w:p w14:paraId="215193DC" w14:textId="77777777" w:rsidR="00D413BE" w:rsidRPr="00953B1A" w:rsidRDefault="00D413BE" w:rsidP="009712AE">
      <w:pPr>
        <w:pStyle w:val="NormalWeb"/>
        <w:numPr>
          <w:ilvl w:val="0"/>
          <w:numId w:val="36"/>
        </w:numPr>
        <w:spacing w:line="360" w:lineRule="auto"/>
        <w:ind w:right="-284"/>
        <w:jc w:val="both"/>
        <w:rPr>
          <w:b/>
        </w:rPr>
      </w:pPr>
      <w:r w:rsidRPr="00953B1A">
        <w:rPr>
          <w:b/>
        </w:rPr>
        <w:t xml:space="preserve">Historique de MySQL </w:t>
      </w:r>
    </w:p>
    <w:p w14:paraId="51A21206" w14:textId="77777777" w:rsidR="00D413BE" w:rsidRPr="00953B1A" w:rsidRDefault="00D413BE" w:rsidP="00D413BE">
      <w:pPr>
        <w:pStyle w:val="NormalWeb"/>
        <w:spacing w:line="360" w:lineRule="auto"/>
        <w:ind w:right="-284"/>
        <w:jc w:val="both"/>
      </w:pPr>
      <w:r w:rsidRPr="00953B1A">
        <w:t xml:space="preserve">       Le nom du dauphin MySQL, qui a été choisi par les fondateurs de MySQL AB à partir d'une grande liste de noms suggérés par les utilisateurs dans le concours "Name the Dolphin" ("Nommez le dauphin"). Le nom a été suggéré par Ambrose Twebaze, un développeur de logiciels libres au Swaziland, en Afrique. D'après Ambrose, le nom Sakila puise ses origines du SiSwati, la langue locale du Swaziland. Sakila est aussi le nom d'une ville en Arusha, Tanzanie, près du pays d'origine d'Ambrose, Uganda.</w:t>
      </w:r>
    </w:p>
    <w:p w14:paraId="519A455F" w14:textId="77777777" w:rsidR="00D413BE" w:rsidRPr="00953B1A" w:rsidRDefault="00D413BE" w:rsidP="009712AE">
      <w:pPr>
        <w:pStyle w:val="NormalWeb"/>
        <w:numPr>
          <w:ilvl w:val="0"/>
          <w:numId w:val="37"/>
        </w:numPr>
        <w:spacing w:line="360" w:lineRule="auto"/>
        <w:ind w:right="-284"/>
        <w:jc w:val="both"/>
        <w:rPr>
          <w:b/>
        </w:rPr>
      </w:pPr>
      <w:r w:rsidRPr="00953B1A">
        <w:rPr>
          <w:b/>
        </w:rPr>
        <w:t>Description</w:t>
      </w:r>
    </w:p>
    <w:p w14:paraId="26643B82" w14:textId="77777777" w:rsidR="00D413BE" w:rsidRPr="00953B1A" w:rsidRDefault="00D413BE" w:rsidP="00D413BE">
      <w:pPr>
        <w:pStyle w:val="NormalWeb"/>
        <w:spacing w:line="360" w:lineRule="auto"/>
        <w:ind w:right="-284"/>
        <w:jc w:val="both"/>
      </w:pPr>
      <w:r w:rsidRPr="00953B1A">
        <w:t xml:space="preserve">MySQL, le plus populaire des serveurs de bases de données SQL </w:t>
      </w:r>
      <w:r w:rsidRPr="00953B1A">
        <w:rPr>
          <w:bCs/>
          <w:shd w:val="clear" w:color="auto" w:fill="FFFFFF"/>
        </w:rPr>
        <w:t>Open Source</w:t>
      </w:r>
      <w:r w:rsidRPr="00953B1A">
        <w:t xml:space="preserve">, est développé, distribué et supporté par </w:t>
      </w:r>
      <w:r w:rsidRPr="00953B1A">
        <w:rPr>
          <w:bCs/>
          <w:shd w:val="clear" w:color="auto" w:fill="FFFFFF"/>
        </w:rPr>
        <w:t>MySQL AB</w:t>
      </w:r>
      <w:r w:rsidRPr="00953B1A">
        <w:t xml:space="preserve"> qui est une société commerciale, fondée par les développeurs de MySQL. </w:t>
      </w:r>
    </w:p>
    <w:p w14:paraId="6E4BB693" w14:textId="77777777" w:rsidR="00D413BE" w:rsidRPr="00953B1A" w:rsidRDefault="00D413BE" w:rsidP="00D413BE">
      <w:pPr>
        <w:pStyle w:val="NormalWeb"/>
        <w:spacing w:line="360" w:lineRule="auto"/>
        <w:ind w:right="-284"/>
        <w:jc w:val="both"/>
      </w:pPr>
      <w:r w:rsidRPr="00953B1A">
        <w:t xml:space="preserve"> </w:t>
      </w:r>
      <w:r w:rsidRPr="00953B1A">
        <w:tab/>
        <w:t>MySQL est un SGBD Relationnel très rapide, fiable et facile à utiliser, fonctionnant en mode client-serveur ou en système embarqué. Il est constitué d'un serveur SQL multi-threadé qui supporte différentes interfaces, clients, bibliothèques et outils d'administration, ainsi qu'une large gamme de pilotes pour diff</w:t>
      </w:r>
      <w:r w:rsidR="00EC241F">
        <w:t>érents langages (API)</w:t>
      </w:r>
      <w:r w:rsidRPr="00953B1A">
        <w:t>.</w:t>
      </w:r>
    </w:p>
    <w:p w14:paraId="69A82920" w14:textId="77777777" w:rsidR="00D413BE" w:rsidRPr="00953B1A" w:rsidRDefault="00D413BE" w:rsidP="009712AE">
      <w:pPr>
        <w:pStyle w:val="NormalWeb"/>
        <w:numPr>
          <w:ilvl w:val="0"/>
          <w:numId w:val="38"/>
        </w:numPr>
        <w:spacing w:line="360" w:lineRule="auto"/>
        <w:ind w:left="993" w:right="-284" w:hanging="284"/>
        <w:jc w:val="both"/>
        <w:rPr>
          <w:b/>
        </w:rPr>
      </w:pPr>
      <w:r w:rsidRPr="00953B1A">
        <w:rPr>
          <w:b/>
        </w:rPr>
        <w:t>Fonctionnement principal</w:t>
      </w:r>
    </w:p>
    <w:p w14:paraId="733E970D" w14:textId="77777777" w:rsidR="00D413BE" w:rsidRPr="00953B1A" w:rsidRDefault="00D413BE" w:rsidP="00D413BE">
      <w:pPr>
        <w:pStyle w:val="NormalWeb"/>
        <w:spacing w:line="360" w:lineRule="auto"/>
        <w:ind w:right="-284"/>
        <w:jc w:val="both"/>
      </w:pPr>
      <w:r w:rsidRPr="00953B1A">
        <w:t>Le serveur de base de données MySQL est :</w:t>
      </w:r>
    </w:p>
    <w:p w14:paraId="4335B32D" w14:textId="77777777" w:rsidR="00D413BE" w:rsidRPr="00953B1A" w:rsidRDefault="00D413BE" w:rsidP="009712AE">
      <w:pPr>
        <w:pStyle w:val="NormalWeb"/>
        <w:numPr>
          <w:ilvl w:val="0"/>
          <w:numId w:val="40"/>
        </w:numPr>
        <w:spacing w:line="360" w:lineRule="auto"/>
        <w:ind w:right="-284"/>
        <w:jc w:val="both"/>
      </w:pPr>
      <w:r w:rsidRPr="00953B1A">
        <w:t>Ecrit en C et C++.</w:t>
      </w:r>
    </w:p>
    <w:p w14:paraId="7E279D16" w14:textId="77777777" w:rsidR="00D413BE" w:rsidRPr="00953B1A" w:rsidRDefault="00D413BE" w:rsidP="009712AE">
      <w:pPr>
        <w:pStyle w:val="NormalWeb"/>
        <w:numPr>
          <w:ilvl w:val="0"/>
          <w:numId w:val="40"/>
        </w:numPr>
        <w:spacing w:line="360" w:lineRule="auto"/>
        <w:ind w:right="-284"/>
        <w:jc w:val="both"/>
      </w:pPr>
      <w:r w:rsidRPr="00953B1A">
        <w:t>Fonctionne sur de nombreuses plates-formes (windows, linux,..)</w:t>
      </w:r>
    </w:p>
    <w:p w14:paraId="50C249BB" w14:textId="77777777" w:rsidR="00D413BE" w:rsidRPr="00953B1A" w:rsidRDefault="00D413BE" w:rsidP="009712AE">
      <w:pPr>
        <w:pStyle w:val="NormalWeb"/>
        <w:numPr>
          <w:ilvl w:val="0"/>
          <w:numId w:val="40"/>
        </w:numPr>
        <w:spacing w:line="360" w:lineRule="auto"/>
        <w:ind w:right="-284"/>
        <w:jc w:val="both"/>
      </w:pPr>
      <w:r w:rsidRPr="00953B1A">
        <w:t xml:space="preserve">Utilise GNU Automate, Autoconf et Libtool pour une meilleure portabilité. </w:t>
      </w:r>
    </w:p>
    <w:p w14:paraId="489364C6" w14:textId="77777777" w:rsidR="00D413BE" w:rsidRPr="00953B1A" w:rsidRDefault="00D413BE" w:rsidP="009712AE">
      <w:pPr>
        <w:pStyle w:val="NormalWeb"/>
        <w:numPr>
          <w:ilvl w:val="0"/>
          <w:numId w:val="40"/>
        </w:numPr>
        <w:spacing w:line="360" w:lineRule="auto"/>
        <w:ind w:right="-284"/>
        <w:jc w:val="both"/>
      </w:pPr>
      <w:r w:rsidRPr="00953B1A">
        <w:t xml:space="preserve">Dispose d'API pour C, C++, Eiffel, Java, Perl, PHP, Python, Ruby et Tcl.   </w:t>
      </w:r>
    </w:p>
    <w:p w14:paraId="598DD19A" w14:textId="77777777" w:rsidR="00D413BE" w:rsidRPr="00953B1A" w:rsidRDefault="00D413BE" w:rsidP="009712AE">
      <w:pPr>
        <w:pStyle w:val="NormalWeb"/>
        <w:numPr>
          <w:ilvl w:val="0"/>
          <w:numId w:val="40"/>
        </w:numPr>
        <w:spacing w:line="360" w:lineRule="auto"/>
        <w:ind w:right="-284"/>
        <w:jc w:val="both"/>
      </w:pPr>
      <w:r w:rsidRPr="00953B1A">
        <w:t xml:space="preserve">Complètement multi-threadé, grâce aux threads du noyau. </w:t>
      </w:r>
    </w:p>
    <w:p w14:paraId="30AEDA56" w14:textId="77777777" w:rsidR="00D413BE" w:rsidRPr="00953B1A" w:rsidRDefault="00D413BE" w:rsidP="009712AE">
      <w:pPr>
        <w:pStyle w:val="NormalWeb"/>
        <w:numPr>
          <w:ilvl w:val="0"/>
          <w:numId w:val="40"/>
        </w:numPr>
        <w:spacing w:line="360" w:lineRule="auto"/>
        <w:ind w:right="-284"/>
        <w:jc w:val="both"/>
      </w:pPr>
      <w:r w:rsidRPr="00953B1A">
        <w:t xml:space="preserve">Fournit des moteurs de tables transactionnels et non-transactionnels.  </w:t>
      </w:r>
      <w:r w:rsidRPr="00953B1A">
        <w:tab/>
      </w:r>
    </w:p>
    <w:p w14:paraId="3EFAE378" w14:textId="77777777" w:rsidR="00D413BE" w:rsidRPr="00953B1A" w:rsidRDefault="00D413BE" w:rsidP="009712AE">
      <w:pPr>
        <w:pStyle w:val="NormalWeb"/>
        <w:numPr>
          <w:ilvl w:val="0"/>
          <w:numId w:val="40"/>
        </w:numPr>
        <w:spacing w:line="360" w:lineRule="auto"/>
        <w:ind w:right="-284"/>
        <w:jc w:val="both"/>
      </w:pPr>
      <w:r w:rsidRPr="00953B1A">
        <w:lastRenderedPageBreak/>
        <w:t xml:space="preserve">Système </w:t>
      </w:r>
      <w:r w:rsidR="000F7F84">
        <w:t>d</w:t>
      </w:r>
      <w:r w:rsidRPr="00953B1A">
        <w:t xml:space="preserve">'allocation mémoire très rapide, exploitant les threads. </w:t>
      </w:r>
    </w:p>
    <w:p w14:paraId="39F53E59" w14:textId="77777777" w:rsidR="00D413BE" w:rsidRPr="00953B1A" w:rsidRDefault="00D413BE" w:rsidP="009712AE">
      <w:pPr>
        <w:pStyle w:val="NormalWeb"/>
        <w:numPr>
          <w:ilvl w:val="0"/>
          <w:numId w:val="40"/>
        </w:numPr>
        <w:spacing w:line="360" w:lineRule="auto"/>
        <w:ind w:right="-284"/>
        <w:jc w:val="both"/>
      </w:pPr>
      <w:r w:rsidRPr="00953B1A">
        <w:t xml:space="preserve">Jointures très rapides, exploitant un système de jointures multiples en une seule passe optimisée. </w:t>
      </w:r>
    </w:p>
    <w:p w14:paraId="1065A850" w14:textId="77777777" w:rsidR="00D413BE" w:rsidRPr="00953B1A" w:rsidRDefault="00D413BE" w:rsidP="009712AE">
      <w:pPr>
        <w:pStyle w:val="NormalWeb"/>
        <w:numPr>
          <w:ilvl w:val="0"/>
          <w:numId w:val="40"/>
        </w:numPr>
        <w:spacing w:line="360" w:lineRule="auto"/>
        <w:ind w:right="-284"/>
        <w:jc w:val="both"/>
      </w:pPr>
      <w:r w:rsidRPr="00953B1A">
        <w:t xml:space="preserve">Tables en mémoire, pour réaliser des tables temporaires.  </w:t>
      </w:r>
    </w:p>
    <w:p w14:paraId="26F6BF95" w14:textId="77777777" w:rsidR="00D413BE" w:rsidRPr="00953B1A" w:rsidRDefault="00D413BE" w:rsidP="009712AE">
      <w:pPr>
        <w:pStyle w:val="NormalWeb"/>
        <w:numPr>
          <w:ilvl w:val="0"/>
          <w:numId w:val="40"/>
        </w:numPr>
        <w:spacing w:line="360" w:lineRule="auto"/>
        <w:ind w:right="-284"/>
        <w:jc w:val="both"/>
      </w:pPr>
      <w:r w:rsidRPr="00953B1A">
        <w:t>Les fonctions SQL sont implémentées grâce à une bibliothèque de classes optimisées, qui sont aussi rapides que possible. Généralement, il n'y a aucune allocation mémoire une fois que la requête a été initialisée.</w:t>
      </w:r>
    </w:p>
    <w:p w14:paraId="63208BA5" w14:textId="77777777" w:rsidR="00D413BE" w:rsidRPr="00953B1A" w:rsidRDefault="00D413BE" w:rsidP="009712AE">
      <w:pPr>
        <w:pStyle w:val="NormalWeb"/>
        <w:numPr>
          <w:ilvl w:val="0"/>
          <w:numId w:val="39"/>
        </w:numPr>
        <w:spacing w:line="360" w:lineRule="auto"/>
        <w:ind w:right="-284"/>
        <w:jc w:val="both"/>
      </w:pPr>
      <w:r w:rsidRPr="00953B1A">
        <w:rPr>
          <w:b/>
        </w:rPr>
        <w:t xml:space="preserve">Tailles des tables </w:t>
      </w:r>
    </w:p>
    <w:p w14:paraId="729A34F2" w14:textId="77777777" w:rsidR="00D413BE" w:rsidRPr="00953B1A" w:rsidRDefault="00D413BE" w:rsidP="00D413BE">
      <w:pPr>
        <w:pStyle w:val="NormalWeb"/>
        <w:spacing w:line="360" w:lineRule="auto"/>
        <w:ind w:right="-284" w:firstLine="567"/>
        <w:jc w:val="both"/>
      </w:pPr>
      <w:r w:rsidRPr="00953B1A">
        <w:t>Par défaut, les tables MySQL peuvent atteindre une taille de 4Go. Toutefois, les systèmes d'exploitation ont leur propre limite.</w:t>
      </w:r>
    </w:p>
    <w:p w14:paraId="20EE195C" w14:textId="77777777" w:rsidR="00D413BE" w:rsidRPr="00953B1A" w:rsidRDefault="00E56B22" w:rsidP="0020252D">
      <w:pPr>
        <w:pStyle w:val="Para2"/>
        <w:outlineLvl w:val="2"/>
      </w:pPr>
      <w:bookmarkStart w:id="480" w:name="_Toc506977510"/>
      <w:r>
        <w:t>NetBeans</w:t>
      </w:r>
      <w:bookmarkEnd w:id="480"/>
      <w:r>
        <w:t> </w:t>
      </w:r>
    </w:p>
    <w:p w14:paraId="694F9232" w14:textId="77777777" w:rsidR="00145703" w:rsidRPr="00953B1A" w:rsidRDefault="00D413BE" w:rsidP="00D413BE">
      <w:pPr>
        <w:pStyle w:val="NormalWeb"/>
        <w:spacing w:line="360" w:lineRule="auto"/>
        <w:ind w:right="-284"/>
        <w:jc w:val="both"/>
        <w:rPr>
          <w:color w:val="000000" w:themeColor="text1"/>
        </w:rPr>
      </w:pPr>
      <w:r w:rsidRPr="00953B1A">
        <w:tab/>
      </w:r>
      <w:r w:rsidRPr="00953B1A">
        <w:rPr>
          <w:color w:val="000000" w:themeColor="text1"/>
        </w:rPr>
        <w:t xml:space="preserve">Nous avons choisi NetBeans comme outil de développement, cet outil offre beaucoup d'avantages. C' est un </w:t>
      </w:r>
      <w:hyperlink r:id="rId37" w:tooltip="Environnement de développement intégré" w:history="1">
        <w:r w:rsidRPr="00953B1A">
          <w:rPr>
            <w:rStyle w:val="Lienhypertexte"/>
            <w:color w:val="000000" w:themeColor="text1"/>
            <w:u w:val="none"/>
          </w:rPr>
          <w:t>environnement de développement intégré</w:t>
        </w:r>
      </w:hyperlink>
      <w:r w:rsidRPr="00953B1A">
        <w:rPr>
          <w:color w:val="000000" w:themeColor="text1"/>
        </w:rPr>
        <w:t xml:space="preserve"> (EDI), placé en </w:t>
      </w:r>
      <w:hyperlink r:id="rId38" w:tooltip="Open source" w:history="1">
        <w:r w:rsidRPr="00953B1A">
          <w:rPr>
            <w:rStyle w:val="Lienhypertexte"/>
            <w:i/>
            <w:iCs/>
            <w:color w:val="000000" w:themeColor="text1"/>
            <w:u w:val="none"/>
          </w:rPr>
          <w:t>open source</w:t>
        </w:r>
      </w:hyperlink>
      <w:r w:rsidRPr="00953B1A">
        <w:rPr>
          <w:color w:val="000000" w:themeColor="text1"/>
        </w:rPr>
        <w:t xml:space="preserve"> par </w:t>
      </w:r>
      <w:hyperlink r:id="rId39" w:tooltip="Sun Microsystems" w:history="1">
        <w:r w:rsidRPr="00953B1A">
          <w:rPr>
            <w:rStyle w:val="Lienhypertexte"/>
            <w:color w:val="000000" w:themeColor="text1"/>
            <w:u w:val="none"/>
          </w:rPr>
          <w:t>Sun</w:t>
        </w:r>
      </w:hyperlink>
      <w:r w:rsidRPr="00953B1A">
        <w:rPr>
          <w:color w:val="000000" w:themeColor="text1"/>
        </w:rPr>
        <w:t xml:space="preserve"> en </w:t>
      </w:r>
      <w:hyperlink r:id="rId40" w:tooltip="Juin 2000" w:history="1">
        <w:r w:rsidRPr="00953B1A">
          <w:rPr>
            <w:rStyle w:val="Lienhypertexte"/>
            <w:color w:val="000000" w:themeColor="text1"/>
            <w:u w:val="none"/>
          </w:rPr>
          <w:t>juin 2000</w:t>
        </w:r>
      </w:hyperlink>
      <w:r w:rsidRPr="00953B1A">
        <w:rPr>
          <w:color w:val="000000" w:themeColor="text1"/>
        </w:rPr>
        <w:t xml:space="preserve"> sous licence CDDL (</w:t>
      </w:r>
      <w:hyperlink r:id="rId41" w:tooltip="Common Development and Distribution License" w:history="1">
        <w:r w:rsidRPr="00953B1A">
          <w:rPr>
            <w:rStyle w:val="Lienhypertexte"/>
            <w:color w:val="000000" w:themeColor="text1"/>
            <w:u w:val="none"/>
          </w:rPr>
          <w:t>Common Development and Distribution License</w:t>
        </w:r>
      </w:hyperlink>
      <w:r w:rsidRPr="00953B1A">
        <w:rPr>
          <w:color w:val="000000" w:themeColor="text1"/>
        </w:rPr>
        <w:t xml:space="preserve">) et GPLv2. En plus de Java, NetBeans permet également de supporter différents autres langages, comme </w:t>
      </w:r>
      <w:hyperlink r:id="rId42" w:tooltip="C (langage)" w:history="1">
        <w:r w:rsidRPr="00953B1A">
          <w:rPr>
            <w:rStyle w:val="Lienhypertexte"/>
            <w:color w:val="000000" w:themeColor="text1"/>
            <w:u w:val="none"/>
          </w:rPr>
          <w:t>C</w:t>
        </w:r>
      </w:hyperlink>
      <w:r w:rsidRPr="00953B1A">
        <w:rPr>
          <w:color w:val="000000" w:themeColor="text1"/>
        </w:rPr>
        <w:t xml:space="preserve">, </w:t>
      </w:r>
      <w:hyperlink r:id="rId43" w:tooltip="C plus plus" w:history="1">
        <w:r w:rsidRPr="00953B1A">
          <w:rPr>
            <w:rStyle w:val="Lienhypertexte"/>
            <w:color w:val="000000" w:themeColor="text1"/>
            <w:u w:val="none"/>
          </w:rPr>
          <w:t>C++</w:t>
        </w:r>
      </w:hyperlink>
      <w:r w:rsidRPr="00953B1A">
        <w:rPr>
          <w:color w:val="000000" w:themeColor="text1"/>
        </w:rPr>
        <w:t xml:space="preserve">, </w:t>
      </w:r>
      <w:hyperlink r:id="rId44" w:tooltip="JavaScript" w:history="1">
        <w:r w:rsidRPr="00953B1A">
          <w:rPr>
            <w:rStyle w:val="Lienhypertexte"/>
            <w:color w:val="000000" w:themeColor="text1"/>
            <w:u w:val="none"/>
          </w:rPr>
          <w:t>JavaScript</w:t>
        </w:r>
      </w:hyperlink>
      <w:r w:rsidRPr="00953B1A">
        <w:rPr>
          <w:color w:val="000000" w:themeColor="text1"/>
        </w:rPr>
        <w:t xml:space="preserve">, </w:t>
      </w:r>
      <w:hyperlink r:id="rId45" w:tooltip="Extensible Markup Language" w:history="1">
        <w:r w:rsidRPr="00953B1A">
          <w:rPr>
            <w:rStyle w:val="Lienhypertexte"/>
            <w:color w:val="000000" w:themeColor="text1"/>
            <w:u w:val="none"/>
          </w:rPr>
          <w:t>XML</w:t>
        </w:r>
      </w:hyperlink>
      <w:r w:rsidRPr="00953B1A">
        <w:rPr>
          <w:color w:val="000000" w:themeColor="text1"/>
        </w:rPr>
        <w:t xml:space="preserve">, </w:t>
      </w:r>
      <w:hyperlink r:id="rId46" w:tooltip="Groovy (langage)" w:history="1">
        <w:r w:rsidRPr="00953B1A">
          <w:rPr>
            <w:rStyle w:val="Lienhypertexte"/>
            <w:color w:val="000000" w:themeColor="text1"/>
            <w:u w:val="none"/>
          </w:rPr>
          <w:t>Groovy</w:t>
        </w:r>
      </w:hyperlink>
      <w:r w:rsidRPr="00953B1A">
        <w:rPr>
          <w:color w:val="000000" w:themeColor="text1"/>
        </w:rPr>
        <w:t xml:space="preserve">, </w:t>
      </w:r>
      <w:hyperlink r:id="rId47" w:tooltip="PHP" w:history="1">
        <w:r w:rsidRPr="00953B1A">
          <w:rPr>
            <w:rStyle w:val="Lienhypertexte"/>
            <w:color w:val="000000" w:themeColor="text1"/>
            <w:u w:val="none"/>
          </w:rPr>
          <w:t>PHP</w:t>
        </w:r>
      </w:hyperlink>
      <w:r w:rsidRPr="00953B1A">
        <w:rPr>
          <w:color w:val="000000" w:themeColor="text1"/>
        </w:rPr>
        <w:t xml:space="preserve"> et </w:t>
      </w:r>
      <w:hyperlink r:id="rId48" w:tooltip="Hypertext Markup Language" w:history="1">
        <w:r w:rsidRPr="00953B1A">
          <w:rPr>
            <w:rStyle w:val="Lienhypertexte"/>
            <w:color w:val="000000" w:themeColor="text1"/>
            <w:u w:val="none"/>
          </w:rPr>
          <w:t>HTML</w:t>
        </w:r>
      </w:hyperlink>
      <w:r w:rsidRPr="00953B1A">
        <w:rPr>
          <w:color w:val="000000" w:themeColor="text1"/>
        </w:rPr>
        <w:t xml:space="preserve"> de façon native ainsi que bien d'autres (comme </w:t>
      </w:r>
      <w:hyperlink r:id="rId49" w:tooltip="Python (langage)" w:history="1">
        <w:r w:rsidRPr="00953B1A">
          <w:rPr>
            <w:rStyle w:val="Lienhypertexte"/>
            <w:color w:val="000000" w:themeColor="text1"/>
            <w:u w:val="none"/>
          </w:rPr>
          <w:t>Python</w:t>
        </w:r>
      </w:hyperlink>
      <w:r w:rsidRPr="00953B1A">
        <w:rPr>
          <w:color w:val="000000" w:themeColor="text1"/>
        </w:rPr>
        <w:t xml:space="preserve"> ou </w:t>
      </w:r>
      <w:hyperlink r:id="rId50" w:tooltip="Ruby" w:history="1">
        <w:r w:rsidRPr="00953B1A">
          <w:rPr>
            <w:rStyle w:val="Lienhypertexte"/>
            <w:color w:val="000000" w:themeColor="text1"/>
            <w:u w:val="none"/>
          </w:rPr>
          <w:t>Ruby</w:t>
        </w:r>
      </w:hyperlink>
      <w:r w:rsidRPr="00953B1A">
        <w:rPr>
          <w:color w:val="000000" w:themeColor="text1"/>
        </w:rPr>
        <w:t>) par l'ajout de greffons. Il comprend toutes les caractéristiques d'un IDE moderne (</w:t>
      </w:r>
      <w:hyperlink r:id="rId51" w:tooltip="Coloration syntaxique" w:history="1">
        <w:r w:rsidRPr="00953B1A">
          <w:rPr>
            <w:rStyle w:val="Lienhypertexte"/>
            <w:color w:val="000000" w:themeColor="text1"/>
            <w:u w:val="none"/>
          </w:rPr>
          <w:t>éditeur en couleur</w:t>
        </w:r>
      </w:hyperlink>
      <w:r w:rsidRPr="00953B1A">
        <w:rPr>
          <w:color w:val="000000" w:themeColor="text1"/>
        </w:rPr>
        <w:t xml:space="preserve">, projets </w:t>
      </w:r>
      <w:hyperlink r:id="rId52" w:tooltip="Multi-langage" w:history="1">
        <w:r w:rsidRPr="00953B1A">
          <w:rPr>
            <w:rStyle w:val="Lienhypertexte"/>
            <w:color w:val="000000" w:themeColor="text1"/>
            <w:u w:val="none"/>
          </w:rPr>
          <w:t>multi-langage</w:t>
        </w:r>
      </w:hyperlink>
      <w:r w:rsidRPr="00953B1A">
        <w:rPr>
          <w:color w:val="000000" w:themeColor="text1"/>
        </w:rPr>
        <w:t xml:space="preserve">, </w:t>
      </w:r>
      <w:hyperlink r:id="rId53" w:tooltip="Refactoring" w:history="1">
        <w:r w:rsidRPr="00953B1A">
          <w:rPr>
            <w:rStyle w:val="Lienhypertexte"/>
            <w:color w:val="000000" w:themeColor="text1"/>
            <w:u w:val="none"/>
          </w:rPr>
          <w:t>refactoring</w:t>
        </w:r>
      </w:hyperlink>
      <w:r w:rsidRPr="00953B1A">
        <w:rPr>
          <w:color w:val="000000" w:themeColor="text1"/>
        </w:rPr>
        <w:t xml:space="preserve">, éditeur graphique d'interfaces et de pages Web). Conçu en Java, NetBeans est disponible sous </w:t>
      </w:r>
      <w:hyperlink r:id="rId54" w:tooltip="Microsoft Windows" w:history="1">
        <w:r w:rsidRPr="00953B1A">
          <w:rPr>
            <w:rStyle w:val="Lienhypertexte"/>
            <w:color w:val="000000" w:themeColor="text1"/>
            <w:u w:val="none"/>
          </w:rPr>
          <w:t>Windows</w:t>
        </w:r>
      </w:hyperlink>
      <w:r w:rsidRPr="00953B1A">
        <w:rPr>
          <w:color w:val="000000" w:themeColor="text1"/>
        </w:rPr>
        <w:t xml:space="preserve">, </w:t>
      </w:r>
      <w:hyperlink r:id="rId55" w:tooltip="Linux" w:history="1">
        <w:r w:rsidRPr="00953B1A">
          <w:rPr>
            <w:rStyle w:val="Lienhypertexte"/>
            <w:color w:val="000000" w:themeColor="text1"/>
            <w:u w:val="none"/>
          </w:rPr>
          <w:t>Linux</w:t>
        </w:r>
      </w:hyperlink>
      <w:r w:rsidRPr="00953B1A">
        <w:rPr>
          <w:color w:val="000000" w:themeColor="text1"/>
        </w:rPr>
        <w:t xml:space="preserve">, </w:t>
      </w:r>
      <w:hyperlink r:id="rId56" w:tooltip="Solaris (informatique)" w:history="1">
        <w:r w:rsidRPr="00953B1A">
          <w:rPr>
            <w:rStyle w:val="Lienhypertexte"/>
            <w:color w:val="000000" w:themeColor="text1"/>
            <w:u w:val="none"/>
          </w:rPr>
          <w:t>Solaris</w:t>
        </w:r>
      </w:hyperlink>
      <w:r w:rsidRPr="00953B1A">
        <w:rPr>
          <w:color w:val="000000" w:themeColor="text1"/>
        </w:rPr>
        <w:t xml:space="preserve"> (sur </w:t>
      </w:r>
      <w:hyperlink r:id="rId57" w:tooltip="X86" w:history="1">
        <w:r w:rsidRPr="00953B1A">
          <w:rPr>
            <w:rStyle w:val="Lienhypertexte"/>
            <w:color w:val="000000" w:themeColor="text1"/>
            <w:u w:val="none"/>
          </w:rPr>
          <w:t>x86</w:t>
        </w:r>
      </w:hyperlink>
      <w:r w:rsidRPr="00953B1A">
        <w:rPr>
          <w:color w:val="000000" w:themeColor="text1"/>
        </w:rPr>
        <w:t xml:space="preserve"> et </w:t>
      </w:r>
      <w:hyperlink r:id="rId58" w:tooltip="Architecture SPARC" w:history="1">
        <w:r w:rsidRPr="00953B1A">
          <w:rPr>
            <w:rStyle w:val="Lienhypertexte"/>
            <w:color w:val="000000" w:themeColor="text1"/>
            <w:u w:val="none"/>
          </w:rPr>
          <w:t>SPARC</w:t>
        </w:r>
      </w:hyperlink>
      <w:r w:rsidRPr="00953B1A">
        <w:rPr>
          <w:color w:val="000000" w:themeColor="text1"/>
        </w:rPr>
        <w:t xml:space="preserve">), </w:t>
      </w:r>
      <w:hyperlink r:id="rId59" w:tooltip="Mac OS X" w:history="1">
        <w:r w:rsidRPr="00953B1A">
          <w:rPr>
            <w:rStyle w:val="Lienhypertexte"/>
            <w:color w:val="000000" w:themeColor="text1"/>
            <w:u w:val="none"/>
          </w:rPr>
          <w:t>Mac OS X</w:t>
        </w:r>
      </w:hyperlink>
      <w:r w:rsidRPr="00953B1A">
        <w:rPr>
          <w:color w:val="000000" w:themeColor="text1"/>
        </w:rPr>
        <w:t xml:space="preserve"> ou sous une version indépendante des systèmes d'exploitation (requérant une machine virtuelle Java). Un environnement Java Development Kit </w:t>
      </w:r>
      <w:hyperlink r:id="rId60" w:tooltip="JDK" w:history="1">
        <w:r w:rsidRPr="00953B1A">
          <w:rPr>
            <w:rStyle w:val="Lienhypertexte"/>
            <w:color w:val="000000" w:themeColor="text1"/>
            <w:u w:val="none"/>
          </w:rPr>
          <w:t>JDK</w:t>
        </w:r>
      </w:hyperlink>
      <w:r w:rsidRPr="00953B1A">
        <w:rPr>
          <w:color w:val="000000" w:themeColor="text1"/>
        </w:rPr>
        <w:t xml:space="preserve"> est requis pour les développements en Java.</w:t>
      </w:r>
    </w:p>
    <w:p w14:paraId="2CA875B6" w14:textId="77777777" w:rsidR="00D413BE" w:rsidRPr="00953B1A" w:rsidRDefault="00D413BE" w:rsidP="00D413BE">
      <w:pPr>
        <w:pStyle w:val="NormalWeb"/>
        <w:spacing w:line="360" w:lineRule="auto"/>
        <w:ind w:right="-284"/>
        <w:jc w:val="both"/>
      </w:pPr>
      <w:r w:rsidRPr="00953B1A">
        <w:tab/>
        <w:t xml:space="preserve">La figure </w:t>
      </w:r>
      <w:r w:rsidR="00E56B22">
        <w:t>26</w:t>
      </w:r>
      <w:r w:rsidRPr="00953B1A">
        <w:t xml:space="preserve"> nous montre le démarrage de NetBeans.</w:t>
      </w:r>
    </w:p>
    <w:p w14:paraId="55B89005" w14:textId="77777777" w:rsidR="00D413BE" w:rsidRDefault="00D413BE" w:rsidP="00D413BE">
      <w:pPr>
        <w:pStyle w:val="NormalWeb"/>
        <w:spacing w:line="360" w:lineRule="auto"/>
        <w:ind w:right="-284"/>
        <w:jc w:val="both"/>
      </w:pPr>
      <w:r w:rsidRPr="00953B1A">
        <w:rPr>
          <w:noProof/>
        </w:rPr>
        <w:lastRenderedPageBreak/>
        <w:drawing>
          <wp:inline distT="0" distB="0" distL="0" distR="0" wp14:anchorId="4C26CE61" wp14:editId="07C82AFF">
            <wp:extent cx="4543425" cy="2876550"/>
            <wp:effectExtent l="0" t="0" r="0" b="0"/>
            <wp:docPr id="11" name="Image 11" descr="C:\Users\Bessa\Pictures\net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ssa\Pictures\nettbean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43425" cy="2876550"/>
                    </a:xfrm>
                    <a:prstGeom prst="rect">
                      <a:avLst/>
                    </a:prstGeom>
                    <a:noFill/>
                    <a:ln>
                      <a:noFill/>
                    </a:ln>
                  </pic:spPr>
                </pic:pic>
              </a:graphicData>
            </a:graphic>
          </wp:inline>
        </w:drawing>
      </w:r>
    </w:p>
    <w:p w14:paraId="247A05E8" w14:textId="77777777" w:rsidR="00A55F57" w:rsidRPr="004A4720" w:rsidRDefault="00A55F57" w:rsidP="004A4720">
      <w:pPr>
        <w:pStyle w:val="Lgende"/>
        <w:jc w:val="center"/>
        <w:rPr>
          <w:i/>
          <w:color w:val="auto"/>
          <w:sz w:val="24"/>
          <w:szCs w:val="24"/>
        </w:rPr>
      </w:pPr>
      <w:bookmarkStart w:id="481" w:name="_Toc506977604"/>
      <w:r w:rsidRPr="004A4720">
        <w:rPr>
          <w:i/>
          <w:color w:val="auto"/>
          <w:sz w:val="24"/>
          <w:szCs w:val="24"/>
        </w:rPr>
        <w:t xml:space="preserve">Figure </w:t>
      </w:r>
      <w:r w:rsidRPr="004A4720">
        <w:rPr>
          <w:i/>
          <w:color w:val="auto"/>
          <w:sz w:val="24"/>
          <w:szCs w:val="24"/>
        </w:rPr>
        <w:fldChar w:fldCharType="begin"/>
      </w:r>
      <w:r w:rsidRPr="004A4720">
        <w:rPr>
          <w:i/>
          <w:color w:val="auto"/>
          <w:sz w:val="24"/>
          <w:szCs w:val="24"/>
        </w:rPr>
        <w:instrText xml:space="preserve"> SEQ Figure \* ARABIC </w:instrText>
      </w:r>
      <w:r w:rsidRPr="004A4720">
        <w:rPr>
          <w:i/>
          <w:color w:val="auto"/>
          <w:sz w:val="24"/>
          <w:szCs w:val="24"/>
        </w:rPr>
        <w:fldChar w:fldCharType="separate"/>
      </w:r>
      <w:r w:rsidR="00B96CF5">
        <w:rPr>
          <w:i/>
          <w:noProof/>
          <w:color w:val="auto"/>
          <w:sz w:val="24"/>
          <w:szCs w:val="24"/>
        </w:rPr>
        <w:t>26</w:t>
      </w:r>
      <w:r w:rsidRPr="004A4720">
        <w:rPr>
          <w:i/>
          <w:color w:val="auto"/>
          <w:sz w:val="24"/>
          <w:szCs w:val="24"/>
        </w:rPr>
        <w:fldChar w:fldCharType="end"/>
      </w:r>
      <w:r w:rsidRPr="004A4720">
        <w:rPr>
          <w:i/>
          <w:color w:val="auto"/>
          <w:sz w:val="24"/>
          <w:szCs w:val="24"/>
        </w:rPr>
        <w:t>: Démarrage de NetBeans.</w:t>
      </w:r>
      <w:bookmarkEnd w:id="481"/>
    </w:p>
    <w:p w14:paraId="784152F2" w14:textId="77777777" w:rsidR="00D413BE" w:rsidRPr="00953B1A" w:rsidRDefault="00D413BE" w:rsidP="007104AD">
      <w:pPr>
        <w:pStyle w:val="NormalWeb"/>
        <w:spacing w:line="360" w:lineRule="auto"/>
        <w:ind w:right="-284"/>
        <w:jc w:val="both"/>
      </w:pPr>
      <w:r w:rsidRPr="00953B1A">
        <w:t xml:space="preserve">Lorsque le démarrage est terminé. Nous avons la figure </w:t>
      </w:r>
      <w:r w:rsidR="00E56B22">
        <w:t>27</w:t>
      </w:r>
      <w:r w:rsidRPr="00953B1A">
        <w:t xml:space="preserve"> comme page d’accueil</w:t>
      </w:r>
    </w:p>
    <w:p w14:paraId="7D17FA8F" w14:textId="77777777" w:rsidR="00E9693B" w:rsidRDefault="00D413BE" w:rsidP="00EC5583">
      <w:pPr>
        <w:pStyle w:val="NormalWeb"/>
        <w:spacing w:line="360" w:lineRule="auto"/>
        <w:ind w:right="-284"/>
        <w:jc w:val="center"/>
      </w:pPr>
      <w:r w:rsidRPr="00953B1A">
        <w:rPr>
          <w:noProof/>
        </w:rPr>
        <w:drawing>
          <wp:inline distT="0" distB="0" distL="0" distR="0" wp14:anchorId="25261E41" wp14:editId="42635E22">
            <wp:extent cx="5760720" cy="2990491"/>
            <wp:effectExtent l="0" t="0" r="0" b="0"/>
            <wp:docPr id="9" name="Image 9" descr="C:\Users\Bessa\Pictures\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ssa\Pictures\netBean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2990491"/>
                    </a:xfrm>
                    <a:prstGeom prst="rect">
                      <a:avLst/>
                    </a:prstGeom>
                    <a:noFill/>
                    <a:ln>
                      <a:noFill/>
                    </a:ln>
                  </pic:spPr>
                </pic:pic>
              </a:graphicData>
            </a:graphic>
          </wp:inline>
        </w:drawing>
      </w:r>
    </w:p>
    <w:p w14:paraId="1BF4287A" w14:textId="77777777" w:rsidR="00A55F57" w:rsidRPr="004A4720" w:rsidRDefault="00A55F57" w:rsidP="004A4720">
      <w:pPr>
        <w:pStyle w:val="Lgende"/>
        <w:jc w:val="center"/>
        <w:rPr>
          <w:i/>
          <w:color w:val="auto"/>
          <w:sz w:val="24"/>
          <w:szCs w:val="24"/>
        </w:rPr>
      </w:pPr>
      <w:bookmarkStart w:id="482" w:name="_Toc506977605"/>
      <w:r w:rsidRPr="004A4720">
        <w:rPr>
          <w:i/>
          <w:color w:val="auto"/>
          <w:sz w:val="24"/>
          <w:szCs w:val="24"/>
        </w:rPr>
        <w:t xml:space="preserve">Figure </w:t>
      </w:r>
      <w:r w:rsidRPr="004A4720">
        <w:rPr>
          <w:i/>
          <w:color w:val="auto"/>
          <w:sz w:val="24"/>
          <w:szCs w:val="24"/>
        </w:rPr>
        <w:fldChar w:fldCharType="begin"/>
      </w:r>
      <w:r w:rsidRPr="004A4720">
        <w:rPr>
          <w:i/>
          <w:color w:val="auto"/>
          <w:sz w:val="24"/>
          <w:szCs w:val="24"/>
        </w:rPr>
        <w:instrText xml:space="preserve"> SEQ Figure \* ARABIC </w:instrText>
      </w:r>
      <w:r w:rsidRPr="004A4720">
        <w:rPr>
          <w:i/>
          <w:color w:val="auto"/>
          <w:sz w:val="24"/>
          <w:szCs w:val="24"/>
        </w:rPr>
        <w:fldChar w:fldCharType="separate"/>
      </w:r>
      <w:r w:rsidR="00B96CF5">
        <w:rPr>
          <w:i/>
          <w:noProof/>
          <w:color w:val="auto"/>
          <w:sz w:val="24"/>
          <w:szCs w:val="24"/>
        </w:rPr>
        <w:t>27</w:t>
      </w:r>
      <w:r w:rsidRPr="004A4720">
        <w:rPr>
          <w:i/>
          <w:color w:val="auto"/>
          <w:sz w:val="24"/>
          <w:szCs w:val="24"/>
        </w:rPr>
        <w:fldChar w:fldCharType="end"/>
      </w:r>
      <w:r w:rsidRPr="004A4720">
        <w:rPr>
          <w:i/>
          <w:color w:val="auto"/>
          <w:sz w:val="24"/>
          <w:szCs w:val="24"/>
        </w:rPr>
        <w:t>: Page d'accueil NetBeans.</w:t>
      </w:r>
      <w:bookmarkEnd w:id="482"/>
    </w:p>
    <w:p w14:paraId="00C192C9" w14:textId="77777777" w:rsidR="00E9693B" w:rsidRDefault="00E9693B" w:rsidP="00EC5583">
      <w:pPr>
        <w:pStyle w:val="NormalWeb"/>
        <w:spacing w:line="360" w:lineRule="auto"/>
        <w:ind w:right="-284"/>
        <w:jc w:val="center"/>
      </w:pPr>
    </w:p>
    <w:p w14:paraId="1D28E0EB" w14:textId="77777777" w:rsidR="00E9693B" w:rsidRDefault="00E9693B" w:rsidP="00EC5583">
      <w:pPr>
        <w:pStyle w:val="NormalWeb"/>
        <w:spacing w:line="360" w:lineRule="auto"/>
        <w:ind w:right="-284"/>
        <w:jc w:val="center"/>
      </w:pPr>
    </w:p>
    <w:p w14:paraId="44495E2E" w14:textId="77777777" w:rsidR="00E56B22" w:rsidRPr="00953B1A" w:rsidRDefault="00E56B22" w:rsidP="00EC5583">
      <w:pPr>
        <w:pStyle w:val="NormalWeb"/>
        <w:spacing w:line="360" w:lineRule="auto"/>
        <w:ind w:right="-284"/>
        <w:jc w:val="center"/>
      </w:pPr>
    </w:p>
    <w:p w14:paraId="4DAEE2A4" w14:textId="77777777" w:rsidR="00501E94" w:rsidRPr="00C4385A" w:rsidRDefault="00501E94" w:rsidP="0020252D">
      <w:pPr>
        <w:pStyle w:val="Para1"/>
        <w:outlineLvl w:val="1"/>
        <w:rPr>
          <w:color w:val="auto"/>
        </w:rPr>
      </w:pPr>
      <w:bookmarkStart w:id="483" w:name="_Toc505626257"/>
      <w:bookmarkStart w:id="484" w:name="_Toc505664431"/>
      <w:bookmarkStart w:id="485" w:name="_Toc506976680"/>
      <w:bookmarkStart w:id="486" w:name="_Toc506977511"/>
      <w:r w:rsidRPr="00C4385A">
        <w:rPr>
          <w:color w:val="auto"/>
        </w:rPr>
        <w:lastRenderedPageBreak/>
        <w:t>Architecture de l’application</w:t>
      </w:r>
      <w:del w:id="487" w:author="RALAIVAO" w:date="2018-02-21T20:58:00Z">
        <w:r w:rsidR="00EC5583" w:rsidRPr="00C4385A" w:rsidDel="007F6828">
          <w:rPr>
            <w:color w:val="auto"/>
          </w:rPr>
          <w:delText> :</w:delText>
        </w:r>
      </w:del>
      <w:bookmarkEnd w:id="483"/>
      <w:bookmarkEnd w:id="484"/>
      <w:bookmarkEnd w:id="485"/>
      <w:bookmarkEnd w:id="486"/>
    </w:p>
    <w:p w14:paraId="49397A28" w14:textId="77777777" w:rsidR="00EC5583" w:rsidRPr="00953B1A" w:rsidRDefault="00EC5583" w:rsidP="00EC5583">
      <w:pPr>
        <w:autoSpaceDE w:val="0"/>
        <w:autoSpaceDN w:val="0"/>
        <w:adjustRightInd w:val="0"/>
        <w:spacing w:after="0"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Nous avons </w:t>
      </w:r>
      <w:r w:rsidRPr="00953B1A">
        <w:rPr>
          <w:rFonts w:ascii="Times New Roman" w:eastAsia="TimesNewRoman-Identity-H" w:hAnsi="Times New Roman" w:cs="Times New Roman"/>
          <w:sz w:val="24"/>
          <w:szCs w:val="24"/>
        </w:rPr>
        <w:t>développé l’application en nous basant sur l’architecture trois</w:t>
      </w:r>
      <w:r w:rsidRPr="00953B1A">
        <w:rPr>
          <w:rFonts w:ascii="Times New Roman" w:hAnsi="Times New Roman" w:cs="Times New Roman"/>
          <w:sz w:val="24"/>
          <w:szCs w:val="24"/>
        </w:rPr>
        <w:t>-tiers. En adoptant cette architecture, le système sera divisé en trois couches (ou niveaux) différentes : présentation des données, logique métier, et accès aux données.</w:t>
      </w:r>
    </w:p>
    <w:p w14:paraId="3D101C6F" w14:textId="77777777" w:rsidR="00EC5583" w:rsidRPr="00953B1A" w:rsidRDefault="00EC5583" w:rsidP="00EC5583">
      <w:pPr>
        <w:autoSpaceDE w:val="0"/>
        <w:autoSpaceDN w:val="0"/>
        <w:adjustRightInd w:val="0"/>
        <w:spacing w:after="0" w:line="360" w:lineRule="auto"/>
        <w:jc w:val="both"/>
        <w:rPr>
          <w:rFonts w:ascii="Times New Roman" w:hAnsi="Times New Roman" w:cs="Times New Roman"/>
          <w:sz w:val="24"/>
          <w:szCs w:val="24"/>
        </w:rPr>
      </w:pPr>
      <w:r w:rsidRPr="00953B1A">
        <w:rPr>
          <w:rFonts w:ascii="Times New Roman" w:hAnsi="Times New Roman" w:cs="Times New Roman"/>
          <w:sz w:val="24"/>
          <w:szCs w:val="24"/>
        </w:rPr>
        <w:tab/>
        <w:t xml:space="preserve">Les </w:t>
      </w:r>
      <w:r w:rsidR="00C4385A" w:rsidRPr="00953B1A">
        <w:rPr>
          <w:rFonts w:ascii="Times New Roman" w:hAnsi="Times New Roman" w:cs="Times New Roman"/>
          <w:sz w:val="24"/>
          <w:szCs w:val="24"/>
        </w:rPr>
        <w:t>utilisateurs interrogent</w:t>
      </w:r>
      <w:r w:rsidRPr="00953B1A">
        <w:rPr>
          <w:rFonts w:ascii="Times New Roman" w:hAnsi="Times New Roman" w:cs="Times New Roman"/>
          <w:sz w:val="24"/>
          <w:szCs w:val="24"/>
        </w:rPr>
        <w:t xml:space="preserve"> le serveur via l’URL depuis leur navigateur, à son tour, le serveur appelle les scripts PHP qui ont interrogé la base de données. Ensuite les scripts produisent les pages HTML demandées qui sont récupérées par le serveur. Enfin le serveur renvoie au navigateur de l'utilisateur le code des pages HTML demandées et le navigateur de l’internaute l’interprète et l’affiche.</w:t>
      </w:r>
    </w:p>
    <w:p w14:paraId="2E1FA83D" w14:textId="77777777" w:rsidR="00EC5583" w:rsidRPr="00953B1A" w:rsidRDefault="00EC5583" w:rsidP="00EC5583">
      <w:pPr>
        <w:autoSpaceDE w:val="0"/>
        <w:autoSpaceDN w:val="0"/>
        <w:adjustRightInd w:val="0"/>
        <w:spacing w:after="0" w:line="360" w:lineRule="auto"/>
        <w:jc w:val="both"/>
        <w:rPr>
          <w:rFonts w:ascii="Times New Roman" w:hAnsi="Times New Roman" w:cs="Times New Roman"/>
          <w:sz w:val="24"/>
          <w:szCs w:val="24"/>
        </w:rPr>
      </w:pPr>
      <w:r w:rsidRPr="00953B1A">
        <w:rPr>
          <w:rFonts w:ascii="Times New Roman" w:hAnsi="Times New Roman" w:cs="Times New Roman"/>
          <w:sz w:val="24"/>
          <w:szCs w:val="24"/>
        </w:rPr>
        <w:tab/>
        <w:t xml:space="preserve">La figure </w:t>
      </w:r>
      <w:r w:rsidR="00E56B22">
        <w:rPr>
          <w:rFonts w:ascii="Times New Roman" w:hAnsi="Times New Roman" w:cs="Times New Roman"/>
          <w:sz w:val="24"/>
          <w:szCs w:val="24"/>
        </w:rPr>
        <w:t>28</w:t>
      </w:r>
      <w:r w:rsidRPr="00953B1A">
        <w:rPr>
          <w:rFonts w:ascii="Times New Roman" w:hAnsi="Times New Roman" w:cs="Times New Roman"/>
          <w:sz w:val="24"/>
          <w:szCs w:val="24"/>
        </w:rPr>
        <w:t xml:space="preserve"> représente une architecture à trois niveaux.</w:t>
      </w:r>
    </w:p>
    <w:p w14:paraId="0F8604CE" w14:textId="77777777" w:rsidR="00EC5583" w:rsidRDefault="00EC5583" w:rsidP="00EC5583">
      <w:pPr>
        <w:autoSpaceDE w:val="0"/>
        <w:autoSpaceDN w:val="0"/>
        <w:adjustRightInd w:val="0"/>
        <w:spacing w:after="0" w:line="360" w:lineRule="auto"/>
        <w:jc w:val="both"/>
        <w:rPr>
          <w:rFonts w:ascii="Times New Roman" w:hAnsi="Times New Roman" w:cs="Times New Roman"/>
          <w:sz w:val="24"/>
          <w:szCs w:val="24"/>
        </w:rPr>
      </w:pPr>
      <w:r w:rsidRPr="00953B1A">
        <w:rPr>
          <w:rFonts w:ascii="Times New Roman" w:hAnsi="Times New Roman" w:cs="Times New Roman"/>
          <w:noProof/>
          <w:sz w:val="24"/>
          <w:szCs w:val="24"/>
          <w:lang w:eastAsia="fr-FR"/>
        </w:rPr>
        <w:drawing>
          <wp:inline distT="0" distB="0" distL="0" distR="0" wp14:anchorId="791F12DE" wp14:editId="3823CAA8">
            <wp:extent cx="5162550" cy="3519298"/>
            <wp:effectExtent l="0" t="0" r="0" b="0"/>
            <wp:docPr id="49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srcRect/>
                    <a:stretch>
                      <a:fillRect/>
                    </a:stretch>
                  </pic:blipFill>
                  <pic:spPr bwMode="auto">
                    <a:xfrm>
                      <a:off x="0" y="0"/>
                      <a:ext cx="5166043" cy="3521679"/>
                    </a:xfrm>
                    <a:prstGeom prst="rect">
                      <a:avLst/>
                    </a:prstGeom>
                    <a:noFill/>
                    <a:ln w="9525">
                      <a:noFill/>
                      <a:miter lim="800000"/>
                      <a:headEnd/>
                      <a:tailEnd/>
                    </a:ln>
                  </pic:spPr>
                </pic:pic>
              </a:graphicData>
            </a:graphic>
          </wp:inline>
        </w:drawing>
      </w:r>
    </w:p>
    <w:p w14:paraId="237301BE" w14:textId="77777777" w:rsidR="00A55F57" w:rsidRDefault="00A55F57" w:rsidP="00EC5583">
      <w:pPr>
        <w:autoSpaceDE w:val="0"/>
        <w:autoSpaceDN w:val="0"/>
        <w:adjustRightInd w:val="0"/>
        <w:spacing w:after="0" w:line="360" w:lineRule="auto"/>
        <w:jc w:val="both"/>
        <w:rPr>
          <w:rFonts w:ascii="Times New Roman" w:hAnsi="Times New Roman" w:cs="Times New Roman"/>
          <w:sz w:val="24"/>
          <w:szCs w:val="24"/>
        </w:rPr>
      </w:pPr>
    </w:p>
    <w:p w14:paraId="0E16A4A0" w14:textId="77777777" w:rsidR="00A55F57" w:rsidRPr="004A4720" w:rsidRDefault="00A55F57" w:rsidP="004A4720">
      <w:pPr>
        <w:pStyle w:val="Lgende"/>
        <w:jc w:val="center"/>
        <w:rPr>
          <w:i/>
          <w:color w:val="auto"/>
          <w:sz w:val="24"/>
          <w:szCs w:val="24"/>
        </w:rPr>
      </w:pPr>
      <w:bookmarkStart w:id="488" w:name="_Toc506977606"/>
      <w:r w:rsidRPr="004A4720">
        <w:rPr>
          <w:i/>
          <w:color w:val="auto"/>
          <w:sz w:val="24"/>
          <w:szCs w:val="24"/>
        </w:rPr>
        <w:t xml:space="preserve">Figure </w:t>
      </w:r>
      <w:r w:rsidRPr="004A4720">
        <w:rPr>
          <w:i/>
          <w:color w:val="auto"/>
          <w:sz w:val="24"/>
          <w:szCs w:val="24"/>
        </w:rPr>
        <w:fldChar w:fldCharType="begin"/>
      </w:r>
      <w:r w:rsidRPr="004A4720">
        <w:rPr>
          <w:i/>
          <w:color w:val="auto"/>
          <w:sz w:val="24"/>
          <w:szCs w:val="24"/>
        </w:rPr>
        <w:instrText xml:space="preserve"> SEQ Figure \* ARABIC </w:instrText>
      </w:r>
      <w:r w:rsidRPr="004A4720">
        <w:rPr>
          <w:i/>
          <w:color w:val="auto"/>
          <w:sz w:val="24"/>
          <w:szCs w:val="24"/>
        </w:rPr>
        <w:fldChar w:fldCharType="separate"/>
      </w:r>
      <w:r w:rsidR="00B96CF5">
        <w:rPr>
          <w:i/>
          <w:noProof/>
          <w:color w:val="auto"/>
          <w:sz w:val="24"/>
          <w:szCs w:val="24"/>
        </w:rPr>
        <w:t>28</w:t>
      </w:r>
      <w:r w:rsidRPr="004A4720">
        <w:rPr>
          <w:i/>
          <w:color w:val="auto"/>
          <w:sz w:val="24"/>
          <w:szCs w:val="24"/>
        </w:rPr>
        <w:fldChar w:fldCharType="end"/>
      </w:r>
      <w:r w:rsidRPr="004A4720">
        <w:rPr>
          <w:i/>
          <w:color w:val="auto"/>
          <w:sz w:val="24"/>
          <w:szCs w:val="24"/>
        </w:rPr>
        <w:t>: Architecture de l'application</w:t>
      </w:r>
      <w:bookmarkEnd w:id="488"/>
    </w:p>
    <w:p w14:paraId="15B6565C" w14:textId="77777777" w:rsidR="00EC5583" w:rsidRPr="00953B1A" w:rsidRDefault="00EC5583" w:rsidP="00EC5583">
      <w:pPr>
        <w:autoSpaceDE w:val="0"/>
        <w:autoSpaceDN w:val="0"/>
        <w:adjustRightInd w:val="0"/>
        <w:spacing w:after="0" w:line="360" w:lineRule="auto"/>
        <w:jc w:val="both"/>
        <w:rPr>
          <w:rFonts w:ascii="Times New Roman" w:hAnsi="Times New Roman" w:cs="Times New Roman"/>
          <w:sz w:val="24"/>
          <w:szCs w:val="24"/>
        </w:rPr>
      </w:pPr>
    </w:p>
    <w:p w14:paraId="0F1BBECC" w14:textId="77777777" w:rsidR="00EC5583" w:rsidRDefault="00EC5583" w:rsidP="00BB3F20">
      <w:pPr>
        <w:spacing w:line="360" w:lineRule="auto"/>
        <w:jc w:val="both"/>
        <w:rPr>
          <w:rFonts w:ascii="Times New Roman" w:hAnsi="Times New Roman" w:cs="Times New Roman"/>
          <w:b/>
          <w:color w:val="000000"/>
          <w:sz w:val="24"/>
          <w:szCs w:val="24"/>
        </w:rPr>
      </w:pPr>
    </w:p>
    <w:p w14:paraId="36735481" w14:textId="77777777" w:rsidR="00710951" w:rsidRDefault="00710951" w:rsidP="00BB3F20">
      <w:pPr>
        <w:spacing w:line="360" w:lineRule="auto"/>
        <w:jc w:val="both"/>
        <w:rPr>
          <w:rFonts w:ascii="Times New Roman" w:hAnsi="Times New Roman" w:cs="Times New Roman"/>
          <w:b/>
          <w:color w:val="000000"/>
          <w:sz w:val="24"/>
          <w:szCs w:val="24"/>
        </w:rPr>
      </w:pPr>
    </w:p>
    <w:p w14:paraId="017D9BC7" w14:textId="77777777" w:rsidR="00710951" w:rsidRDefault="00710951" w:rsidP="00BB3F20">
      <w:pPr>
        <w:spacing w:line="360" w:lineRule="auto"/>
        <w:jc w:val="both"/>
        <w:rPr>
          <w:rFonts w:ascii="Times New Roman" w:hAnsi="Times New Roman" w:cs="Times New Roman"/>
          <w:b/>
          <w:color w:val="000000"/>
          <w:sz w:val="24"/>
          <w:szCs w:val="24"/>
        </w:rPr>
      </w:pPr>
    </w:p>
    <w:p w14:paraId="4ACDDCA3" w14:textId="77777777" w:rsidR="00710951" w:rsidRPr="00953B1A" w:rsidRDefault="00710951" w:rsidP="00BB3F20">
      <w:pPr>
        <w:spacing w:line="360" w:lineRule="auto"/>
        <w:jc w:val="both"/>
        <w:rPr>
          <w:rFonts w:ascii="Times New Roman" w:hAnsi="Times New Roman" w:cs="Times New Roman"/>
          <w:b/>
          <w:color w:val="000000"/>
          <w:sz w:val="24"/>
          <w:szCs w:val="24"/>
        </w:rPr>
      </w:pPr>
    </w:p>
    <w:p w14:paraId="56962DA9" w14:textId="77777777" w:rsidR="00501E94" w:rsidRPr="00C4385A" w:rsidRDefault="0011498F" w:rsidP="001F58A8">
      <w:pPr>
        <w:pStyle w:val="Sapitra"/>
        <w:rPr>
          <w:color w:val="auto"/>
        </w:rPr>
      </w:pPr>
      <w:bookmarkStart w:id="489" w:name="_Toc506976681"/>
      <w:bookmarkStart w:id="490" w:name="_Toc506977512"/>
      <w:r w:rsidRPr="00C4385A">
        <w:rPr>
          <w:color w:val="auto"/>
        </w:rPr>
        <w:lastRenderedPageBreak/>
        <w:t>Développement de l’application</w:t>
      </w:r>
      <w:bookmarkEnd w:id="489"/>
      <w:bookmarkEnd w:id="490"/>
      <w:r w:rsidR="00EC5583" w:rsidRPr="00C4385A">
        <w:rPr>
          <w:color w:val="auto"/>
        </w:rPr>
        <w:t> </w:t>
      </w:r>
    </w:p>
    <w:p w14:paraId="5A628688" w14:textId="77777777" w:rsidR="00EC5583" w:rsidRPr="00C4385A" w:rsidRDefault="00EC5583" w:rsidP="0020252D">
      <w:pPr>
        <w:pStyle w:val="Para1"/>
        <w:outlineLvl w:val="0"/>
        <w:rPr>
          <w:color w:val="auto"/>
        </w:rPr>
      </w:pPr>
      <w:bookmarkStart w:id="491" w:name="_Toc506976682"/>
      <w:bookmarkStart w:id="492" w:name="_Toc506977513"/>
      <w:bookmarkStart w:id="493" w:name="_Toc505626259"/>
      <w:bookmarkStart w:id="494" w:name="_Toc505664433"/>
      <w:r w:rsidRPr="00C4385A">
        <w:rPr>
          <w:color w:val="auto"/>
        </w:rPr>
        <w:t>Création de la base de données</w:t>
      </w:r>
      <w:bookmarkEnd w:id="491"/>
      <w:bookmarkEnd w:id="492"/>
      <w:r w:rsidRPr="00C4385A">
        <w:rPr>
          <w:color w:val="auto"/>
        </w:rPr>
        <w:t> </w:t>
      </w:r>
      <w:bookmarkEnd w:id="493"/>
      <w:bookmarkEnd w:id="494"/>
    </w:p>
    <w:p w14:paraId="10CFFCF4" w14:textId="77777777" w:rsidR="00EC5583" w:rsidRPr="00953B1A" w:rsidRDefault="00EC5583" w:rsidP="00EC5583">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 xml:space="preserve">Comme nous avons choisi MySQL comme base de données, nous avons utilisé phpMyAdmin afin de faciliter la manipulation de la base de données.  La figure </w:t>
      </w:r>
      <w:r w:rsidR="00E56B22">
        <w:rPr>
          <w:rFonts w:ascii="Times New Roman" w:hAnsi="Times New Roman" w:cs="Times New Roman"/>
          <w:sz w:val="24"/>
          <w:szCs w:val="24"/>
        </w:rPr>
        <w:t>29</w:t>
      </w:r>
      <w:r w:rsidRPr="00953B1A">
        <w:rPr>
          <w:rFonts w:ascii="Times New Roman" w:hAnsi="Times New Roman" w:cs="Times New Roman"/>
          <w:sz w:val="24"/>
          <w:szCs w:val="24"/>
        </w:rPr>
        <w:t xml:space="preserve"> nous représente la création de la base de données de l'application avec phpMyAdmin.</w:t>
      </w:r>
    </w:p>
    <w:p w14:paraId="1627E58C" w14:textId="77777777" w:rsidR="00EC5583" w:rsidRDefault="001472AC" w:rsidP="00BB3F20">
      <w:pPr>
        <w:spacing w:line="360" w:lineRule="auto"/>
        <w:jc w:val="both"/>
        <w:rPr>
          <w:rFonts w:ascii="Times New Roman" w:hAnsi="Times New Roman" w:cs="Times New Roman"/>
          <w:b/>
          <w:color w:val="000000"/>
          <w:sz w:val="24"/>
          <w:szCs w:val="24"/>
        </w:rPr>
      </w:pPr>
      <w:r w:rsidRPr="00953B1A">
        <w:rPr>
          <w:rFonts w:ascii="Times New Roman" w:hAnsi="Times New Roman" w:cs="Times New Roman"/>
          <w:b/>
          <w:noProof/>
          <w:color w:val="000000"/>
          <w:sz w:val="24"/>
          <w:szCs w:val="24"/>
          <w:lang w:eastAsia="fr-FR"/>
        </w:rPr>
        <w:drawing>
          <wp:inline distT="0" distB="0" distL="0" distR="0" wp14:anchorId="50225A2F" wp14:editId="50EA9E08">
            <wp:extent cx="5760720" cy="2118788"/>
            <wp:effectExtent l="0" t="0" r="0" b="0"/>
            <wp:docPr id="12" name="Image 12" descr="C:\Users\Bessa\Pictures\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ssa\Pictures\db.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2118788"/>
                    </a:xfrm>
                    <a:prstGeom prst="rect">
                      <a:avLst/>
                    </a:prstGeom>
                    <a:noFill/>
                    <a:ln>
                      <a:noFill/>
                    </a:ln>
                  </pic:spPr>
                </pic:pic>
              </a:graphicData>
            </a:graphic>
          </wp:inline>
        </w:drawing>
      </w:r>
    </w:p>
    <w:p w14:paraId="139DFB96" w14:textId="77777777" w:rsidR="00A55F57" w:rsidRPr="004A4720" w:rsidRDefault="00A55F57" w:rsidP="004A4720">
      <w:pPr>
        <w:pStyle w:val="Lgende"/>
        <w:jc w:val="center"/>
        <w:rPr>
          <w:b w:val="0"/>
          <w:i/>
          <w:color w:val="auto"/>
          <w:sz w:val="24"/>
          <w:szCs w:val="24"/>
        </w:rPr>
      </w:pPr>
      <w:bookmarkStart w:id="495" w:name="_Toc506977607"/>
      <w:r w:rsidRPr="004A4720">
        <w:rPr>
          <w:i/>
          <w:color w:val="auto"/>
          <w:sz w:val="24"/>
          <w:szCs w:val="24"/>
        </w:rPr>
        <w:t xml:space="preserve">Figure </w:t>
      </w:r>
      <w:r w:rsidRPr="004A4720">
        <w:rPr>
          <w:i/>
          <w:color w:val="auto"/>
          <w:sz w:val="24"/>
          <w:szCs w:val="24"/>
        </w:rPr>
        <w:fldChar w:fldCharType="begin"/>
      </w:r>
      <w:r w:rsidRPr="004A4720">
        <w:rPr>
          <w:i/>
          <w:color w:val="auto"/>
          <w:sz w:val="24"/>
          <w:szCs w:val="24"/>
        </w:rPr>
        <w:instrText xml:space="preserve"> SEQ Figure \* ARABIC </w:instrText>
      </w:r>
      <w:r w:rsidRPr="004A4720">
        <w:rPr>
          <w:i/>
          <w:color w:val="auto"/>
          <w:sz w:val="24"/>
          <w:szCs w:val="24"/>
        </w:rPr>
        <w:fldChar w:fldCharType="separate"/>
      </w:r>
      <w:r w:rsidR="00B96CF5">
        <w:rPr>
          <w:i/>
          <w:noProof/>
          <w:color w:val="auto"/>
          <w:sz w:val="24"/>
          <w:szCs w:val="24"/>
        </w:rPr>
        <w:t>29</w:t>
      </w:r>
      <w:r w:rsidRPr="004A4720">
        <w:rPr>
          <w:i/>
          <w:color w:val="auto"/>
          <w:sz w:val="24"/>
          <w:szCs w:val="24"/>
        </w:rPr>
        <w:fldChar w:fldCharType="end"/>
      </w:r>
      <w:r w:rsidRPr="004A4720">
        <w:rPr>
          <w:i/>
          <w:color w:val="auto"/>
          <w:sz w:val="24"/>
          <w:szCs w:val="24"/>
        </w:rPr>
        <w:t>: Création de la base de données</w:t>
      </w:r>
      <w:bookmarkEnd w:id="495"/>
    </w:p>
    <w:p w14:paraId="2EC96729" w14:textId="77777777" w:rsidR="001472AC" w:rsidRPr="00953B1A" w:rsidRDefault="001472AC" w:rsidP="001472AC">
      <w:pPr>
        <w:spacing w:line="360" w:lineRule="auto"/>
        <w:ind w:left="-426"/>
        <w:jc w:val="both"/>
        <w:rPr>
          <w:rFonts w:ascii="Times New Roman" w:hAnsi="Times New Roman" w:cs="Times New Roman"/>
          <w:sz w:val="24"/>
          <w:szCs w:val="24"/>
        </w:rPr>
      </w:pPr>
      <w:r w:rsidRPr="00953B1A">
        <w:rPr>
          <w:rFonts w:ascii="Times New Roman" w:hAnsi="Times New Roman" w:cs="Times New Roman"/>
          <w:sz w:val="24"/>
          <w:szCs w:val="24"/>
        </w:rPr>
        <w:tab/>
        <w:t xml:space="preserve">Lorsque la base de donnée est </w:t>
      </w:r>
      <w:r w:rsidR="004C6FD3" w:rsidRPr="00953B1A">
        <w:rPr>
          <w:rFonts w:ascii="Times New Roman" w:hAnsi="Times New Roman" w:cs="Times New Roman"/>
          <w:sz w:val="24"/>
          <w:szCs w:val="24"/>
        </w:rPr>
        <w:t>créé</w:t>
      </w:r>
      <w:r w:rsidRPr="00953B1A">
        <w:rPr>
          <w:rFonts w:ascii="Times New Roman" w:hAnsi="Times New Roman" w:cs="Times New Roman"/>
          <w:sz w:val="24"/>
          <w:szCs w:val="24"/>
        </w:rPr>
        <w:t>, nous pouvons générer les tables à partir de la commande symfony : "</w:t>
      </w:r>
      <w:r w:rsidRPr="00953B1A">
        <w:rPr>
          <w:rFonts w:ascii="Times New Roman" w:hAnsi="Times New Roman" w:cs="Times New Roman"/>
          <w:b/>
          <w:sz w:val="24"/>
          <w:szCs w:val="24"/>
        </w:rPr>
        <w:t xml:space="preserve">php </w:t>
      </w:r>
      <w:r w:rsidR="004F1944" w:rsidRPr="00953B1A">
        <w:rPr>
          <w:rFonts w:ascii="Times New Roman" w:hAnsi="Times New Roman" w:cs="Times New Roman"/>
          <w:b/>
          <w:sz w:val="24"/>
          <w:szCs w:val="24"/>
        </w:rPr>
        <w:t>bin</w:t>
      </w:r>
      <w:r w:rsidRPr="00953B1A">
        <w:rPr>
          <w:rFonts w:ascii="Times New Roman" w:hAnsi="Times New Roman" w:cs="Times New Roman"/>
          <w:b/>
          <w:sz w:val="24"/>
          <w:szCs w:val="24"/>
        </w:rPr>
        <w:t>/console doctrine:schema:update --force</w:t>
      </w:r>
      <w:r w:rsidRPr="00953B1A">
        <w:rPr>
          <w:rFonts w:ascii="Times New Roman" w:hAnsi="Times New Roman" w:cs="Times New Roman"/>
          <w:sz w:val="24"/>
          <w:szCs w:val="24"/>
        </w:rPr>
        <w:t>".</w:t>
      </w:r>
    </w:p>
    <w:p w14:paraId="7F87562C" w14:textId="77777777" w:rsidR="001472AC" w:rsidRDefault="001472AC" w:rsidP="00BB3F20">
      <w:pPr>
        <w:spacing w:line="360" w:lineRule="auto"/>
        <w:jc w:val="both"/>
        <w:rPr>
          <w:rFonts w:ascii="Times New Roman" w:hAnsi="Times New Roman" w:cs="Times New Roman"/>
          <w:b/>
          <w:color w:val="000000"/>
          <w:sz w:val="24"/>
          <w:szCs w:val="24"/>
        </w:rPr>
      </w:pPr>
      <w:r w:rsidRPr="00953B1A">
        <w:rPr>
          <w:rFonts w:ascii="Times New Roman" w:hAnsi="Times New Roman" w:cs="Times New Roman"/>
          <w:b/>
          <w:noProof/>
          <w:color w:val="000000"/>
          <w:sz w:val="24"/>
          <w:szCs w:val="24"/>
          <w:lang w:eastAsia="fr-FR"/>
        </w:rPr>
        <w:drawing>
          <wp:inline distT="0" distB="0" distL="0" distR="0" wp14:anchorId="53BD7465" wp14:editId="26271837">
            <wp:extent cx="5760720" cy="2852603"/>
            <wp:effectExtent l="0" t="0" r="0" b="0"/>
            <wp:docPr id="13" name="Image 13" descr="C:\Users\Bessa\Pictures\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essa\Pictures\table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2852603"/>
                    </a:xfrm>
                    <a:prstGeom prst="rect">
                      <a:avLst/>
                    </a:prstGeom>
                    <a:noFill/>
                    <a:ln>
                      <a:noFill/>
                    </a:ln>
                  </pic:spPr>
                </pic:pic>
              </a:graphicData>
            </a:graphic>
          </wp:inline>
        </w:drawing>
      </w:r>
    </w:p>
    <w:p w14:paraId="0601E4BA" w14:textId="77777777" w:rsidR="00710951" w:rsidRDefault="00A55F57" w:rsidP="004A4720">
      <w:pPr>
        <w:pStyle w:val="Lgende"/>
        <w:jc w:val="center"/>
        <w:rPr>
          <w:i/>
          <w:color w:val="auto"/>
          <w:sz w:val="24"/>
          <w:szCs w:val="24"/>
        </w:rPr>
      </w:pPr>
      <w:bookmarkStart w:id="496" w:name="_Toc506977608"/>
      <w:r w:rsidRPr="004A4720">
        <w:rPr>
          <w:i/>
          <w:color w:val="auto"/>
          <w:sz w:val="24"/>
          <w:szCs w:val="24"/>
        </w:rPr>
        <w:t xml:space="preserve">Figure </w:t>
      </w:r>
      <w:r w:rsidRPr="004A4720">
        <w:rPr>
          <w:i/>
          <w:color w:val="auto"/>
          <w:sz w:val="24"/>
          <w:szCs w:val="24"/>
        </w:rPr>
        <w:fldChar w:fldCharType="begin"/>
      </w:r>
      <w:r w:rsidRPr="004A4720">
        <w:rPr>
          <w:i/>
          <w:color w:val="auto"/>
          <w:sz w:val="24"/>
          <w:szCs w:val="24"/>
        </w:rPr>
        <w:instrText xml:space="preserve"> SEQ Figure \* ARABIC </w:instrText>
      </w:r>
      <w:r w:rsidRPr="004A4720">
        <w:rPr>
          <w:i/>
          <w:color w:val="auto"/>
          <w:sz w:val="24"/>
          <w:szCs w:val="24"/>
        </w:rPr>
        <w:fldChar w:fldCharType="separate"/>
      </w:r>
      <w:r w:rsidR="00B96CF5">
        <w:rPr>
          <w:i/>
          <w:noProof/>
          <w:color w:val="auto"/>
          <w:sz w:val="24"/>
          <w:szCs w:val="24"/>
        </w:rPr>
        <w:t>30</w:t>
      </w:r>
      <w:r w:rsidRPr="004A4720">
        <w:rPr>
          <w:i/>
          <w:color w:val="auto"/>
          <w:sz w:val="24"/>
          <w:szCs w:val="24"/>
        </w:rPr>
        <w:fldChar w:fldCharType="end"/>
      </w:r>
      <w:r w:rsidRPr="004A4720">
        <w:rPr>
          <w:i/>
          <w:color w:val="auto"/>
          <w:sz w:val="24"/>
          <w:szCs w:val="24"/>
        </w:rPr>
        <w:t>: Création de la table.</w:t>
      </w:r>
      <w:bookmarkEnd w:id="496"/>
    </w:p>
    <w:p w14:paraId="11B06819" w14:textId="77777777" w:rsidR="004A4720" w:rsidRPr="004A4720" w:rsidRDefault="004A4720" w:rsidP="004A4720">
      <w:pPr>
        <w:rPr>
          <w:lang w:eastAsia="fr-FR"/>
        </w:rPr>
      </w:pPr>
    </w:p>
    <w:p w14:paraId="37964739" w14:textId="77777777" w:rsidR="0011498F" w:rsidRPr="00C4385A" w:rsidRDefault="0011498F" w:rsidP="0020252D">
      <w:pPr>
        <w:pStyle w:val="Para1"/>
        <w:outlineLvl w:val="1"/>
        <w:rPr>
          <w:color w:val="auto"/>
        </w:rPr>
      </w:pPr>
      <w:bookmarkStart w:id="497" w:name="_Toc505626260"/>
      <w:bookmarkStart w:id="498" w:name="_Toc505664434"/>
      <w:bookmarkStart w:id="499" w:name="_Toc506976683"/>
      <w:bookmarkStart w:id="500" w:name="_Toc506977514"/>
      <w:r w:rsidRPr="00C4385A">
        <w:rPr>
          <w:color w:val="auto"/>
        </w:rPr>
        <w:lastRenderedPageBreak/>
        <w:t>Codage de l’application</w:t>
      </w:r>
      <w:r w:rsidR="001472AC" w:rsidRPr="00C4385A">
        <w:rPr>
          <w:color w:val="auto"/>
        </w:rPr>
        <w:t> :</w:t>
      </w:r>
      <w:bookmarkEnd w:id="497"/>
      <w:bookmarkEnd w:id="498"/>
      <w:bookmarkEnd w:id="499"/>
      <w:bookmarkEnd w:id="500"/>
    </w:p>
    <w:p w14:paraId="1B371BC4" w14:textId="77777777" w:rsidR="001472AC" w:rsidRPr="00953B1A" w:rsidRDefault="001472AC" w:rsidP="00BB3F20">
      <w:pPr>
        <w:spacing w:line="360" w:lineRule="auto"/>
        <w:jc w:val="both"/>
        <w:rPr>
          <w:rFonts w:ascii="Times New Roman" w:hAnsi="Times New Roman" w:cs="Times New Roman"/>
          <w:b/>
          <w:color w:val="000000"/>
          <w:sz w:val="24"/>
          <w:szCs w:val="24"/>
        </w:rPr>
      </w:pPr>
      <w:r w:rsidRPr="00953B1A">
        <w:rPr>
          <w:rFonts w:ascii="Times New Roman" w:hAnsi="Times New Roman" w:cs="Times New Roman"/>
          <w:b/>
          <w:color w:val="000000"/>
          <w:sz w:val="24"/>
          <w:szCs w:val="24"/>
        </w:rPr>
        <w:t>Configuration Fichier :</w:t>
      </w:r>
    </w:p>
    <w:p w14:paraId="2C3101AD" w14:textId="77777777" w:rsidR="001472AC" w:rsidRPr="00953B1A" w:rsidRDefault="001472AC" w:rsidP="001472AC">
      <w:pPr>
        <w:spacing w:line="360" w:lineRule="auto"/>
        <w:jc w:val="both"/>
        <w:rPr>
          <w:rFonts w:ascii="Times New Roman" w:hAnsi="Times New Roman" w:cs="Times New Roman"/>
          <w:sz w:val="24"/>
          <w:szCs w:val="24"/>
        </w:rPr>
      </w:pPr>
      <w:r w:rsidRPr="00953B1A">
        <w:rPr>
          <w:rFonts w:ascii="Times New Roman" w:hAnsi="Times New Roman" w:cs="Times New Roman"/>
          <w:sz w:val="24"/>
          <w:szCs w:val="24"/>
        </w:rPr>
        <w:tab/>
        <w:t xml:space="preserve">Les fichiers de configuration de l'application développée </w:t>
      </w:r>
      <w:r w:rsidR="004C6FD3">
        <w:rPr>
          <w:rFonts w:ascii="Times New Roman" w:hAnsi="Times New Roman" w:cs="Times New Roman"/>
          <w:sz w:val="24"/>
          <w:szCs w:val="24"/>
        </w:rPr>
        <w:t>avec symfony 3</w:t>
      </w:r>
      <w:r w:rsidRPr="00953B1A">
        <w:rPr>
          <w:rFonts w:ascii="Times New Roman" w:hAnsi="Times New Roman" w:cs="Times New Roman"/>
          <w:sz w:val="24"/>
          <w:szCs w:val="24"/>
        </w:rPr>
        <w:t xml:space="preserve"> sont "parameters.yml"</w:t>
      </w:r>
      <w:r w:rsidR="004C6FD3">
        <w:rPr>
          <w:rFonts w:ascii="Times New Roman" w:hAnsi="Times New Roman" w:cs="Times New Roman"/>
          <w:sz w:val="24"/>
          <w:szCs w:val="24"/>
        </w:rPr>
        <w:t xml:space="preserve"> et "service.yml"</w:t>
      </w:r>
      <w:r w:rsidRPr="00953B1A">
        <w:rPr>
          <w:rFonts w:ascii="Times New Roman" w:hAnsi="Times New Roman" w:cs="Times New Roman"/>
          <w:sz w:val="24"/>
          <w:szCs w:val="24"/>
        </w:rPr>
        <w:t xml:space="preserve"> </w:t>
      </w:r>
      <w:r w:rsidR="004C6FD3" w:rsidRPr="00953B1A">
        <w:rPr>
          <w:rFonts w:ascii="Times New Roman" w:hAnsi="Times New Roman" w:cs="Times New Roman"/>
          <w:sz w:val="24"/>
          <w:szCs w:val="24"/>
        </w:rPr>
        <w:t>qui contiennent</w:t>
      </w:r>
      <w:r w:rsidRPr="00953B1A">
        <w:rPr>
          <w:rFonts w:ascii="Times New Roman" w:hAnsi="Times New Roman" w:cs="Times New Roman"/>
          <w:sz w:val="24"/>
          <w:szCs w:val="24"/>
        </w:rPr>
        <w:t xml:space="preserve"> toutes les configurations de l'application et qui se trouvent dans le dossier "app/config".</w:t>
      </w:r>
    </w:p>
    <w:p w14:paraId="6F1A0AA8" w14:textId="77777777" w:rsidR="001472AC" w:rsidRPr="00BD4644" w:rsidRDefault="001472AC" w:rsidP="0059758A">
      <w:pPr>
        <w:spacing w:line="240" w:lineRule="auto"/>
        <w:rPr>
          <w:rFonts w:ascii="Courier New" w:hAnsi="Courier New" w:cs="Courier New"/>
          <w:b/>
        </w:rPr>
      </w:pPr>
      <w:r w:rsidRPr="00BD4644">
        <w:rPr>
          <w:rFonts w:ascii="Courier New" w:hAnsi="Courier New" w:cs="Courier New"/>
          <w:b/>
        </w:rPr>
        <w:t>parameters.yml :</w:t>
      </w:r>
    </w:p>
    <w:p w14:paraId="5517D3CE" w14:textId="77777777" w:rsidR="001472AC" w:rsidRPr="00BD4644" w:rsidRDefault="001472AC" w:rsidP="007F6828">
      <w:pPr>
        <w:spacing w:after="0" w:line="240" w:lineRule="auto"/>
        <w:rPr>
          <w:rFonts w:ascii="Courier New" w:hAnsi="Courier New" w:cs="Courier New"/>
        </w:rPr>
        <w:pPrChange w:id="501" w:author="RALAIVAO" w:date="2018-02-21T20:59:00Z">
          <w:pPr>
            <w:spacing w:line="240" w:lineRule="auto"/>
          </w:pPr>
        </w:pPrChange>
      </w:pPr>
      <w:r w:rsidRPr="00BD4644">
        <w:rPr>
          <w:rFonts w:ascii="Courier New" w:hAnsi="Courier New" w:cs="Courier New"/>
        </w:rPr>
        <w:t># This file is auto-generated during the composer install</w:t>
      </w:r>
    </w:p>
    <w:p w14:paraId="0E255A95" w14:textId="77777777" w:rsidR="001472AC" w:rsidRPr="00BD4644" w:rsidRDefault="001472AC" w:rsidP="007F6828">
      <w:pPr>
        <w:spacing w:after="0" w:line="240" w:lineRule="auto"/>
        <w:rPr>
          <w:rFonts w:ascii="Courier New" w:hAnsi="Courier New" w:cs="Courier New"/>
        </w:rPr>
        <w:pPrChange w:id="502" w:author="RALAIVAO" w:date="2018-02-21T20:59:00Z">
          <w:pPr>
            <w:spacing w:line="240" w:lineRule="auto"/>
          </w:pPr>
        </w:pPrChange>
      </w:pPr>
      <w:r w:rsidRPr="00BD4644">
        <w:rPr>
          <w:rFonts w:ascii="Courier New" w:hAnsi="Courier New" w:cs="Courier New"/>
        </w:rPr>
        <w:t>parameters:</w:t>
      </w:r>
    </w:p>
    <w:p w14:paraId="4A10CA50" w14:textId="77777777" w:rsidR="001472AC" w:rsidRPr="00BD4644" w:rsidRDefault="001472AC" w:rsidP="007F6828">
      <w:pPr>
        <w:spacing w:after="0" w:line="240" w:lineRule="auto"/>
        <w:rPr>
          <w:rFonts w:ascii="Courier New" w:hAnsi="Courier New" w:cs="Courier New"/>
        </w:rPr>
        <w:pPrChange w:id="503" w:author="RALAIVAO" w:date="2018-02-21T20:59:00Z">
          <w:pPr>
            <w:spacing w:line="240" w:lineRule="auto"/>
          </w:pPr>
        </w:pPrChange>
      </w:pPr>
      <w:r w:rsidRPr="00BD4644">
        <w:rPr>
          <w:rFonts w:ascii="Courier New" w:hAnsi="Courier New" w:cs="Courier New"/>
        </w:rPr>
        <w:t xml:space="preserve">    database_host: 127.0.0.1</w:t>
      </w:r>
    </w:p>
    <w:p w14:paraId="012E4425" w14:textId="77777777" w:rsidR="001472AC" w:rsidRPr="00BD4644" w:rsidRDefault="001472AC" w:rsidP="007F6828">
      <w:pPr>
        <w:spacing w:after="0" w:line="240" w:lineRule="auto"/>
        <w:rPr>
          <w:rFonts w:ascii="Courier New" w:hAnsi="Courier New" w:cs="Courier New"/>
        </w:rPr>
        <w:pPrChange w:id="504" w:author="RALAIVAO" w:date="2018-02-21T20:59:00Z">
          <w:pPr>
            <w:spacing w:line="240" w:lineRule="auto"/>
          </w:pPr>
        </w:pPrChange>
      </w:pPr>
      <w:r w:rsidRPr="00BD4644">
        <w:rPr>
          <w:rFonts w:ascii="Courier New" w:hAnsi="Courier New" w:cs="Courier New"/>
        </w:rPr>
        <w:t xml:space="preserve">    database_port: null</w:t>
      </w:r>
    </w:p>
    <w:p w14:paraId="66F8F430" w14:textId="77777777" w:rsidR="001472AC" w:rsidRPr="00BD4644" w:rsidRDefault="001472AC" w:rsidP="007F6828">
      <w:pPr>
        <w:spacing w:after="0" w:line="240" w:lineRule="auto"/>
        <w:rPr>
          <w:rFonts w:ascii="Courier New" w:hAnsi="Courier New" w:cs="Courier New"/>
        </w:rPr>
        <w:pPrChange w:id="505" w:author="RALAIVAO" w:date="2018-02-21T20:59:00Z">
          <w:pPr>
            <w:spacing w:line="240" w:lineRule="auto"/>
          </w:pPr>
        </w:pPrChange>
      </w:pPr>
      <w:r w:rsidRPr="00BD4644">
        <w:rPr>
          <w:rFonts w:ascii="Courier New" w:hAnsi="Courier New" w:cs="Courier New"/>
        </w:rPr>
        <w:t xml:space="preserve">    database_name: Db_auximad</w:t>
      </w:r>
    </w:p>
    <w:p w14:paraId="77BCD0D8" w14:textId="77777777" w:rsidR="001472AC" w:rsidRPr="00BD4644" w:rsidRDefault="001472AC" w:rsidP="007F6828">
      <w:pPr>
        <w:spacing w:after="0" w:line="240" w:lineRule="auto"/>
        <w:rPr>
          <w:rFonts w:ascii="Courier New" w:hAnsi="Courier New" w:cs="Courier New"/>
        </w:rPr>
        <w:pPrChange w:id="506" w:author="RALAIVAO" w:date="2018-02-21T20:59:00Z">
          <w:pPr>
            <w:spacing w:line="240" w:lineRule="auto"/>
          </w:pPr>
        </w:pPrChange>
      </w:pPr>
      <w:r w:rsidRPr="00BD4644">
        <w:rPr>
          <w:rFonts w:ascii="Courier New" w:hAnsi="Courier New" w:cs="Courier New"/>
        </w:rPr>
        <w:t xml:space="preserve">    database_user: root</w:t>
      </w:r>
    </w:p>
    <w:p w14:paraId="21A4D9FE" w14:textId="77777777" w:rsidR="001472AC" w:rsidRPr="00BD4644" w:rsidRDefault="001472AC" w:rsidP="007F6828">
      <w:pPr>
        <w:spacing w:after="0" w:line="240" w:lineRule="auto"/>
        <w:rPr>
          <w:rFonts w:ascii="Courier New" w:hAnsi="Courier New" w:cs="Courier New"/>
        </w:rPr>
        <w:pPrChange w:id="507" w:author="RALAIVAO" w:date="2018-02-21T20:59:00Z">
          <w:pPr>
            <w:spacing w:line="240" w:lineRule="auto"/>
          </w:pPr>
        </w:pPrChange>
      </w:pPr>
      <w:r w:rsidRPr="00BD4644">
        <w:rPr>
          <w:rFonts w:ascii="Courier New" w:hAnsi="Courier New" w:cs="Courier New"/>
        </w:rPr>
        <w:t xml:space="preserve">    database_password: null</w:t>
      </w:r>
    </w:p>
    <w:p w14:paraId="4C4BB1ED" w14:textId="77777777" w:rsidR="001472AC" w:rsidRPr="00BD4644" w:rsidRDefault="001472AC" w:rsidP="007F6828">
      <w:pPr>
        <w:spacing w:after="0" w:line="240" w:lineRule="auto"/>
        <w:rPr>
          <w:rFonts w:ascii="Courier New" w:hAnsi="Courier New" w:cs="Courier New"/>
        </w:rPr>
        <w:pPrChange w:id="508" w:author="RALAIVAO" w:date="2018-02-21T20:59:00Z">
          <w:pPr>
            <w:spacing w:line="240" w:lineRule="auto"/>
          </w:pPr>
        </w:pPrChange>
      </w:pPr>
      <w:r w:rsidRPr="00BD4644">
        <w:rPr>
          <w:rFonts w:ascii="Courier New" w:hAnsi="Courier New" w:cs="Courier New"/>
        </w:rPr>
        <w:t xml:space="preserve">    mailer_transport: smtp</w:t>
      </w:r>
    </w:p>
    <w:p w14:paraId="0EF5A3F9" w14:textId="77777777" w:rsidR="001472AC" w:rsidRPr="00BD4644" w:rsidRDefault="001472AC" w:rsidP="007F6828">
      <w:pPr>
        <w:spacing w:after="0" w:line="240" w:lineRule="auto"/>
        <w:rPr>
          <w:rFonts w:ascii="Courier New" w:hAnsi="Courier New" w:cs="Courier New"/>
        </w:rPr>
        <w:pPrChange w:id="509" w:author="RALAIVAO" w:date="2018-02-21T20:59:00Z">
          <w:pPr>
            <w:spacing w:line="240" w:lineRule="auto"/>
          </w:pPr>
        </w:pPrChange>
      </w:pPr>
      <w:r w:rsidRPr="00BD4644">
        <w:rPr>
          <w:rFonts w:ascii="Courier New" w:hAnsi="Courier New" w:cs="Courier New"/>
        </w:rPr>
        <w:t xml:space="preserve">    mailer_host: 127.0.0.1</w:t>
      </w:r>
    </w:p>
    <w:p w14:paraId="00A036E4" w14:textId="77777777" w:rsidR="001472AC" w:rsidRPr="00BD4644" w:rsidRDefault="001472AC" w:rsidP="007F6828">
      <w:pPr>
        <w:spacing w:after="0" w:line="240" w:lineRule="auto"/>
        <w:rPr>
          <w:rFonts w:ascii="Courier New" w:hAnsi="Courier New" w:cs="Courier New"/>
        </w:rPr>
        <w:pPrChange w:id="510" w:author="RALAIVAO" w:date="2018-02-21T20:59:00Z">
          <w:pPr>
            <w:spacing w:line="240" w:lineRule="auto"/>
          </w:pPr>
        </w:pPrChange>
      </w:pPr>
      <w:r w:rsidRPr="00BD4644">
        <w:rPr>
          <w:rFonts w:ascii="Courier New" w:hAnsi="Courier New" w:cs="Courier New"/>
        </w:rPr>
        <w:t xml:space="preserve">    mailer_user: tanjona@gmail.com</w:t>
      </w:r>
    </w:p>
    <w:p w14:paraId="1D667B7B" w14:textId="77777777" w:rsidR="001472AC" w:rsidRPr="00BD4644" w:rsidRDefault="001472AC" w:rsidP="007F6828">
      <w:pPr>
        <w:spacing w:after="0" w:line="240" w:lineRule="auto"/>
        <w:rPr>
          <w:rFonts w:ascii="Courier New" w:hAnsi="Courier New" w:cs="Courier New"/>
        </w:rPr>
        <w:pPrChange w:id="511" w:author="RALAIVAO" w:date="2018-02-21T20:59:00Z">
          <w:pPr>
            <w:spacing w:line="240" w:lineRule="auto"/>
          </w:pPr>
        </w:pPrChange>
      </w:pPr>
      <w:r w:rsidRPr="00BD4644">
        <w:rPr>
          <w:rFonts w:ascii="Courier New" w:hAnsi="Courier New" w:cs="Courier New"/>
        </w:rPr>
        <w:t xml:space="preserve">    mailer_password: null</w:t>
      </w:r>
    </w:p>
    <w:p w14:paraId="7F9BEF6E" w14:textId="77777777" w:rsidR="001472AC" w:rsidRPr="00BD4644" w:rsidRDefault="001472AC" w:rsidP="007F6828">
      <w:pPr>
        <w:spacing w:after="0" w:line="240" w:lineRule="auto"/>
        <w:rPr>
          <w:rFonts w:ascii="Courier New" w:hAnsi="Courier New" w:cs="Courier New"/>
        </w:rPr>
        <w:pPrChange w:id="512" w:author="RALAIVAO" w:date="2018-02-21T20:59:00Z">
          <w:pPr>
            <w:spacing w:line="240" w:lineRule="auto"/>
          </w:pPr>
        </w:pPrChange>
      </w:pPr>
      <w:r w:rsidRPr="00BD4644">
        <w:rPr>
          <w:rFonts w:ascii="Courier New" w:hAnsi="Courier New" w:cs="Courier New"/>
        </w:rPr>
        <w:t xml:space="preserve">    secret: d411ee1235833b146bd5a616a695a4ff0e9e6164</w:t>
      </w:r>
    </w:p>
    <w:p w14:paraId="1C3D3AD3" w14:textId="77777777" w:rsidR="001472AC" w:rsidRPr="00BD4644" w:rsidRDefault="001472AC" w:rsidP="007F6828">
      <w:pPr>
        <w:spacing w:after="0" w:line="240" w:lineRule="auto"/>
        <w:rPr>
          <w:rFonts w:ascii="Courier New" w:hAnsi="Courier New" w:cs="Courier New"/>
          <w:b/>
        </w:rPr>
        <w:pPrChange w:id="513" w:author="RALAIVAO" w:date="2018-02-21T20:59:00Z">
          <w:pPr>
            <w:spacing w:line="240" w:lineRule="auto"/>
          </w:pPr>
        </w:pPrChange>
      </w:pPr>
      <w:r w:rsidRPr="00BD4644">
        <w:rPr>
          <w:rFonts w:ascii="Courier New" w:hAnsi="Courier New" w:cs="Courier New"/>
          <w:b/>
        </w:rPr>
        <w:t>service.yml :</w:t>
      </w:r>
    </w:p>
    <w:p w14:paraId="74066314" w14:textId="77777777" w:rsidR="002B6609" w:rsidRPr="00BD4644" w:rsidRDefault="002B6609" w:rsidP="007F6828">
      <w:pPr>
        <w:spacing w:after="0" w:line="240" w:lineRule="auto"/>
        <w:rPr>
          <w:rFonts w:ascii="Courier New" w:hAnsi="Courier New" w:cs="Courier New"/>
        </w:rPr>
        <w:pPrChange w:id="514" w:author="RALAIVAO" w:date="2018-02-21T20:59:00Z">
          <w:pPr>
            <w:spacing w:line="240" w:lineRule="auto"/>
          </w:pPr>
        </w:pPrChange>
      </w:pPr>
      <w:r w:rsidRPr="00BD4644">
        <w:rPr>
          <w:rFonts w:ascii="Courier New" w:hAnsi="Courier New" w:cs="Courier New"/>
        </w:rPr>
        <w:t>parameters:</w:t>
      </w:r>
    </w:p>
    <w:p w14:paraId="3413D979" w14:textId="77777777" w:rsidR="002B6609" w:rsidRPr="00BD4644" w:rsidRDefault="002B6609" w:rsidP="007F6828">
      <w:pPr>
        <w:spacing w:after="0" w:line="240" w:lineRule="auto"/>
        <w:rPr>
          <w:rFonts w:ascii="Courier New" w:hAnsi="Courier New" w:cs="Courier New"/>
        </w:rPr>
        <w:pPrChange w:id="515" w:author="RALAIVAO" w:date="2018-02-21T20:59:00Z">
          <w:pPr>
            <w:spacing w:line="240" w:lineRule="auto"/>
          </w:pPr>
        </w:pPrChange>
      </w:pPr>
      <w:r w:rsidRPr="00BD4644">
        <w:rPr>
          <w:rFonts w:ascii="Courier New" w:hAnsi="Courier New" w:cs="Courier New"/>
        </w:rPr>
        <w:t>#    parameter_name: value</w:t>
      </w:r>
    </w:p>
    <w:p w14:paraId="788ABD50" w14:textId="77777777" w:rsidR="002B6609" w:rsidRPr="00BD4644" w:rsidRDefault="002B6609" w:rsidP="007F6828">
      <w:pPr>
        <w:spacing w:after="0" w:line="240" w:lineRule="auto"/>
        <w:rPr>
          <w:rFonts w:ascii="Courier New" w:hAnsi="Courier New" w:cs="Courier New"/>
        </w:rPr>
        <w:pPrChange w:id="516" w:author="RALAIVAO" w:date="2018-02-21T20:59:00Z">
          <w:pPr>
            <w:spacing w:line="240" w:lineRule="auto"/>
          </w:pPr>
        </w:pPrChange>
      </w:pPr>
      <w:r w:rsidRPr="00BD4644">
        <w:rPr>
          <w:rFonts w:ascii="Courier New" w:hAnsi="Courier New" w:cs="Courier New"/>
        </w:rPr>
        <w:t>services:</w:t>
      </w:r>
    </w:p>
    <w:p w14:paraId="7D8D9567" w14:textId="77777777" w:rsidR="002B6609" w:rsidRPr="00BD4644" w:rsidRDefault="002B6609" w:rsidP="007F6828">
      <w:pPr>
        <w:spacing w:after="0" w:line="240" w:lineRule="auto"/>
        <w:rPr>
          <w:rFonts w:ascii="Courier New" w:hAnsi="Courier New" w:cs="Courier New"/>
          <w:b/>
        </w:rPr>
        <w:pPrChange w:id="517" w:author="RALAIVAO" w:date="2018-02-21T20:59:00Z">
          <w:pPr>
            <w:spacing w:line="240" w:lineRule="auto"/>
          </w:pPr>
        </w:pPrChange>
      </w:pPr>
      <w:r w:rsidRPr="00BD4644">
        <w:rPr>
          <w:rFonts w:ascii="Courier New" w:hAnsi="Courier New" w:cs="Courier New"/>
        </w:rPr>
        <w:t xml:space="preserve">  </w:t>
      </w:r>
      <w:r w:rsidRPr="00BD4644">
        <w:rPr>
          <w:rFonts w:ascii="Courier New" w:hAnsi="Courier New" w:cs="Courier New"/>
          <w:b/>
        </w:rPr>
        <w:t>app.employe.manager:</w:t>
      </w:r>
    </w:p>
    <w:p w14:paraId="3BA98DA0" w14:textId="77777777" w:rsidR="002B6609" w:rsidRPr="00BD4644" w:rsidRDefault="002B6609" w:rsidP="007F6828">
      <w:pPr>
        <w:spacing w:after="0" w:line="240" w:lineRule="auto"/>
        <w:rPr>
          <w:rFonts w:ascii="Courier New" w:hAnsi="Courier New" w:cs="Courier New"/>
        </w:rPr>
        <w:pPrChange w:id="518" w:author="RALAIVAO" w:date="2018-02-21T20:59:00Z">
          <w:pPr>
            <w:spacing w:line="240" w:lineRule="auto"/>
          </w:pPr>
        </w:pPrChange>
      </w:pPr>
      <w:r w:rsidRPr="00BD4644">
        <w:rPr>
          <w:rFonts w:ascii="Courier New" w:hAnsi="Courier New" w:cs="Courier New"/>
        </w:rPr>
        <w:t xml:space="preserve">        class: AppBundle\Service\EmployeManager</w:t>
      </w:r>
    </w:p>
    <w:p w14:paraId="72AAFAAE" w14:textId="77777777" w:rsidR="002B6609" w:rsidRPr="00BD4644" w:rsidRDefault="002B6609" w:rsidP="007F6828">
      <w:pPr>
        <w:spacing w:after="0" w:line="240" w:lineRule="auto"/>
        <w:rPr>
          <w:rFonts w:ascii="Courier New" w:hAnsi="Courier New" w:cs="Courier New"/>
        </w:rPr>
        <w:pPrChange w:id="519" w:author="RALAIVAO" w:date="2018-02-21T20:59:00Z">
          <w:pPr>
            <w:spacing w:line="240" w:lineRule="auto"/>
          </w:pPr>
        </w:pPrChange>
      </w:pPr>
      <w:r w:rsidRPr="00BD4644">
        <w:rPr>
          <w:rFonts w:ascii="Courier New" w:hAnsi="Courier New" w:cs="Courier New"/>
        </w:rPr>
        <w:t xml:space="preserve">        arguments: ["@service_container"]</w:t>
      </w:r>
    </w:p>
    <w:p w14:paraId="245FD0F6" w14:textId="77777777" w:rsidR="002B6609" w:rsidRPr="00BD4644" w:rsidRDefault="002B6609" w:rsidP="007F6828">
      <w:pPr>
        <w:spacing w:after="0" w:line="240" w:lineRule="auto"/>
        <w:rPr>
          <w:rFonts w:ascii="Courier New" w:hAnsi="Courier New" w:cs="Courier New"/>
          <w:b/>
        </w:rPr>
        <w:pPrChange w:id="520" w:author="RALAIVAO" w:date="2018-02-21T20:59:00Z">
          <w:pPr>
            <w:spacing w:line="240" w:lineRule="auto"/>
          </w:pPr>
        </w:pPrChange>
      </w:pPr>
      <w:r w:rsidRPr="00BD4644">
        <w:rPr>
          <w:rFonts w:ascii="Courier New" w:hAnsi="Courier New" w:cs="Courier New"/>
        </w:rPr>
        <w:t xml:space="preserve">  </w:t>
      </w:r>
      <w:r w:rsidRPr="00BD4644">
        <w:rPr>
          <w:rFonts w:ascii="Courier New" w:hAnsi="Courier New" w:cs="Courier New"/>
          <w:b/>
        </w:rPr>
        <w:t>app.motif.manager:</w:t>
      </w:r>
    </w:p>
    <w:p w14:paraId="0AE028A4" w14:textId="77777777" w:rsidR="002B6609" w:rsidRPr="00BD4644" w:rsidRDefault="002B6609" w:rsidP="007F6828">
      <w:pPr>
        <w:spacing w:after="0" w:line="240" w:lineRule="auto"/>
        <w:rPr>
          <w:rFonts w:ascii="Courier New" w:hAnsi="Courier New" w:cs="Courier New"/>
        </w:rPr>
        <w:pPrChange w:id="521" w:author="RALAIVAO" w:date="2018-02-21T20:59:00Z">
          <w:pPr>
            <w:spacing w:line="240" w:lineRule="auto"/>
          </w:pPr>
        </w:pPrChange>
      </w:pPr>
      <w:r w:rsidRPr="00BD4644">
        <w:rPr>
          <w:rFonts w:ascii="Courier New" w:hAnsi="Courier New" w:cs="Courier New"/>
        </w:rPr>
        <w:t xml:space="preserve">        class: AppBundle\Service\MotifManager</w:t>
      </w:r>
    </w:p>
    <w:p w14:paraId="5483C2B1" w14:textId="77777777" w:rsidR="002B6609" w:rsidRPr="00BD4644" w:rsidRDefault="002B6609" w:rsidP="007F6828">
      <w:pPr>
        <w:spacing w:after="0" w:line="240" w:lineRule="auto"/>
        <w:rPr>
          <w:rFonts w:ascii="Courier New" w:hAnsi="Courier New" w:cs="Courier New"/>
        </w:rPr>
        <w:pPrChange w:id="522" w:author="RALAIVAO" w:date="2018-02-21T20:59:00Z">
          <w:pPr>
            <w:spacing w:line="240" w:lineRule="auto"/>
          </w:pPr>
        </w:pPrChange>
      </w:pPr>
      <w:r w:rsidRPr="00BD4644">
        <w:rPr>
          <w:rFonts w:ascii="Courier New" w:hAnsi="Courier New" w:cs="Courier New"/>
        </w:rPr>
        <w:t xml:space="preserve">        arguments: ["@service_container"]</w:t>
      </w:r>
    </w:p>
    <w:p w14:paraId="5DD0D318" w14:textId="77777777" w:rsidR="002B6609" w:rsidRPr="00BD4644" w:rsidRDefault="002B6609" w:rsidP="007F6828">
      <w:pPr>
        <w:spacing w:after="0" w:line="240" w:lineRule="auto"/>
        <w:rPr>
          <w:rFonts w:ascii="Courier New" w:hAnsi="Courier New" w:cs="Courier New"/>
          <w:b/>
        </w:rPr>
        <w:pPrChange w:id="523" w:author="RALAIVAO" w:date="2018-02-21T20:59:00Z">
          <w:pPr>
            <w:spacing w:line="240" w:lineRule="auto"/>
          </w:pPr>
        </w:pPrChange>
      </w:pPr>
      <w:r w:rsidRPr="00BD4644">
        <w:rPr>
          <w:rFonts w:ascii="Courier New" w:hAnsi="Courier New" w:cs="Courier New"/>
        </w:rPr>
        <w:t xml:space="preserve">  </w:t>
      </w:r>
      <w:r w:rsidRPr="00BD4644">
        <w:rPr>
          <w:rFonts w:ascii="Courier New" w:hAnsi="Courier New" w:cs="Courier New"/>
          <w:b/>
        </w:rPr>
        <w:t>app.conge.manager:</w:t>
      </w:r>
    </w:p>
    <w:p w14:paraId="2F3F34E8" w14:textId="77777777" w:rsidR="002B6609" w:rsidRPr="00BD4644" w:rsidRDefault="002B6609" w:rsidP="007F6828">
      <w:pPr>
        <w:spacing w:after="0" w:line="240" w:lineRule="auto"/>
        <w:rPr>
          <w:rFonts w:ascii="Courier New" w:hAnsi="Courier New" w:cs="Courier New"/>
        </w:rPr>
        <w:pPrChange w:id="524" w:author="RALAIVAO" w:date="2018-02-21T20:59:00Z">
          <w:pPr>
            <w:spacing w:line="240" w:lineRule="auto"/>
          </w:pPr>
        </w:pPrChange>
      </w:pPr>
      <w:r w:rsidRPr="00BD4644">
        <w:rPr>
          <w:rFonts w:ascii="Courier New" w:hAnsi="Courier New" w:cs="Courier New"/>
        </w:rPr>
        <w:t xml:space="preserve">        class: AppBundle\Service\CongeManager</w:t>
      </w:r>
    </w:p>
    <w:p w14:paraId="26DD856B" w14:textId="77777777" w:rsidR="002B6609" w:rsidRPr="00BD4644" w:rsidRDefault="002B6609" w:rsidP="007F6828">
      <w:pPr>
        <w:spacing w:after="0" w:line="240" w:lineRule="auto"/>
        <w:rPr>
          <w:rFonts w:ascii="Courier New" w:hAnsi="Courier New" w:cs="Courier New"/>
        </w:rPr>
        <w:pPrChange w:id="525" w:author="RALAIVAO" w:date="2018-02-21T20:59:00Z">
          <w:pPr>
            <w:spacing w:line="240" w:lineRule="auto"/>
          </w:pPr>
        </w:pPrChange>
      </w:pPr>
      <w:r w:rsidRPr="00BD4644">
        <w:rPr>
          <w:rFonts w:ascii="Courier New" w:hAnsi="Courier New" w:cs="Courier New"/>
        </w:rPr>
        <w:t xml:space="preserve">        arguments: ["@service_container"]  </w:t>
      </w:r>
    </w:p>
    <w:p w14:paraId="1B542B3F" w14:textId="77777777" w:rsidR="002B6609" w:rsidRPr="00BD4644" w:rsidRDefault="002B6609" w:rsidP="007F6828">
      <w:pPr>
        <w:spacing w:after="0" w:line="240" w:lineRule="auto"/>
        <w:rPr>
          <w:rFonts w:ascii="Courier New" w:hAnsi="Courier New" w:cs="Courier New"/>
          <w:b/>
        </w:rPr>
        <w:pPrChange w:id="526" w:author="RALAIVAO" w:date="2018-02-21T20:59:00Z">
          <w:pPr>
            <w:spacing w:line="240" w:lineRule="auto"/>
          </w:pPr>
        </w:pPrChange>
      </w:pPr>
      <w:r w:rsidRPr="00BD4644">
        <w:rPr>
          <w:rFonts w:ascii="Courier New" w:hAnsi="Courier New" w:cs="Courier New"/>
        </w:rPr>
        <w:t xml:space="preserve">  </w:t>
      </w:r>
      <w:r w:rsidRPr="00BD4644">
        <w:rPr>
          <w:rFonts w:ascii="Courier New" w:hAnsi="Courier New" w:cs="Courier New"/>
          <w:b/>
        </w:rPr>
        <w:t>app.permission.manager:</w:t>
      </w:r>
    </w:p>
    <w:p w14:paraId="070BCD68" w14:textId="77777777" w:rsidR="002B6609" w:rsidRPr="00BD4644" w:rsidRDefault="002B6609" w:rsidP="007F6828">
      <w:pPr>
        <w:spacing w:after="0" w:line="240" w:lineRule="auto"/>
        <w:rPr>
          <w:rFonts w:ascii="Courier New" w:hAnsi="Courier New" w:cs="Courier New"/>
        </w:rPr>
        <w:pPrChange w:id="527" w:author="RALAIVAO" w:date="2018-02-21T20:59:00Z">
          <w:pPr>
            <w:spacing w:line="240" w:lineRule="auto"/>
          </w:pPr>
        </w:pPrChange>
      </w:pPr>
      <w:r w:rsidRPr="00BD4644">
        <w:rPr>
          <w:rFonts w:ascii="Courier New" w:hAnsi="Courier New" w:cs="Courier New"/>
        </w:rPr>
        <w:t xml:space="preserve">        class: AppBundle\Service\PermissionManager</w:t>
      </w:r>
    </w:p>
    <w:p w14:paraId="6AD3C720" w14:textId="77777777" w:rsidR="002B6609" w:rsidRPr="00BD4644" w:rsidRDefault="002B6609" w:rsidP="007F6828">
      <w:pPr>
        <w:spacing w:after="0" w:line="240" w:lineRule="auto"/>
        <w:rPr>
          <w:rFonts w:ascii="Courier New" w:hAnsi="Courier New" w:cs="Courier New"/>
        </w:rPr>
        <w:pPrChange w:id="528" w:author="RALAIVAO" w:date="2018-02-21T20:59:00Z">
          <w:pPr>
            <w:spacing w:line="240" w:lineRule="auto"/>
          </w:pPr>
        </w:pPrChange>
      </w:pPr>
      <w:r w:rsidRPr="00BD4644">
        <w:rPr>
          <w:rFonts w:ascii="Courier New" w:hAnsi="Courier New" w:cs="Courier New"/>
        </w:rPr>
        <w:t xml:space="preserve">        arguments: ["@service_container"]</w:t>
      </w:r>
    </w:p>
    <w:p w14:paraId="598B073E" w14:textId="77777777" w:rsidR="002B6609" w:rsidRPr="00BD4644" w:rsidRDefault="002B6609" w:rsidP="007F6828">
      <w:pPr>
        <w:spacing w:after="0" w:line="240" w:lineRule="auto"/>
        <w:rPr>
          <w:rFonts w:ascii="Courier New" w:hAnsi="Courier New" w:cs="Courier New"/>
          <w:b/>
        </w:rPr>
        <w:pPrChange w:id="529" w:author="RALAIVAO" w:date="2018-02-21T20:59:00Z">
          <w:pPr>
            <w:spacing w:line="240" w:lineRule="auto"/>
          </w:pPr>
        </w:pPrChange>
      </w:pPr>
      <w:r w:rsidRPr="00BD4644">
        <w:rPr>
          <w:rFonts w:ascii="Courier New" w:hAnsi="Courier New" w:cs="Courier New"/>
        </w:rPr>
        <w:t xml:space="preserve">  </w:t>
      </w:r>
      <w:r w:rsidRPr="00BD4644">
        <w:rPr>
          <w:rFonts w:ascii="Courier New" w:hAnsi="Courier New" w:cs="Courier New"/>
          <w:b/>
        </w:rPr>
        <w:t>app.agence.manager:</w:t>
      </w:r>
    </w:p>
    <w:p w14:paraId="45A1AFAA" w14:textId="77777777" w:rsidR="002B6609" w:rsidRPr="00BD4644" w:rsidRDefault="002B6609" w:rsidP="007F6828">
      <w:pPr>
        <w:spacing w:after="0" w:line="240" w:lineRule="auto"/>
        <w:rPr>
          <w:rFonts w:ascii="Courier New" w:hAnsi="Courier New" w:cs="Courier New"/>
        </w:rPr>
        <w:pPrChange w:id="530" w:author="RALAIVAO" w:date="2018-02-21T20:59:00Z">
          <w:pPr>
            <w:spacing w:line="240" w:lineRule="auto"/>
          </w:pPr>
        </w:pPrChange>
      </w:pPr>
      <w:r w:rsidRPr="00BD4644">
        <w:rPr>
          <w:rFonts w:ascii="Courier New" w:hAnsi="Courier New" w:cs="Courier New"/>
        </w:rPr>
        <w:t xml:space="preserve">        class: AppBundle\Service\AgenceManager</w:t>
      </w:r>
    </w:p>
    <w:p w14:paraId="66DCD3F0" w14:textId="77777777" w:rsidR="002B6609" w:rsidRPr="00BD4644" w:rsidRDefault="002B6609" w:rsidP="007F6828">
      <w:pPr>
        <w:spacing w:after="0" w:line="240" w:lineRule="auto"/>
        <w:rPr>
          <w:rFonts w:ascii="Courier New" w:hAnsi="Courier New" w:cs="Courier New"/>
        </w:rPr>
        <w:pPrChange w:id="531" w:author="RALAIVAO" w:date="2018-02-21T20:59:00Z">
          <w:pPr>
            <w:spacing w:line="240" w:lineRule="auto"/>
          </w:pPr>
        </w:pPrChange>
      </w:pPr>
      <w:r w:rsidRPr="00BD4644">
        <w:rPr>
          <w:rFonts w:ascii="Courier New" w:hAnsi="Courier New" w:cs="Courier New"/>
        </w:rPr>
        <w:t xml:space="preserve">        arguments: ["@service_container"]</w:t>
      </w:r>
    </w:p>
    <w:p w14:paraId="40BB8D75" w14:textId="77777777" w:rsidR="002B6609" w:rsidRPr="00BD4644" w:rsidRDefault="002B6609" w:rsidP="007F6828">
      <w:pPr>
        <w:spacing w:after="0" w:line="240" w:lineRule="auto"/>
        <w:rPr>
          <w:rFonts w:ascii="Courier New" w:hAnsi="Courier New" w:cs="Courier New"/>
          <w:b/>
        </w:rPr>
        <w:pPrChange w:id="532" w:author="RALAIVAO" w:date="2018-02-21T20:59:00Z">
          <w:pPr>
            <w:spacing w:line="240" w:lineRule="auto"/>
          </w:pPr>
        </w:pPrChange>
      </w:pPr>
      <w:r w:rsidRPr="00BD4644">
        <w:rPr>
          <w:rFonts w:ascii="Courier New" w:hAnsi="Courier New" w:cs="Courier New"/>
          <w:b/>
        </w:rPr>
        <w:t xml:space="preserve">  app.demande.manager:</w:t>
      </w:r>
    </w:p>
    <w:p w14:paraId="762E913A" w14:textId="77777777" w:rsidR="002B6609" w:rsidRPr="00BD4644" w:rsidRDefault="002B6609" w:rsidP="007F6828">
      <w:pPr>
        <w:spacing w:after="0" w:line="240" w:lineRule="auto"/>
        <w:rPr>
          <w:rFonts w:ascii="Courier New" w:hAnsi="Courier New" w:cs="Courier New"/>
        </w:rPr>
        <w:pPrChange w:id="533" w:author="RALAIVAO" w:date="2018-02-21T20:59:00Z">
          <w:pPr>
            <w:spacing w:line="240" w:lineRule="auto"/>
          </w:pPr>
        </w:pPrChange>
      </w:pPr>
      <w:r w:rsidRPr="00BD4644">
        <w:rPr>
          <w:rFonts w:ascii="Courier New" w:hAnsi="Courier New" w:cs="Courier New"/>
        </w:rPr>
        <w:t xml:space="preserve">        class: AppBundle\Service\DemandeManager</w:t>
      </w:r>
    </w:p>
    <w:p w14:paraId="73864219" w14:textId="77777777" w:rsidR="002B6609" w:rsidRPr="00BD4644" w:rsidRDefault="002B6609" w:rsidP="007F6828">
      <w:pPr>
        <w:spacing w:after="0" w:line="240" w:lineRule="auto"/>
        <w:rPr>
          <w:rFonts w:ascii="Courier New" w:hAnsi="Courier New" w:cs="Courier New"/>
        </w:rPr>
        <w:pPrChange w:id="534" w:author="RALAIVAO" w:date="2018-02-21T20:59:00Z">
          <w:pPr>
            <w:spacing w:line="240" w:lineRule="auto"/>
          </w:pPr>
        </w:pPrChange>
      </w:pPr>
      <w:r w:rsidRPr="00BD4644">
        <w:rPr>
          <w:rFonts w:ascii="Courier New" w:hAnsi="Courier New" w:cs="Courier New"/>
        </w:rPr>
        <w:t xml:space="preserve">        arguments: ["@service_container"]</w:t>
      </w:r>
    </w:p>
    <w:p w14:paraId="00A2A5CF" w14:textId="77777777" w:rsidR="002B6609" w:rsidRPr="00BD4644" w:rsidRDefault="002B6609" w:rsidP="007F6828">
      <w:pPr>
        <w:spacing w:after="0" w:line="240" w:lineRule="auto"/>
        <w:rPr>
          <w:rFonts w:ascii="Courier New" w:hAnsi="Courier New" w:cs="Courier New"/>
          <w:b/>
        </w:rPr>
        <w:pPrChange w:id="535" w:author="RALAIVAO" w:date="2018-02-21T20:59:00Z">
          <w:pPr>
            <w:spacing w:line="240" w:lineRule="auto"/>
          </w:pPr>
        </w:pPrChange>
      </w:pPr>
      <w:r w:rsidRPr="00BD4644">
        <w:rPr>
          <w:rFonts w:ascii="Courier New" w:hAnsi="Courier New" w:cs="Courier New"/>
          <w:b/>
        </w:rPr>
        <w:t xml:space="preserve">  app.service.manager:</w:t>
      </w:r>
    </w:p>
    <w:p w14:paraId="7ABF98E3" w14:textId="77777777" w:rsidR="002B6609" w:rsidRPr="00BD4644" w:rsidRDefault="002B6609" w:rsidP="007F6828">
      <w:pPr>
        <w:spacing w:after="0" w:line="240" w:lineRule="auto"/>
        <w:rPr>
          <w:rFonts w:ascii="Courier New" w:hAnsi="Courier New" w:cs="Courier New"/>
        </w:rPr>
        <w:pPrChange w:id="536" w:author="RALAIVAO" w:date="2018-02-21T20:59:00Z">
          <w:pPr>
            <w:spacing w:line="240" w:lineRule="auto"/>
          </w:pPr>
        </w:pPrChange>
      </w:pPr>
      <w:r w:rsidRPr="00BD4644">
        <w:rPr>
          <w:rFonts w:ascii="Courier New" w:hAnsi="Courier New" w:cs="Courier New"/>
        </w:rPr>
        <w:t xml:space="preserve">        class: AppBundle\Service\ServiceManager</w:t>
      </w:r>
    </w:p>
    <w:p w14:paraId="2359407E" w14:textId="77777777" w:rsidR="002B6609" w:rsidRPr="00BD4644" w:rsidRDefault="002B6609" w:rsidP="007F6828">
      <w:pPr>
        <w:spacing w:after="0" w:line="240" w:lineRule="auto"/>
        <w:rPr>
          <w:rFonts w:ascii="Courier New" w:hAnsi="Courier New" w:cs="Courier New"/>
        </w:rPr>
        <w:pPrChange w:id="537" w:author="RALAIVAO" w:date="2018-02-21T20:59:00Z">
          <w:pPr>
            <w:spacing w:line="240" w:lineRule="auto"/>
          </w:pPr>
        </w:pPrChange>
      </w:pPr>
      <w:r w:rsidRPr="00BD4644">
        <w:rPr>
          <w:rFonts w:ascii="Courier New" w:hAnsi="Courier New" w:cs="Courier New"/>
        </w:rPr>
        <w:t xml:space="preserve">        arguments: ["@service_container"]       </w:t>
      </w:r>
    </w:p>
    <w:p w14:paraId="320BE2BD" w14:textId="77777777" w:rsidR="002B6609" w:rsidRPr="00BD4644" w:rsidRDefault="002B6609" w:rsidP="007F6828">
      <w:pPr>
        <w:spacing w:after="0" w:line="240" w:lineRule="auto"/>
        <w:rPr>
          <w:rFonts w:ascii="Courier New" w:hAnsi="Courier New" w:cs="Courier New"/>
          <w:b/>
        </w:rPr>
        <w:pPrChange w:id="538" w:author="RALAIVAO" w:date="2018-02-21T20:59:00Z">
          <w:pPr>
            <w:spacing w:line="240" w:lineRule="auto"/>
          </w:pPr>
        </w:pPrChange>
      </w:pPr>
      <w:r w:rsidRPr="00BD4644">
        <w:rPr>
          <w:rFonts w:ascii="Courier New" w:hAnsi="Courier New" w:cs="Courier New"/>
        </w:rPr>
        <w:t xml:space="preserve">  </w:t>
      </w:r>
      <w:r w:rsidRPr="00BD4644">
        <w:rPr>
          <w:rFonts w:ascii="Courier New" w:hAnsi="Courier New" w:cs="Courier New"/>
          <w:b/>
        </w:rPr>
        <w:t>app.repos.manager:</w:t>
      </w:r>
    </w:p>
    <w:p w14:paraId="0D0632A6" w14:textId="77777777" w:rsidR="002B6609" w:rsidRPr="00BD4644" w:rsidRDefault="002B6609" w:rsidP="007F6828">
      <w:pPr>
        <w:spacing w:after="0" w:line="240" w:lineRule="auto"/>
        <w:rPr>
          <w:rFonts w:ascii="Courier New" w:hAnsi="Courier New" w:cs="Courier New"/>
        </w:rPr>
        <w:pPrChange w:id="539" w:author="RALAIVAO" w:date="2018-02-21T20:59:00Z">
          <w:pPr>
            <w:spacing w:line="240" w:lineRule="auto"/>
          </w:pPr>
        </w:pPrChange>
      </w:pPr>
      <w:r w:rsidRPr="00BD4644">
        <w:rPr>
          <w:rFonts w:ascii="Courier New" w:hAnsi="Courier New" w:cs="Courier New"/>
        </w:rPr>
        <w:t xml:space="preserve">        class: AppBundle\Service\ReposManager</w:t>
      </w:r>
    </w:p>
    <w:p w14:paraId="41D1B072" w14:textId="77777777" w:rsidR="002B6609" w:rsidRPr="00BD4644" w:rsidRDefault="002B6609" w:rsidP="007F6828">
      <w:pPr>
        <w:spacing w:after="0" w:line="240" w:lineRule="auto"/>
        <w:rPr>
          <w:rFonts w:ascii="Courier New" w:hAnsi="Courier New" w:cs="Courier New"/>
        </w:rPr>
        <w:pPrChange w:id="540" w:author="RALAIVAO" w:date="2018-02-21T20:59:00Z">
          <w:pPr>
            <w:spacing w:line="240" w:lineRule="auto"/>
          </w:pPr>
        </w:pPrChange>
      </w:pPr>
      <w:r w:rsidRPr="00BD4644">
        <w:rPr>
          <w:rFonts w:ascii="Courier New" w:hAnsi="Courier New" w:cs="Courier New"/>
        </w:rPr>
        <w:t xml:space="preserve">        arguments: ["@service_container"]</w:t>
      </w:r>
    </w:p>
    <w:p w14:paraId="246ACA5A" w14:textId="77777777" w:rsidR="002B6609" w:rsidRPr="00BD4644" w:rsidRDefault="002B6609" w:rsidP="007F6828">
      <w:pPr>
        <w:spacing w:after="0" w:line="240" w:lineRule="auto"/>
        <w:rPr>
          <w:rFonts w:ascii="Courier New" w:hAnsi="Courier New" w:cs="Courier New"/>
          <w:b/>
        </w:rPr>
        <w:pPrChange w:id="541" w:author="RALAIVAO" w:date="2018-02-21T20:59:00Z">
          <w:pPr>
            <w:spacing w:line="240" w:lineRule="auto"/>
          </w:pPr>
        </w:pPrChange>
      </w:pPr>
      <w:r w:rsidRPr="00BD4644">
        <w:rPr>
          <w:rFonts w:ascii="Courier New" w:hAnsi="Courier New" w:cs="Courier New"/>
          <w:b/>
        </w:rPr>
        <w:t xml:space="preserve">  app.fonction.manager:</w:t>
      </w:r>
    </w:p>
    <w:p w14:paraId="2FE1965E" w14:textId="77777777" w:rsidR="002B6609" w:rsidRPr="00BD4644" w:rsidRDefault="002B6609" w:rsidP="007F6828">
      <w:pPr>
        <w:spacing w:after="0" w:line="240" w:lineRule="auto"/>
        <w:rPr>
          <w:rFonts w:ascii="Courier New" w:hAnsi="Courier New" w:cs="Courier New"/>
        </w:rPr>
        <w:pPrChange w:id="542" w:author="RALAIVAO" w:date="2018-02-21T20:59:00Z">
          <w:pPr>
            <w:spacing w:line="240" w:lineRule="auto"/>
          </w:pPr>
        </w:pPrChange>
      </w:pPr>
      <w:r w:rsidRPr="00BD4644">
        <w:rPr>
          <w:rFonts w:ascii="Courier New" w:hAnsi="Courier New" w:cs="Courier New"/>
        </w:rPr>
        <w:t xml:space="preserve">        class: AppBundle\Service\FonctionManager</w:t>
      </w:r>
    </w:p>
    <w:p w14:paraId="7C526C69" w14:textId="77777777" w:rsidR="002B6609" w:rsidRPr="00BD4644" w:rsidRDefault="002B6609" w:rsidP="007F6828">
      <w:pPr>
        <w:spacing w:after="0" w:line="240" w:lineRule="auto"/>
        <w:rPr>
          <w:rFonts w:ascii="Courier New" w:hAnsi="Courier New" w:cs="Courier New"/>
        </w:rPr>
        <w:pPrChange w:id="543" w:author="RALAIVAO" w:date="2018-02-21T20:59:00Z">
          <w:pPr>
            <w:spacing w:line="240" w:lineRule="auto"/>
          </w:pPr>
        </w:pPrChange>
      </w:pPr>
      <w:r w:rsidRPr="00BD4644">
        <w:rPr>
          <w:rFonts w:ascii="Courier New" w:hAnsi="Courier New" w:cs="Courier New"/>
        </w:rPr>
        <w:t xml:space="preserve">        arguments: ["@service_container"]</w:t>
      </w:r>
    </w:p>
    <w:p w14:paraId="0115F74D" w14:textId="77777777" w:rsidR="002B6609" w:rsidRPr="00BD4644" w:rsidRDefault="002B6609" w:rsidP="007F6828">
      <w:pPr>
        <w:spacing w:after="0" w:line="240" w:lineRule="auto"/>
        <w:rPr>
          <w:rFonts w:ascii="Courier New" w:hAnsi="Courier New" w:cs="Courier New"/>
        </w:rPr>
        <w:pPrChange w:id="544" w:author="RALAIVAO" w:date="2018-02-21T20:59:00Z">
          <w:pPr>
            <w:spacing w:line="240" w:lineRule="auto"/>
          </w:pPr>
        </w:pPrChange>
      </w:pPr>
      <w:r w:rsidRPr="00BD4644">
        <w:rPr>
          <w:rFonts w:ascii="Courier New" w:hAnsi="Courier New" w:cs="Courier New"/>
          <w:b/>
        </w:rPr>
        <w:lastRenderedPageBreak/>
        <w:t xml:space="preserve">  app.perm.manager</w:t>
      </w:r>
      <w:r w:rsidRPr="00BD4644">
        <w:rPr>
          <w:rFonts w:ascii="Courier New" w:hAnsi="Courier New" w:cs="Courier New"/>
        </w:rPr>
        <w:t>:</w:t>
      </w:r>
    </w:p>
    <w:p w14:paraId="42BD01E4" w14:textId="77777777" w:rsidR="002B6609" w:rsidRPr="00BD4644" w:rsidRDefault="002B6609" w:rsidP="007F6828">
      <w:pPr>
        <w:spacing w:after="0" w:line="240" w:lineRule="auto"/>
        <w:rPr>
          <w:rFonts w:ascii="Courier New" w:hAnsi="Courier New" w:cs="Courier New"/>
        </w:rPr>
        <w:pPrChange w:id="545" w:author="RALAIVAO" w:date="2018-02-21T20:59:00Z">
          <w:pPr>
            <w:spacing w:line="240" w:lineRule="auto"/>
          </w:pPr>
        </w:pPrChange>
      </w:pPr>
      <w:r w:rsidRPr="00BD4644">
        <w:rPr>
          <w:rFonts w:ascii="Courier New" w:hAnsi="Courier New" w:cs="Courier New"/>
        </w:rPr>
        <w:t xml:space="preserve">        class: AppBundle\Service\PermissionManager</w:t>
      </w:r>
    </w:p>
    <w:p w14:paraId="67FE5527" w14:textId="77777777" w:rsidR="002B6609" w:rsidRPr="00BD4644" w:rsidRDefault="002B6609" w:rsidP="007F6828">
      <w:pPr>
        <w:spacing w:after="0" w:line="240" w:lineRule="auto"/>
        <w:rPr>
          <w:rFonts w:ascii="Courier New" w:hAnsi="Courier New" w:cs="Courier New"/>
        </w:rPr>
        <w:pPrChange w:id="546" w:author="RALAIVAO" w:date="2018-02-21T20:59:00Z">
          <w:pPr>
            <w:spacing w:line="240" w:lineRule="auto"/>
          </w:pPr>
        </w:pPrChange>
      </w:pPr>
      <w:r w:rsidRPr="00BD4644">
        <w:rPr>
          <w:rFonts w:ascii="Courier New" w:hAnsi="Courier New" w:cs="Courier New"/>
        </w:rPr>
        <w:t xml:space="preserve">        arguments: ["@service_container"]</w:t>
      </w:r>
    </w:p>
    <w:p w14:paraId="2315AFDB" w14:textId="77777777" w:rsidR="002B6609" w:rsidRPr="00BD4644" w:rsidRDefault="002B6609" w:rsidP="007F6828">
      <w:pPr>
        <w:spacing w:after="0" w:line="240" w:lineRule="auto"/>
        <w:rPr>
          <w:rFonts w:ascii="Courier New" w:hAnsi="Courier New" w:cs="Courier New"/>
          <w:b/>
        </w:rPr>
        <w:pPrChange w:id="547" w:author="RALAIVAO" w:date="2018-02-21T20:59:00Z">
          <w:pPr>
            <w:spacing w:line="240" w:lineRule="auto"/>
          </w:pPr>
        </w:pPrChange>
      </w:pPr>
      <w:r w:rsidRPr="00BD4644">
        <w:rPr>
          <w:rFonts w:ascii="Courier New" w:hAnsi="Courier New" w:cs="Courier New"/>
          <w:b/>
        </w:rPr>
        <w:t xml:space="preserve">  app.demande.validator:</w:t>
      </w:r>
    </w:p>
    <w:p w14:paraId="1208339C" w14:textId="77777777" w:rsidR="002B6609" w:rsidRPr="00BD4644" w:rsidRDefault="002B6609" w:rsidP="007F6828">
      <w:pPr>
        <w:spacing w:after="0" w:line="240" w:lineRule="auto"/>
        <w:rPr>
          <w:rFonts w:ascii="Courier New" w:hAnsi="Courier New" w:cs="Courier New"/>
        </w:rPr>
        <w:pPrChange w:id="548" w:author="RALAIVAO" w:date="2018-02-21T20:59:00Z">
          <w:pPr>
            <w:spacing w:line="240" w:lineRule="auto"/>
          </w:pPr>
        </w:pPrChange>
      </w:pPr>
      <w:r w:rsidRPr="00BD4644">
        <w:rPr>
          <w:rFonts w:ascii="Courier New" w:hAnsi="Courier New" w:cs="Courier New"/>
        </w:rPr>
        <w:t xml:space="preserve">        class: AppBundle\Validator\CongeValidator</w:t>
      </w:r>
    </w:p>
    <w:p w14:paraId="5FB0B359" w14:textId="77777777" w:rsidR="002B6609" w:rsidRPr="00BD4644" w:rsidRDefault="002B6609" w:rsidP="007F6828">
      <w:pPr>
        <w:spacing w:after="0" w:line="240" w:lineRule="auto"/>
        <w:rPr>
          <w:rFonts w:ascii="Courier New" w:hAnsi="Courier New" w:cs="Courier New"/>
        </w:rPr>
        <w:pPrChange w:id="549" w:author="RALAIVAO" w:date="2018-02-21T20:59:00Z">
          <w:pPr>
            <w:spacing w:line="240" w:lineRule="auto"/>
          </w:pPr>
        </w:pPrChange>
      </w:pPr>
      <w:r w:rsidRPr="00BD4644">
        <w:rPr>
          <w:rFonts w:ascii="Courier New" w:hAnsi="Courier New" w:cs="Courier New"/>
        </w:rPr>
        <w:t xml:space="preserve">        arguments: ["@service_container"]</w:t>
      </w:r>
    </w:p>
    <w:p w14:paraId="18DD48B5" w14:textId="77777777" w:rsidR="002B6609" w:rsidRPr="00BD4644" w:rsidRDefault="002B6609" w:rsidP="007F6828">
      <w:pPr>
        <w:spacing w:after="0" w:line="240" w:lineRule="auto"/>
        <w:rPr>
          <w:rFonts w:ascii="Courier New" w:hAnsi="Courier New" w:cs="Courier New"/>
        </w:rPr>
        <w:pPrChange w:id="550" w:author="RALAIVAO" w:date="2018-02-21T20:59:00Z">
          <w:pPr>
            <w:spacing w:line="240" w:lineRule="auto"/>
          </w:pPr>
        </w:pPrChange>
      </w:pPr>
      <w:r w:rsidRPr="00BD4644">
        <w:rPr>
          <w:rFonts w:ascii="Courier New" w:hAnsi="Courier New" w:cs="Courier New"/>
        </w:rPr>
        <w:t xml:space="preserve">        tags:</w:t>
      </w:r>
    </w:p>
    <w:p w14:paraId="7C3B0664" w14:textId="77777777" w:rsidR="001472AC" w:rsidRPr="00BD4644" w:rsidRDefault="002B6609" w:rsidP="007F6828">
      <w:pPr>
        <w:spacing w:after="0" w:line="240" w:lineRule="auto"/>
        <w:rPr>
          <w:rFonts w:ascii="Courier New" w:hAnsi="Courier New" w:cs="Courier New"/>
        </w:rPr>
        <w:pPrChange w:id="551" w:author="RALAIVAO" w:date="2018-02-21T20:59:00Z">
          <w:pPr>
            <w:spacing w:line="240" w:lineRule="auto"/>
          </w:pPr>
        </w:pPrChange>
      </w:pPr>
      <w:r w:rsidRPr="00BD4644">
        <w:rPr>
          <w:rFonts w:ascii="Courier New" w:hAnsi="Courier New" w:cs="Courier New"/>
        </w:rPr>
        <w:t xml:space="preserve">            - { name: validator.constraint_validator }</w:t>
      </w:r>
    </w:p>
    <w:p w14:paraId="7F7124D5" w14:textId="77777777" w:rsidR="00B7283D" w:rsidRPr="00BD4644" w:rsidRDefault="00B7283D" w:rsidP="007F6828">
      <w:pPr>
        <w:spacing w:after="0" w:line="240" w:lineRule="auto"/>
        <w:rPr>
          <w:rFonts w:ascii="Courier New" w:hAnsi="Courier New" w:cs="Courier New"/>
          <w:b/>
          <w:lang w:val="en-US"/>
        </w:rPr>
        <w:pPrChange w:id="552" w:author="RALAIVAO" w:date="2018-02-21T20:59:00Z">
          <w:pPr>
            <w:spacing w:line="240" w:lineRule="auto"/>
          </w:pPr>
        </w:pPrChange>
      </w:pPr>
      <w:r w:rsidRPr="00BD4644">
        <w:rPr>
          <w:rFonts w:ascii="Courier New" w:hAnsi="Courier New" w:cs="Courier New"/>
          <w:b/>
          <w:lang w:val="en-US"/>
        </w:rPr>
        <w:t>Modèle: service.php</w:t>
      </w:r>
    </w:p>
    <w:p w14:paraId="329EFEFC" w14:textId="77777777" w:rsidR="00B7283D" w:rsidRPr="00BD4644" w:rsidRDefault="00B7283D" w:rsidP="007F6828">
      <w:pPr>
        <w:spacing w:after="0" w:line="240" w:lineRule="auto"/>
        <w:rPr>
          <w:rFonts w:ascii="Courier New" w:hAnsi="Courier New" w:cs="Courier New"/>
          <w:color w:val="000000"/>
        </w:rPr>
        <w:pPrChange w:id="553" w:author="RALAIVAO" w:date="2018-02-21T20:59:00Z">
          <w:pPr>
            <w:spacing w:line="240" w:lineRule="auto"/>
          </w:pPr>
        </w:pPrChange>
      </w:pPr>
      <w:r w:rsidRPr="00BD4644">
        <w:rPr>
          <w:rFonts w:ascii="Courier New" w:hAnsi="Courier New" w:cs="Courier New"/>
          <w:color w:val="000000"/>
        </w:rPr>
        <w:t>&lt;?php</w:t>
      </w:r>
    </w:p>
    <w:p w14:paraId="18A8C9EA" w14:textId="77777777" w:rsidR="00B7283D" w:rsidRPr="00BD4644" w:rsidRDefault="00B7283D" w:rsidP="007F6828">
      <w:pPr>
        <w:spacing w:after="0" w:line="240" w:lineRule="auto"/>
        <w:rPr>
          <w:rFonts w:ascii="Courier New" w:hAnsi="Courier New" w:cs="Courier New"/>
          <w:color w:val="000000"/>
        </w:rPr>
        <w:pPrChange w:id="554" w:author="RALAIVAO" w:date="2018-02-21T20:59:00Z">
          <w:pPr>
            <w:spacing w:line="240" w:lineRule="auto"/>
          </w:pPr>
        </w:pPrChange>
      </w:pPr>
      <w:r w:rsidRPr="00BD4644">
        <w:rPr>
          <w:rFonts w:ascii="Courier New" w:hAnsi="Courier New" w:cs="Courier New"/>
          <w:color w:val="000000"/>
        </w:rPr>
        <w:t>namespace AppBundle\Entity;</w:t>
      </w:r>
    </w:p>
    <w:p w14:paraId="1E56CA9C" w14:textId="77777777" w:rsidR="00B7283D" w:rsidRPr="00BD4644" w:rsidRDefault="00B7283D" w:rsidP="007F6828">
      <w:pPr>
        <w:spacing w:after="0" w:line="240" w:lineRule="auto"/>
        <w:rPr>
          <w:rFonts w:ascii="Courier New" w:hAnsi="Courier New" w:cs="Courier New"/>
          <w:color w:val="000000"/>
        </w:rPr>
        <w:pPrChange w:id="555" w:author="RALAIVAO" w:date="2018-02-21T20:59:00Z">
          <w:pPr>
            <w:spacing w:line="240" w:lineRule="auto"/>
          </w:pPr>
        </w:pPrChange>
      </w:pPr>
      <w:r w:rsidRPr="00BD4644">
        <w:rPr>
          <w:rFonts w:ascii="Courier New" w:hAnsi="Courier New" w:cs="Courier New"/>
          <w:color w:val="000000"/>
        </w:rPr>
        <w:t>use Doctrine\ORM\Mapping as ORM;</w:t>
      </w:r>
    </w:p>
    <w:p w14:paraId="02A789C8" w14:textId="77777777" w:rsidR="00B7283D" w:rsidRPr="00BD4644" w:rsidRDefault="00B7283D" w:rsidP="007F6828">
      <w:pPr>
        <w:spacing w:after="0" w:line="240" w:lineRule="auto"/>
        <w:rPr>
          <w:rFonts w:ascii="Courier New" w:hAnsi="Courier New" w:cs="Courier New"/>
          <w:color w:val="000000"/>
        </w:rPr>
        <w:pPrChange w:id="556" w:author="RALAIVAO" w:date="2018-02-21T20:59:00Z">
          <w:pPr>
            <w:spacing w:line="240" w:lineRule="auto"/>
          </w:pPr>
        </w:pPrChange>
      </w:pPr>
      <w:r w:rsidRPr="00BD4644">
        <w:rPr>
          <w:rFonts w:ascii="Courier New" w:hAnsi="Courier New" w:cs="Courier New"/>
          <w:color w:val="000000"/>
        </w:rPr>
        <w:t>/**</w:t>
      </w:r>
    </w:p>
    <w:p w14:paraId="705D7F97" w14:textId="77777777" w:rsidR="00B7283D" w:rsidRPr="00BD4644" w:rsidRDefault="00B7283D" w:rsidP="007F6828">
      <w:pPr>
        <w:spacing w:after="0" w:line="240" w:lineRule="auto"/>
        <w:rPr>
          <w:rFonts w:ascii="Courier New" w:hAnsi="Courier New" w:cs="Courier New"/>
          <w:color w:val="000000"/>
        </w:rPr>
        <w:pPrChange w:id="557" w:author="RALAIVAO" w:date="2018-02-21T20:59:00Z">
          <w:pPr>
            <w:spacing w:line="240" w:lineRule="auto"/>
          </w:pPr>
        </w:pPrChange>
      </w:pPr>
      <w:r w:rsidRPr="00BD4644">
        <w:rPr>
          <w:rFonts w:ascii="Courier New" w:hAnsi="Courier New" w:cs="Courier New"/>
          <w:color w:val="000000"/>
        </w:rPr>
        <w:t xml:space="preserve"> * service</w:t>
      </w:r>
    </w:p>
    <w:p w14:paraId="4DF4BE11" w14:textId="77777777" w:rsidR="00B7283D" w:rsidRPr="00BD4644" w:rsidRDefault="00B7283D" w:rsidP="007F6828">
      <w:pPr>
        <w:spacing w:after="0" w:line="240" w:lineRule="auto"/>
        <w:rPr>
          <w:rFonts w:ascii="Courier New" w:hAnsi="Courier New" w:cs="Courier New"/>
          <w:color w:val="000000"/>
        </w:rPr>
        <w:pPrChange w:id="558" w:author="RALAIVAO" w:date="2018-02-21T20:59:00Z">
          <w:pPr>
            <w:spacing w:line="240" w:lineRule="auto"/>
          </w:pPr>
        </w:pPrChange>
      </w:pPr>
      <w:r w:rsidRPr="00BD4644">
        <w:rPr>
          <w:rFonts w:ascii="Courier New" w:hAnsi="Courier New" w:cs="Courier New"/>
          <w:color w:val="000000"/>
        </w:rPr>
        <w:t xml:space="preserve"> *</w:t>
      </w:r>
    </w:p>
    <w:p w14:paraId="412C6678" w14:textId="77777777" w:rsidR="00B7283D" w:rsidRPr="00BD4644" w:rsidRDefault="00B7283D" w:rsidP="007F6828">
      <w:pPr>
        <w:spacing w:after="0" w:line="240" w:lineRule="auto"/>
        <w:rPr>
          <w:rFonts w:ascii="Courier New" w:hAnsi="Courier New" w:cs="Courier New"/>
          <w:color w:val="000000"/>
        </w:rPr>
        <w:pPrChange w:id="559" w:author="RALAIVAO" w:date="2018-02-21T20:59:00Z">
          <w:pPr>
            <w:spacing w:line="240" w:lineRule="auto"/>
          </w:pPr>
        </w:pPrChange>
      </w:pPr>
      <w:r w:rsidRPr="00BD4644">
        <w:rPr>
          <w:rFonts w:ascii="Courier New" w:hAnsi="Courier New" w:cs="Courier New"/>
          <w:color w:val="000000"/>
        </w:rPr>
        <w:t xml:space="preserve"> * @ORM\Table(name="service")</w:t>
      </w:r>
    </w:p>
    <w:p w14:paraId="5F63F0B2" w14:textId="77777777" w:rsidR="00B7283D" w:rsidRPr="00BD4644" w:rsidRDefault="00B7283D" w:rsidP="007F6828">
      <w:pPr>
        <w:spacing w:after="0" w:line="240" w:lineRule="auto"/>
        <w:rPr>
          <w:rFonts w:ascii="Courier New" w:hAnsi="Courier New" w:cs="Courier New"/>
          <w:color w:val="000000"/>
        </w:rPr>
        <w:pPrChange w:id="560" w:author="RALAIVAO" w:date="2018-02-21T20:59:00Z">
          <w:pPr>
            <w:spacing w:line="240" w:lineRule="auto"/>
          </w:pPr>
        </w:pPrChange>
      </w:pPr>
      <w:r w:rsidRPr="00BD4644">
        <w:rPr>
          <w:rFonts w:ascii="Courier New" w:hAnsi="Courier New" w:cs="Courier New"/>
          <w:color w:val="000000"/>
        </w:rPr>
        <w:t xml:space="preserve"> * @ORM\Entity(repositoryClass="AppBundle\Repository\serviceRepository")</w:t>
      </w:r>
    </w:p>
    <w:p w14:paraId="1815B41C" w14:textId="77777777" w:rsidR="00B7283D" w:rsidRPr="00BD4644" w:rsidRDefault="00B7283D" w:rsidP="007F6828">
      <w:pPr>
        <w:spacing w:after="0" w:line="240" w:lineRule="auto"/>
        <w:rPr>
          <w:rFonts w:ascii="Courier New" w:hAnsi="Courier New" w:cs="Courier New"/>
          <w:color w:val="000000"/>
        </w:rPr>
        <w:pPrChange w:id="561" w:author="RALAIVAO" w:date="2018-02-21T20:59:00Z">
          <w:pPr>
            <w:spacing w:line="240" w:lineRule="auto"/>
          </w:pPr>
        </w:pPrChange>
      </w:pPr>
      <w:r w:rsidRPr="00BD4644">
        <w:rPr>
          <w:rFonts w:ascii="Courier New" w:hAnsi="Courier New" w:cs="Courier New"/>
          <w:color w:val="000000"/>
        </w:rPr>
        <w:t xml:space="preserve"> */</w:t>
      </w:r>
    </w:p>
    <w:p w14:paraId="13AB48AD" w14:textId="77777777" w:rsidR="00B7283D" w:rsidRPr="00BD4644" w:rsidRDefault="00B7283D" w:rsidP="007F6828">
      <w:pPr>
        <w:spacing w:after="0" w:line="240" w:lineRule="auto"/>
        <w:rPr>
          <w:rFonts w:ascii="Courier New" w:hAnsi="Courier New" w:cs="Courier New"/>
          <w:color w:val="000000"/>
        </w:rPr>
        <w:pPrChange w:id="562" w:author="RALAIVAO" w:date="2018-02-21T20:59:00Z">
          <w:pPr>
            <w:spacing w:line="240" w:lineRule="auto"/>
          </w:pPr>
        </w:pPrChange>
      </w:pPr>
      <w:r w:rsidRPr="00BD4644">
        <w:rPr>
          <w:rFonts w:ascii="Courier New" w:hAnsi="Courier New" w:cs="Courier New"/>
          <w:color w:val="000000"/>
        </w:rPr>
        <w:t>class service {</w:t>
      </w:r>
    </w:p>
    <w:p w14:paraId="2D0FD8A9" w14:textId="77777777" w:rsidR="00B7283D" w:rsidRPr="00BD4644" w:rsidRDefault="00B7283D" w:rsidP="007F6828">
      <w:pPr>
        <w:spacing w:after="0" w:line="240" w:lineRule="auto"/>
        <w:rPr>
          <w:rFonts w:ascii="Courier New" w:hAnsi="Courier New" w:cs="Courier New"/>
          <w:color w:val="000000"/>
        </w:rPr>
        <w:pPrChange w:id="563" w:author="RALAIVAO" w:date="2018-02-21T20:59:00Z">
          <w:pPr>
            <w:spacing w:line="240" w:lineRule="auto"/>
          </w:pPr>
        </w:pPrChange>
      </w:pPr>
      <w:r w:rsidRPr="00BD4644">
        <w:rPr>
          <w:rFonts w:ascii="Courier New" w:hAnsi="Courier New" w:cs="Courier New"/>
          <w:color w:val="000000"/>
        </w:rPr>
        <w:t xml:space="preserve">    private $id;</w:t>
      </w:r>
    </w:p>
    <w:p w14:paraId="53F78DA1" w14:textId="77777777" w:rsidR="00B7283D" w:rsidRPr="00BD4644" w:rsidRDefault="00B7283D" w:rsidP="007F6828">
      <w:pPr>
        <w:spacing w:after="0" w:line="240" w:lineRule="auto"/>
        <w:rPr>
          <w:rFonts w:ascii="Courier New" w:hAnsi="Courier New" w:cs="Courier New"/>
          <w:color w:val="000000"/>
        </w:rPr>
        <w:pPrChange w:id="564" w:author="RALAIVAO" w:date="2018-02-21T20:59:00Z">
          <w:pPr>
            <w:spacing w:line="240" w:lineRule="auto"/>
          </w:pPr>
        </w:pPrChange>
      </w:pPr>
      <w:r w:rsidRPr="00BD4644">
        <w:rPr>
          <w:rFonts w:ascii="Courier New" w:hAnsi="Courier New" w:cs="Courier New"/>
          <w:color w:val="000000"/>
        </w:rPr>
        <w:t xml:space="preserve">    private $codeService;</w:t>
      </w:r>
    </w:p>
    <w:p w14:paraId="5B014934" w14:textId="77777777" w:rsidR="00B7283D" w:rsidRPr="00BD4644" w:rsidRDefault="00B7283D" w:rsidP="007F6828">
      <w:pPr>
        <w:spacing w:after="0" w:line="240" w:lineRule="auto"/>
        <w:rPr>
          <w:rFonts w:ascii="Courier New" w:hAnsi="Courier New" w:cs="Courier New"/>
          <w:color w:val="000000"/>
        </w:rPr>
        <w:pPrChange w:id="565" w:author="RALAIVAO" w:date="2018-02-21T20:59:00Z">
          <w:pPr>
            <w:spacing w:line="240" w:lineRule="auto"/>
          </w:pPr>
        </w:pPrChange>
      </w:pPr>
      <w:r w:rsidRPr="00BD4644">
        <w:rPr>
          <w:rFonts w:ascii="Courier New" w:hAnsi="Courier New" w:cs="Courier New"/>
          <w:color w:val="000000"/>
        </w:rPr>
        <w:t xml:space="preserve">    private $nomService;</w:t>
      </w:r>
    </w:p>
    <w:p w14:paraId="5B62496C" w14:textId="77777777" w:rsidR="00B7283D" w:rsidRPr="00BD4644" w:rsidRDefault="00B7283D" w:rsidP="007F6828">
      <w:pPr>
        <w:spacing w:after="0" w:line="240" w:lineRule="auto"/>
        <w:rPr>
          <w:rFonts w:ascii="Courier New" w:hAnsi="Courier New" w:cs="Courier New"/>
          <w:color w:val="000000"/>
        </w:rPr>
        <w:pPrChange w:id="566" w:author="RALAIVAO" w:date="2018-02-21T20:59:00Z">
          <w:pPr>
            <w:spacing w:line="240" w:lineRule="auto"/>
          </w:pPr>
        </w:pPrChange>
      </w:pPr>
      <w:r w:rsidRPr="00BD4644">
        <w:rPr>
          <w:rFonts w:ascii="Courier New" w:hAnsi="Courier New" w:cs="Courier New"/>
          <w:color w:val="000000"/>
        </w:rPr>
        <w:t xml:space="preserve">    private $employes;</w:t>
      </w:r>
    </w:p>
    <w:p w14:paraId="64A7A5E6" w14:textId="77777777" w:rsidR="00B7283D" w:rsidRPr="00BD4644" w:rsidRDefault="00B7283D" w:rsidP="007F6828">
      <w:pPr>
        <w:spacing w:after="0" w:line="240" w:lineRule="auto"/>
        <w:rPr>
          <w:rFonts w:ascii="Courier New" w:hAnsi="Courier New" w:cs="Courier New"/>
          <w:color w:val="000000"/>
        </w:rPr>
        <w:pPrChange w:id="567" w:author="RALAIVAO" w:date="2018-02-21T20:59:00Z">
          <w:pPr>
            <w:spacing w:line="240" w:lineRule="auto"/>
          </w:pPr>
        </w:pPrChange>
      </w:pPr>
      <w:r w:rsidRPr="00BD4644">
        <w:rPr>
          <w:rFonts w:ascii="Courier New" w:hAnsi="Courier New" w:cs="Courier New"/>
          <w:color w:val="000000"/>
        </w:rPr>
        <w:t xml:space="preserve">     /**</w:t>
      </w:r>
    </w:p>
    <w:p w14:paraId="0E945774" w14:textId="77777777" w:rsidR="00B7283D" w:rsidRPr="00BD4644" w:rsidRDefault="00B7283D" w:rsidP="007F6828">
      <w:pPr>
        <w:spacing w:after="0" w:line="240" w:lineRule="auto"/>
        <w:rPr>
          <w:rFonts w:ascii="Courier New" w:hAnsi="Courier New" w:cs="Courier New"/>
          <w:color w:val="000000"/>
        </w:rPr>
        <w:pPrChange w:id="568" w:author="RALAIVAO" w:date="2018-02-21T20:59:00Z">
          <w:pPr>
            <w:spacing w:line="240" w:lineRule="auto"/>
          </w:pPr>
        </w:pPrChange>
      </w:pPr>
      <w:r w:rsidRPr="00BD4644">
        <w:rPr>
          <w:rFonts w:ascii="Courier New" w:hAnsi="Courier New" w:cs="Courier New"/>
          <w:color w:val="000000"/>
        </w:rPr>
        <w:t xml:space="preserve">     * </w:t>
      </w:r>
      <w:r w:rsidR="00F716A1" w:rsidRPr="00BD4644">
        <w:rPr>
          <w:rFonts w:ascii="Courier New" w:hAnsi="Courier New" w:cs="Courier New"/>
          <w:color w:val="000000"/>
        </w:rPr>
        <w:t xml:space="preserve">           </w:t>
      </w:r>
      <w:r w:rsidRPr="00BD4644">
        <w:rPr>
          <w:rFonts w:ascii="Courier New" w:hAnsi="Courier New" w:cs="Courier New"/>
          <w:color w:val="000000"/>
        </w:rPr>
        <w:t>@ORM\ManyToOne(targetEntity="\AppBundle\Entity\employe",inversedBy="services")</w:t>
      </w:r>
    </w:p>
    <w:p w14:paraId="6BEBAA05" w14:textId="77777777" w:rsidR="00B7283D" w:rsidRPr="00BD4644" w:rsidRDefault="00B7283D" w:rsidP="007F6828">
      <w:pPr>
        <w:spacing w:after="0" w:line="240" w:lineRule="auto"/>
        <w:rPr>
          <w:rFonts w:ascii="Courier New" w:hAnsi="Courier New" w:cs="Courier New"/>
          <w:color w:val="000000"/>
        </w:rPr>
        <w:pPrChange w:id="569" w:author="RALAIVAO" w:date="2018-02-21T20:59:00Z">
          <w:pPr>
            <w:spacing w:line="240" w:lineRule="auto"/>
          </w:pPr>
        </w:pPrChange>
      </w:pPr>
      <w:r w:rsidRPr="00BD4644">
        <w:rPr>
          <w:rFonts w:ascii="Courier New" w:hAnsi="Courier New" w:cs="Courier New"/>
          <w:color w:val="000000"/>
        </w:rPr>
        <w:t xml:space="preserve">     * @ORM\JoinColumn(name="responsable_id", referencedColumnName="id")</w:t>
      </w:r>
    </w:p>
    <w:p w14:paraId="4AE67A73" w14:textId="77777777" w:rsidR="00B7283D" w:rsidRPr="00BD4644" w:rsidRDefault="00B7283D" w:rsidP="007F6828">
      <w:pPr>
        <w:spacing w:after="0" w:line="240" w:lineRule="auto"/>
        <w:rPr>
          <w:rFonts w:ascii="Courier New" w:hAnsi="Courier New" w:cs="Courier New"/>
          <w:color w:val="000000"/>
        </w:rPr>
        <w:pPrChange w:id="570" w:author="RALAIVAO" w:date="2018-02-21T20:59:00Z">
          <w:pPr>
            <w:spacing w:line="240" w:lineRule="auto"/>
          </w:pPr>
        </w:pPrChange>
      </w:pPr>
      <w:r w:rsidRPr="00BD4644">
        <w:rPr>
          <w:rFonts w:ascii="Courier New" w:hAnsi="Courier New" w:cs="Courier New"/>
          <w:color w:val="000000"/>
        </w:rPr>
        <w:t xml:space="preserve">     */</w:t>
      </w:r>
    </w:p>
    <w:p w14:paraId="06F478B4" w14:textId="77777777" w:rsidR="00B7283D" w:rsidRPr="00BD4644" w:rsidRDefault="00B7283D" w:rsidP="007F6828">
      <w:pPr>
        <w:spacing w:after="0" w:line="240" w:lineRule="auto"/>
        <w:rPr>
          <w:rFonts w:ascii="Courier New" w:hAnsi="Courier New" w:cs="Courier New"/>
          <w:color w:val="000000"/>
        </w:rPr>
        <w:pPrChange w:id="571" w:author="RALAIVAO" w:date="2018-02-21T20:59:00Z">
          <w:pPr>
            <w:spacing w:line="240" w:lineRule="auto"/>
          </w:pPr>
        </w:pPrChange>
      </w:pPr>
      <w:r w:rsidRPr="00BD4644">
        <w:rPr>
          <w:rFonts w:ascii="Courier New" w:hAnsi="Courier New" w:cs="Courier New"/>
          <w:color w:val="000000"/>
        </w:rPr>
        <w:t xml:space="preserve">    private $responsable;</w:t>
      </w:r>
    </w:p>
    <w:p w14:paraId="6BC74C95" w14:textId="77777777" w:rsidR="00B7283D" w:rsidRPr="00BD4644" w:rsidRDefault="00B7283D" w:rsidP="007F6828">
      <w:pPr>
        <w:spacing w:after="0" w:line="240" w:lineRule="auto"/>
        <w:rPr>
          <w:rFonts w:ascii="Courier New" w:hAnsi="Courier New" w:cs="Courier New"/>
          <w:color w:val="000000"/>
        </w:rPr>
        <w:pPrChange w:id="572" w:author="RALAIVAO" w:date="2018-02-21T20:59:00Z">
          <w:pPr>
            <w:spacing w:line="240" w:lineRule="auto"/>
          </w:pPr>
        </w:pPrChange>
      </w:pPr>
      <w:r w:rsidRPr="00BD4644">
        <w:rPr>
          <w:rFonts w:ascii="Courier New" w:hAnsi="Courier New" w:cs="Courier New"/>
          <w:color w:val="000000"/>
        </w:rPr>
        <w:t xml:space="preserve">    public function getId() {</w:t>
      </w:r>
    </w:p>
    <w:p w14:paraId="57D1DD00" w14:textId="77777777" w:rsidR="00B7283D" w:rsidRPr="00BD4644" w:rsidRDefault="00B7283D" w:rsidP="007F6828">
      <w:pPr>
        <w:spacing w:after="0" w:line="240" w:lineRule="auto"/>
        <w:rPr>
          <w:rFonts w:ascii="Courier New" w:hAnsi="Courier New" w:cs="Courier New"/>
          <w:color w:val="000000"/>
        </w:rPr>
        <w:pPrChange w:id="573" w:author="RALAIVAO" w:date="2018-02-21T20:59:00Z">
          <w:pPr>
            <w:spacing w:line="240" w:lineRule="auto"/>
          </w:pPr>
        </w:pPrChange>
      </w:pPr>
      <w:r w:rsidRPr="00BD4644">
        <w:rPr>
          <w:rFonts w:ascii="Courier New" w:hAnsi="Courier New" w:cs="Courier New"/>
          <w:color w:val="000000"/>
        </w:rPr>
        <w:t xml:space="preserve">        return $this-&gt;id;</w:t>
      </w:r>
    </w:p>
    <w:p w14:paraId="29181FFE" w14:textId="77777777" w:rsidR="00B7283D" w:rsidRPr="00BD4644" w:rsidRDefault="00B7283D" w:rsidP="007F6828">
      <w:pPr>
        <w:spacing w:after="0" w:line="240" w:lineRule="auto"/>
        <w:rPr>
          <w:rFonts w:ascii="Courier New" w:hAnsi="Courier New" w:cs="Courier New"/>
          <w:color w:val="000000"/>
        </w:rPr>
        <w:pPrChange w:id="574" w:author="RALAIVAO" w:date="2018-02-21T20:59:00Z">
          <w:pPr>
            <w:spacing w:line="240" w:lineRule="auto"/>
          </w:pPr>
        </w:pPrChange>
      </w:pPr>
      <w:r w:rsidRPr="00BD4644">
        <w:rPr>
          <w:rFonts w:ascii="Courier New" w:hAnsi="Courier New" w:cs="Courier New"/>
          <w:color w:val="000000"/>
        </w:rPr>
        <w:t xml:space="preserve">    }</w:t>
      </w:r>
    </w:p>
    <w:p w14:paraId="1D9028B2" w14:textId="77777777" w:rsidR="00B7283D" w:rsidRPr="00BD4644" w:rsidRDefault="00B7283D" w:rsidP="007F6828">
      <w:pPr>
        <w:spacing w:after="0" w:line="240" w:lineRule="auto"/>
        <w:rPr>
          <w:rFonts w:ascii="Courier New" w:hAnsi="Courier New" w:cs="Courier New"/>
          <w:color w:val="000000"/>
        </w:rPr>
        <w:pPrChange w:id="575" w:author="RALAIVAO" w:date="2018-02-21T20:59:00Z">
          <w:pPr>
            <w:spacing w:line="240" w:lineRule="auto"/>
          </w:pPr>
        </w:pPrChange>
      </w:pPr>
      <w:r w:rsidRPr="00BD4644">
        <w:rPr>
          <w:rFonts w:ascii="Courier New" w:hAnsi="Courier New" w:cs="Courier New"/>
          <w:color w:val="000000"/>
        </w:rPr>
        <w:t xml:space="preserve">    public function setCodeService($codeService) {</w:t>
      </w:r>
    </w:p>
    <w:p w14:paraId="3E75EAD6" w14:textId="77777777" w:rsidR="00B7283D" w:rsidRPr="00BD4644" w:rsidRDefault="00B7283D" w:rsidP="007F6828">
      <w:pPr>
        <w:spacing w:after="0" w:line="240" w:lineRule="auto"/>
        <w:rPr>
          <w:rFonts w:ascii="Courier New" w:hAnsi="Courier New" w:cs="Courier New"/>
          <w:color w:val="000000"/>
        </w:rPr>
        <w:pPrChange w:id="576" w:author="RALAIVAO" w:date="2018-02-21T20:59:00Z">
          <w:pPr>
            <w:spacing w:line="240" w:lineRule="auto"/>
          </w:pPr>
        </w:pPrChange>
      </w:pPr>
      <w:r w:rsidRPr="00BD4644">
        <w:rPr>
          <w:rFonts w:ascii="Courier New" w:hAnsi="Courier New" w:cs="Courier New"/>
          <w:color w:val="000000"/>
        </w:rPr>
        <w:t xml:space="preserve">        $this-&gt;codeService = $codeService;</w:t>
      </w:r>
    </w:p>
    <w:p w14:paraId="4CBEFA18" w14:textId="77777777" w:rsidR="00B7283D" w:rsidRPr="00BD4644" w:rsidRDefault="00B7283D" w:rsidP="007F6828">
      <w:pPr>
        <w:spacing w:after="0" w:line="240" w:lineRule="auto"/>
        <w:rPr>
          <w:rFonts w:ascii="Courier New" w:hAnsi="Courier New" w:cs="Courier New"/>
          <w:color w:val="000000"/>
        </w:rPr>
        <w:pPrChange w:id="577" w:author="RALAIVAO" w:date="2018-02-21T20:59:00Z">
          <w:pPr>
            <w:spacing w:line="240" w:lineRule="auto"/>
          </w:pPr>
        </w:pPrChange>
      </w:pPr>
      <w:r w:rsidRPr="00BD4644">
        <w:rPr>
          <w:rFonts w:ascii="Courier New" w:hAnsi="Courier New" w:cs="Courier New"/>
          <w:color w:val="000000"/>
        </w:rPr>
        <w:t xml:space="preserve">        return $this;</w:t>
      </w:r>
    </w:p>
    <w:p w14:paraId="558D4934" w14:textId="77777777" w:rsidR="00B7283D" w:rsidRPr="00BD4644" w:rsidRDefault="00B7283D" w:rsidP="007F6828">
      <w:pPr>
        <w:spacing w:after="0" w:line="240" w:lineRule="auto"/>
        <w:rPr>
          <w:rFonts w:ascii="Courier New" w:hAnsi="Courier New" w:cs="Courier New"/>
          <w:color w:val="000000"/>
        </w:rPr>
        <w:pPrChange w:id="578" w:author="RALAIVAO" w:date="2018-02-21T20:59:00Z">
          <w:pPr>
            <w:spacing w:line="240" w:lineRule="auto"/>
          </w:pPr>
        </w:pPrChange>
      </w:pPr>
      <w:r w:rsidRPr="00BD4644">
        <w:rPr>
          <w:rFonts w:ascii="Courier New" w:hAnsi="Courier New" w:cs="Courier New"/>
          <w:color w:val="000000"/>
        </w:rPr>
        <w:t xml:space="preserve">    }</w:t>
      </w:r>
    </w:p>
    <w:p w14:paraId="283E2B9B" w14:textId="77777777" w:rsidR="00B7283D" w:rsidRPr="00BD4644" w:rsidRDefault="00B7283D" w:rsidP="007F6828">
      <w:pPr>
        <w:spacing w:after="0" w:line="240" w:lineRule="auto"/>
        <w:rPr>
          <w:rFonts w:ascii="Courier New" w:hAnsi="Courier New" w:cs="Courier New"/>
          <w:color w:val="000000"/>
        </w:rPr>
        <w:pPrChange w:id="579" w:author="RALAIVAO" w:date="2018-02-21T20:59:00Z">
          <w:pPr>
            <w:spacing w:line="240" w:lineRule="auto"/>
          </w:pPr>
        </w:pPrChange>
      </w:pPr>
      <w:r w:rsidRPr="00BD4644">
        <w:rPr>
          <w:rFonts w:ascii="Courier New" w:hAnsi="Courier New" w:cs="Courier New"/>
          <w:color w:val="000000"/>
        </w:rPr>
        <w:t xml:space="preserve">    public function getCodeService() {</w:t>
      </w:r>
    </w:p>
    <w:p w14:paraId="741B995F" w14:textId="77777777" w:rsidR="00B7283D" w:rsidRPr="00BD4644" w:rsidRDefault="00B7283D" w:rsidP="007F6828">
      <w:pPr>
        <w:spacing w:after="0" w:line="240" w:lineRule="auto"/>
        <w:rPr>
          <w:rFonts w:ascii="Courier New" w:hAnsi="Courier New" w:cs="Courier New"/>
          <w:color w:val="000000"/>
        </w:rPr>
        <w:pPrChange w:id="580" w:author="RALAIVAO" w:date="2018-02-21T20:59:00Z">
          <w:pPr>
            <w:spacing w:line="240" w:lineRule="auto"/>
          </w:pPr>
        </w:pPrChange>
      </w:pPr>
      <w:r w:rsidRPr="00BD4644">
        <w:rPr>
          <w:rFonts w:ascii="Courier New" w:hAnsi="Courier New" w:cs="Courier New"/>
          <w:color w:val="000000"/>
        </w:rPr>
        <w:t xml:space="preserve">        return $this-&gt;codeService;</w:t>
      </w:r>
    </w:p>
    <w:p w14:paraId="61D7B6F7" w14:textId="77777777" w:rsidR="00B7283D" w:rsidRPr="00BD4644" w:rsidRDefault="00B7283D" w:rsidP="007F6828">
      <w:pPr>
        <w:spacing w:after="0" w:line="240" w:lineRule="auto"/>
        <w:rPr>
          <w:rFonts w:ascii="Courier New" w:hAnsi="Courier New" w:cs="Courier New"/>
          <w:color w:val="000000"/>
        </w:rPr>
        <w:pPrChange w:id="581" w:author="RALAIVAO" w:date="2018-02-21T20:59:00Z">
          <w:pPr>
            <w:spacing w:line="240" w:lineRule="auto"/>
          </w:pPr>
        </w:pPrChange>
      </w:pPr>
      <w:r w:rsidRPr="00BD4644">
        <w:rPr>
          <w:rFonts w:ascii="Courier New" w:hAnsi="Courier New" w:cs="Courier New"/>
          <w:color w:val="000000"/>
        </w:rPr>
        <w:t xml:space="preserve">    }</w:t>
      </w:r>
    </w:p>
    <w:p w14:paraId="2B92F979" w14:textId="77777777" w:rsidR="00B7283D" w:rsidRPr="00BD4644" w:rsidRDefault="00B7283D" w:rsidP="007F6828">
      <w:pPr>
        <w:spacing w:after="0" w:line="240" w:lineRule="auto"/>
        <w:rPr>
          <w:rFonts w:ascii="Courier New" w:hAnsi="Courier New" w:cs="Courier New"/>
          <w:color w:val="000000"/>
        </w:rPr>
        <w:pPrChange w:id="582" w:author="RALAIVAO" w:date="2018-02-21T20:59:00Z">
          <w:pPr>
            <w:spacing w:line="240" w:lineRule="auto"/>
          </w:pPr>
        </w:pPrChange>
      </w:pPr>
      <w:r w:rsidRPr="00BD4644">
        <w:rPr>
          <w:rFonts w:ascii="Courier New" w:hAnsi="Courier New" w:cs="Courier New"/>
          <w:color w:val="000000"/>
        </w:rPr>
        <w:t xml:space="preserve">    public function setNomService($nomService) {</w:t>
      </w:r>
    </w:p>
    <w:p w14:paraId="40796555" w14:textId="77777777" w:rsidR="00B7283D" w:rsidRPr="00BD4644" w:rsidRDefault="00B7283D" w:rsidP="007F6828">
      <w:pPr>
        <w:spacing w:after="0" w:line="240" w:lineRule="auto"/>
        <w:rPr>
          <w:rFonts w:ascii="Courier New" w:hAnsi="Courier New" w:cs="Courier New"/>
          <w:color w:val="000000"/>
        </w:rPr>
        <w:pPrChange w:id="583" w:author="RALAIVAO" w:date="2018-02-21T20:59:00Z">
          <w:pPr>
            <w:spacing w:line="240" w:lineRule="auto"/>
          </w:pPr>
        </w:pPrChange>
      </w:pPr>
      <w:r w:rsidRPr="00BD4644">
        <w:rPr>
          <w:rFonts w:ascii="Courier New" w:hAnsi="Courier New" w:cs="Courier New"/>
          <w:color w:val="000000"/>
        </w:rPr>
        <w:t xml:space="preserve">        $this-&gt;nomService = $nomService;</w:t>
      </w:r>
    </w:p>
    <w:p w14:paraId="0C314792" w14:textId="77777777" w:rsidR="00B7283D" w:rsidRPr="00BD4644" w:rsidRDefault="00B7283D" w:rsidP="007F6828">
      <w:pPr>
        <w:spacing w:after="0" w:line="240" w:lineRule="auto"/>
        <w:rPr>
          <w:rFonts w:ascii="Courier New" w:hAnsi="Courier New" w:cs="Courier New"/>
          <w:color w:val="000000"/>
        </w:rPr>
        <w:pPrChange w:id="584" w:author="RALAIVAO" w:date="2018-02-21T20:59:00Z">
          <w:pPr>
            <w:spacing w:line="240" w:lineRule="auto"/>
          </w:pPr>
        </w:pPrChange>
      </w:pPr>
      <w:r w:rsidRPr="00BD4644">
        <w:rPr>
          <w:rFonts w:ascii="Courier New" w:hAnsi="Courier New" w:cs="Courier New"/>
          <w:color w:val="000000"/>
        </w:rPr>
        <w:t xml:space="preserve">        return $this;</w:t>
      </w:r>
    </w:p>
    <w:p w14:paraId="59936FC6" w14:textId="77777777" w:rsidR="00B7283D" w:rsidRPr="00BD4644" w:rsidRDefault="00B7283D" w:rsidP="007F6828">
      <w:pPr>
        <w:spacing w:after="0" w:line="240" w:lineRule="auto"/>
        <w:rPr>
          <w:rFonts w:ascii="Courier New" w:hAnsi="Courier New" w:cs="Courier New"/>
          <w:color w:val="000000"/>
        </w:rPr>
        <w:pPrChange w:id="585" w:author="RALAIVAO" w:date="2018-02-21T20:59:00Z">
          <w:pPr>
            <w:spacing w:line="240" w:lineRule="auto"/>
          </w:pPr>
        </w:pPrChange>
      </w:pPr>
      <w:r w:rsidRPr="00BD4644">
        <w:rPr>
          <w:rFonts w:ascii="Courier New" w:hAnsi="Courier New" w:cs="Courier New"/>
          <w:color w:val="000000"/>
        </w:rPr>
        <w:t xml:space="preserve">    }</w:t>
      </w:r>
    </w:p>
    <w:p w14:paraId="0833E091" w14:textId="77777777" w:rsidR="00B7283D" w:rsidRPr="00BD4644" w:rsidRDefault="00B7283D" w:rsidP="007F6828">
      <w:pPr>
        <w:spacing w:after="0" w:line="240" w:lineRule="auto"/>
        <w:rPr>
          <w:rFonts w:ascii="Courier New" w:hAnsi="Courier New" w:cs="Courier New"/>
          <w:color w:val="000000"/>
        </w:rPr>
        <w:pPrChange w:id="586" w:author="RALAIVAO" w:date="2018-02-21T20:59:00Z">
          <w:pPr>
            <w:spacing w:line="240" w:lineRule="auto"/>
          </w:pPr>
        </w:pPrChange>
      </w:pPr>
      <w:r w:rsidRPr="00BD4644">
        <w:rPr>
          <w:rFonts w:ascii="Courier New" w:hAnsi="Courier New" w:cs="Courier New"/>
          <w:color w:val="000000"/>
        </w:rPr>
        <w:t xml:space="preserve">    public function getNomService() {</w:t>
      </w:r>
    </w:p>
    <w:p w14:paraId="493AC1CA" w14:textId="77777777" w:rsidR="00B7283D" w:rsidRPr="00BD4644" w:rsidRDefault="00B7283D" w:rsidP="007F6828">
      <w:pPr>
        <w:spacing w:after="0" w:line="240" w:lineRule="auto"/>
        <w:rPr>
          <w:rFonts w:ascii="Courier New" w:hAnsi="Courier New" w:cs="Courier New"/>
          <w:color w:val="000000"/>
        </w:rPr>
        <w:pPrChange w:id="587" w:author="RALAIVAO" w:date="2018-02-21T20:59:00Z">
          <w:pPr>
            <w:spacing w:line="240" w:lineRule="auto"/>
          </w:pPr>
        </w:pPrChange>
      </w:pPr>
      <w:r w:rsidRPr="00BD4644">
        <w:rPr>
          <w:rFonts w:ascii="Courier New" w:hAnsi="Courier New" w:cs="Courier New"/>
          <w:color w:val="000000"/>
        </w:rPr>
        <w:t xml:space="preserve">        return $this-&gt;nomService;</w:t>
      </w:r>
    </w:p>
    <w:p w14:paraId="6E29352D" w14:textId="77777777" w:rsidR="00B7283D" w:rsidRPr="00BD4644" w:rsidRDefault="00B7283D" w:rsidP="007F6828">
      <w:pPr>
        <w:spacing w:after="0" w:line="240" w:lineRule="auto"/>
        <w:rPr>
          <w:rFonts w:ascii="Courier New" w:hAnsi="Courier New" w:cs="Courier New"/>
          <w:color w:val="000000"/>
        </w:rPr>
        <w:pPrChange w:id="588" w:author="RALAIVAO" w:date="2018-02-21T20:59:00Z">
          <w:pPr>
            <w:spacing w:line="240" w:lineRule="auto"/>
          </w:pPr>
        </w:pPrChange>
      </w:pPr>
      <w:r w:rsidRPr="00BD4644">
        <w:rPr>
          <w:rFonts w:ascii="Courier New" w:hAnsi="Courier New" w:cs="Courier New"/>
          <w:color w:val="000000"/>
        </w:rPr>
        <w:t xml:space="preserve">    }</w:t>
      </w:r>
    </w:p>
    <w:p w14:paraId="3DE9F489" w14:textId="77777777" w:rsidR="00B7283D" w:rsidRPr="00BD4644" w:rsidRDefault="00B7283D" w:rsidP="007F6828">
      <w:pPr>
        <w:spacing w:after="0" w:line="240" w:lineRule="auto"/>
        <w:rPr>
          <w:rFonts w:ascii="Courier New" w:hAnsi="Courier New" w:cs="Courier New"/>
          <w:color w:val="000000"/>
        </w:rPr>
        <w:pPrChange w:id="589" w:author="RALAIVAO" w:date="2018-02-21T20:59:00Z">
          <w:pPr>
            <w:spacing w:line="240" w:lineRule="auto"/>
          </w:pPr>
        </w:pPrChange>
      </w:pPr>
      <w:r w:rsidRPr="00BD4644">
        <w:rPr>
          <w:rFonts w:ascii="Courier New" w:hAnsi="Courier New" w:cs="Courier New"/>
          <w:color w:val="000000"/>
        </w:rPr>
        <w:t xml:space="preserve">    public function __construct()</w:t>
      </w:r>
    </w:p>
    <w:p w14:paraId="535708E8" w14:textId="77777777" w:rsidR="00B7283D" w:rsidRPr="00BD4644" w:rsidRDefault="00B7283D" w:rsidP="007F6828">
      <w:pPr>
        <w:spacing w:after="0" w:line="240" w:lineRule="auto"/>
        <w:rPr>
          <w:rFonts w:ascii="Courier New" w:hAnsi="Courier New" w:cs="Courier New"/>
          <w:color w:val="000000"/>
        </w:rPr>
        <w:pPrChange w:id="590" w:author="RALAIVAO" w:date="2018-02-21T20:59:00Z">
          <w:pPr>
            <w:spacing w:line="240" w:lineRule="auto"/>
          </w:pPr>
        </w:pPrChange>
      </w:pPr>
      <w:r w:rsidRPr="00BD4644">
        <w:rPr>
          <w:rFonts w:ascii="Courier New" w:hAnsi="Courier New" w:cs="Courier New"/>
          <w:color w:val="000000"/>
        </w:rPr>
        <w:t xml:space="preserve">    {</w:t>
      </w:r>
    </w:p>
    <w:p w14:paraId="4CFD7DA7" w14:textId="77777777" w:rsidR="00B7283D" w:rsidRPr="00BD4644" w:rsidRDefault="00B7283D" w:rsidP="007F6828">
      <w:pPr>
        <w:spacing w:after="0" w:line="240" w:lineRule="auto"/>
        <w:rPr>
          <w:rFonts w:ascii="Courier New" w:hAnsi="Courier New" w:cs="Courier New"/>
          <w:color w:val="000000"/>
        </w:rPr>
        <w:pPrChange w:id="591" w:author="RALAIVAO" w:date="2018-02-21T20:59:00Z">
          <w:pPr>
            <w:spacing w:line="240" w:lineRule="auto"/>
          </w:pPr>
        </w:pPrChange>
      </w:pPr>
      <w:r w:rsidRPr="00BD4644">
        <w:rPr>
          <w:rFonts w:ascii="Courier New" w:hAnsi="Courier New" w:cs="Courier New"/>
          <w:color w:val="000000"/>
        </w:rPr>
        <w:t xml:space="preserve">        </w:t>
      </w:r>
      <w:r w:rsidR="00BD4644">
        <w:rPr>
          <w:rFonts w:ascii="Courier New" w:hAnsi="Courier New" w:cs="Courier New"/>
          <w:color w:val="000000"/>
        </w:rPr>
        <w:t xml:space="preserve">$this-&gt;employes = new </w:t>
      </w:r>
      <w:r w:rsidR="00BD4644" w:rsidRPr="00BD4644">
        <w:rPr>
          <w:rFonts w:ascii="Courier New" w:hAnsi="Courier New" w:cs="Courier New"/>
          <w:color w:val="000000"/>
        </w:rPr>
        <w:t>\Doctrine\Common\Collections\ArrayCollection();</w:t>
      </w:r>
    </w:p>
    <w:p w14:paraId="33CA538C" w14:textId="77777777" w:rsidR="00B7283D" w:rsidRPr="00BD4644" w:rsidRDefault="00B7283D" w:rsidP="007F6828">
      <w:pPr>
        <w:spacing w:after="0" w:line="240" w:lineRule="auto"/>
        <w:rPr>
          <w:rFonts w:ascii="Courier New" w:hAnsi="Courier New" w:cs="Courier New"/>
          <w:color w:val="000000"/>
        </w:rPr>
        <w:pPrChange w:id="592" w:author="RALAIVAO" w:date="2018-02-21T20:59:00Z">
          <w:pPr>
            <w:spacing w:line="240" w:lineRule="auto"/>
          </w:pPr>
        </w:pPrChange>
      </w:pPr>
      <w:r w:rsidRPr="00BD4644">
        <w:rPr>
          <w:rFonts w:ascii="Courier New" w:hAnsi="Courier New" w:cs="Courier New"/>
          <w:color w:val="000000"/>
        </w:rPr>
        <w:t xml:space="preserve">    }</w:t>
      </w:r>
    </w:p>
    <w:p w14:paraId="73F40091" w14:textId="77777777" w:rsidR="00B7283D" w:rsidRPr="00BD4644" w:rsidRDefault="00B7283D" w:rsidP="007F6828">
      <w:pPr>
        <w:spacing w:after="0" w:line="240" w:lineRule="auto"/>
        <w:rPr>
          <w:rFonts w:ascii="Courier New" w:hAnsi="Courier New" w:cs="Courier New"/>
          <w:color w:val="000000"/>
        </w:rPr>
        <w:pPrChange w:id="593" w:author="RALAIVAO" w:date="2018-02-21T20:59:00Z">
          <w:pPr>
            <w:spacing w:line="240" w:lineRule="auto"/>
          </w:pPr>
        </w:pPrChange>
      </w:pPr>
      <w:r w:rsidRPr="00BD4644">
        <w:rPr>
          <w:rFonts w:ascii="Courier New" w:hAnsi="Courier New" w:cs="Courier New"/>
          <w:color w:val="000000"/>
        </w:rPr>
        <w:t xml:space="preserve">    public function addEmploye(\AppBundle\Entity\employe $employe)</w:t>
      </w:r>
    </w:p>
    <w:p w14:paraId="72C6AB4A" w14:textId="77777777" w:rsidR="0059758A" w:rsidRPr="00BD4644" w:rsidRDefault="0059758A" w:rsidP="007F6828">
      <w:pPr>
        <w:spacing w:after="0" w:line="240" w:lineRule="auto"/>
        <w:rPr>
          <w:rFonts w:ascii="Courier New" w:hAnsi="Courier New" w:cs="Courier New"/>
          <w:color w:val="000000"/>
        </w:rPr>
        <w:pPrChange w:id="594" w:author="RALAIVAO" w:date="2018-02-21T20:59:00Z">
          <w:pPr>
            <w:spacing w:line="240" w:lineRule="auto"/>
          </w:pPr>
        </w:pPrChange>
      </w:pPr>
      <w:r w:rsidRPr="00BD4644">
        <w:rPr>
          <w:rFonts w:ascii="Courier New" w:hAnsi="Courier New" w:cs="Courier New"/>
          <w:color w:val="000000"/>
        </w:rPr>
        <w:lastRenderedPageBreak/>
        <w:t xml:space="preserve">    {</w:t>
      </w:r>
      <w:r w:rsidR="00B7283D" w:rsidRPr="00BD4644">
        <w:rPr>
          <w:rFonts w:ascii="Courier New" w:hAnsi="Courier New" w:cs="Courier New"/>
          <w:color w:val="000000"/>
        </w:rPr>
        <w:t xml:space="preserve"> </w:t>
      </w:r>
    </w:p>
    <w:p w14:paraId="4AA63662" w14:textId="77777777" w:rsidR="00B7283D" w:rsidRPr="00BD4644" w:rsidRDefault="0059758A" w:rsidP="007F6828">
      <w:pPr>
        <w:spacing w:after="0" w:line="240" w:lineRule="auto"/>
        <w:rPr>
          <w:rFonts w:ascii="Courier New" w:hAnsi="Courier New" w:cs="Courier New"/>
          <w:color w:val="000000"/>
        </w:rPr>
        <w:pPrChange w:id="595" w:author="RALAIVAO" w:date="2018-02-21T20:59:00Z">
          <w:pPr>
            <w:spacing w:line="240" w:lineRule="auto"/>
          </w:pPr>
        </w:pPrChange>
      </w:pPr>
      <w:r w:rsidRPr="00BD4644">
        <w:rPr>
          <w:rFonts w:ascii="Courier New" w:hAnsi="Courier New" w:cs="Courier New"/>
          <w:color w:val="000000"/>
        </w:rPr>
        <w:tab/>
      </w:r>
      <w:r w:rsidR="00B7283D" w:rsidRPr="00BD4644">
        <w:rPr>
          <w:rFonts w:ascii="Courier New" w:hAnsi="Courier New" w:cs="Courier New"/>
          <w:color w:val="000000"/>
        </w:rPr>
        <w:t>$this-&gt;employes[]</w:t>
      </w:r>
      <w:r w:rsidRPr="00BD4644">
        <w:rPr>
          <w:rFonts w:ascii="Courier New" w:hAnsi="Courier New" w:cs="Courier New"/>
          <w:color w:val="000000"/>
        </w:rPr>
        <w:t xml:space="preserve"> = $employe;</w:t>
      </w:r>
    </w:p>
    <w:p w14:paraId="65813B38" w14:textId="77777777" w:rsidR="0059758A" w:rsidRPr="00BD4644" w:rsidRDefault="0059758A" w:rsidP="007F6828">
      <w:pPr>
        <w:spacing w:after="0" w:line="240" w:lineRule="auto"/>
        <w:rPr>
          <w:rFonts w:ascii="Courier New" w:hAnsi="Courier New" w:cs="Courier New"/>
          <w:color w:val="000000"/>
        </w:rPr>
        <w:pPrChange w:id="596" w:author="RALAIVAO" w:date="2018-02-21T20:59:00Z">
          <w:pPr>
            <w:spacing w:line="240" w:lineRule="auto"/>
          </w:pPr>
        </w:pPrChange>
      </w:pPr>
      <w:r w:rsidRPr="00BD4644">
        <w:rPr>
          <w:rFonts w:ascii="Courier New" w:hAnsi="Courier New" w:cs="Courier New"/>
          <w:color w:val="000000"/>
        </w:rPr>
        <w:t xml:space="preserve">     return $this;</w:t>
      </w:r>
    </w:p>
    <w:p w14:paraId="29C9C995" w14:textId="77777777" w:rsidR="00B7283D" w:rsidRPr="00BD4644" w:rsidRDefault="00B7283D" w:rsidP="007F6828">
      <w:pPr>
        <w:spacing w:after="0" w:line="240" w:lineRule="auto"/>
        <w:rPr>
          <w:rFonts w:ascii="Courier New" w:hAnsi="Courier New" w:cs="Courier New"/>
          <w:color w:val="000000"/>
        </w:rPr>
        <w:pPrChange w:id="597" w:author="RALAIVAO" w:date="2018-02-21T20:59:00Z">
          <w:pPr>
            <w:spacing w:line="240" w:lineRule="auto"/>
          </w:pPr>
        </w:pPrChange>
      </w:pPr>
      <w:r w:rsidRPr="00BD4644">
        <w:rPr>
          <w:rFonts w:ascii="Courier New" w:hAnsi="Courier New" w:cs="Courier New"/>
          <w:color w:val="000000"/>
        </w:rPr>
        <w:t>}</w:t>
      </w:r>
    </w:p>
    <w:p w14:paraId="3D4724BB" w14:textId="77777777" w:rsidR="00B7283D" w:rsidRPr="00BD4644" w:rsidRDefault="00B7283D" w:rsidP="007F6828">
      <w:pPr>
        <w:spacing w:after="0" w:line="240" w:lineRule="auto"/>
        <w:rPr>
          <w:rFonts w:ascii="Courier New" w:hAnsi="Courier New" w:cs="Courier New"/>
          <w:color w:val="000000"/>
        </w:rPr>
        <w:pPrChange w:id="598" w:author="RALAIVAO" w:date="2018-02-21T20:59:00Z">
          <w:pPr>
            <w:spacing w:line="240" w:lineRule="auto"/>
          </w:pPr>
        </w:pPrChange>
      </w:pPr>
      <w:r w:rsidRPr="00BD4644">
        <w:rPr>
          <w:rFonts w:ascii="Courier New" w:hAnsi="Courier New" w:cs="Courier New"/>
          <w:color w:val="000000"/>
        </w:rPr>
        <w:t xml:space="preserve">    public function removeEmploye(\AppBundle\Entity\employe $employe)</w:t>
      </w:r>
    </w:p>
    <w:p w14:paraId="6D58FE56" w14:textId="77777777" w:rsidR="00B7283D" w:rsidRPr="00BD4644" w:rsidRDefault="00B7283D" w:rsidP="007F6828">
      <w:pPr>
        <w:spacing w:after="0" w:line="240" w:lineRule="auto"/>
        <w:rPr>
          <w:rFonts w:ascii="Courier New" w:hAnsi="Courier New" w:cs="Courier New"/>
          <w:color w:val="000000"/>
        </w:rPr>
        <w:pPrChange w:id="599" w:author="RALAIVAO" w:date="2018-02-21T20:59:00Z">
          <w:pPr>
            <w:spacing w:line="240" w:lineRule="auto"/>
          </w:pPr>
        </w:pPrChange>
      </w:pPr>
      <w:r w:rsidRPr="00BD4644">
        <w:rPr>
          <w:rFonts w:ascii="Courier New" w:hAnsi="Courier New" w:cs="Courier New"/>
          <w:color w:val="000000"/>
        </w:rPr>
        <w:t xml:space="preserve">    {</w:t>
      </w:r>
    </w:p>
    <w:p w14:paraId="0A22125F" w14:textId="77777777" w:rsidR="00B7283D" w:rsidRPr="00BD4644" w:rsidRDefault="00B7283D" w:rsidP="007F6828">
      <w:pPr>
        <w:spacing w:after="0" w:line="240" w:lineRule="auto"/>
        <w:rPr>
          <w:rFonts w:ascii="Courier New" w:hAnsi="Courier New" w:cs="Courier New"/>
          <w:color w:val="000000"/>
        </w:rPr>
        <w:pPrChange w:id="600" w:author="RALAIVAO" w:date="2018-02-21T20:59:00Z">
          <w:pPr>
            <w:spacing w:line="240" w:lineRule="auto"/>
          </w:pPr>
        </w:pPrChange>
      </w:pPr>
      <w:r w:rsidRPr="00BD4644">
        <w:rPr>
          <w:rFonts w:ascii="Courier New" w:hAnsi="Courier New" w:cs="Courier New"/>
          <w:color w:val="000000"/>
        </w:rPr>
        <w:t xml:space="preserve">        $this-&gt;employes-&gt;removeElement($employe);</w:t>
      </w:r>
    </w:p>
    <w:p w14:paraId="582773FE" w14:textId="77777777" w:rsidR="00B7283D" w:rsidRPr="00BD4644" w:rsidRDefault="00B7283D" w:rsidP="007F6828">
      <w:pPr>
        <w:spacing w:after="0" w:line="240" w:lineRule="auto"/>
        <w:rPr>
          <w:rFonts w:ascii="Courier New" w:hAnsi="Courier New" w:cs="Courier New"/>
          <w:color w:val="000000"/>
        </w:rPr>
        <w:pPrChange w:id="601" w:author="RALAIVAO" w:date="2018-02-21T20:59:00Z">
          <w:pPr>
            <w:spacing w:line="240" w:lineRule="auto"/>
          </w:pPr>
        </w:pPrChange>
      </w:pPr>
      <w:r w:rsidRPr="00BD4644">
        <w:rPr>
          <w:rFonts w:ascii="Courier New" w:hAnsi="Courier New" w:cs="Courier New"/>
          <w:color w:val="000000"/>
        </w:rPr>
        <w:t xml:space="preserve">    }</w:t>
      </w:r>
    </w:p>
    <w:p w14:paraId="7C99BAED" w14:textId="77777777" w:rsidR="00B7283D" w:rsidRPr="00BD4644" w:rsidRDefault="00B7283D" w:rsidP="007F6828">
      <w:pPr>
        <w:spacing w:after="0" w:line="240" w:lineRule="auto"/>
        <w:rPr>
          <w:rFonts w:ascii="Courier New" w:hAnsi="Courier New" w:cs="Courier New"/>
          <w:color w:val="000000"/>
        </w:rPr>
        <w:pPrChange w:id="602" w:author="RALAIVAO" w:date="2018-02-21T20:59:00Z">
          <w:pPr>
            <w:spacing w:line="240" w:lineRule="auto"/>
          </w:pPr>
        </w:pPrChange>
      </w:pPr>
      <w:r w:rsidRPr="00BD4644">
        <w:rPr>
          <w:rFonts w:ascii="Courier New" w:hAnsi="Courier New" w:cs="Courier New"/>
          <w:color w:val="000000"/>
        </w:rPr>
        <w:t xml:space="preserve">    public function getEmployes()</w:t>
      </w:r>
    </w:p>
    <w:p w14:paraId="30A50644" w14:textId="77777777" w:rsidR="00B7283D" w:rsidRPr="00BD4644" w:rsidRDefault="00B7283D" w:rsidP="007F6828">
      <w:pPr>
        <w:spacing w:after="0" w:line="240" w:lineRule="auto"/>
        <w:rPr>
          <w:rFonts w:ascii="Courier New" w:hAnsi="Courier New" w:cs="Courier New"/>
          <w:color w:val="000000"/>
        </w:rPr>
        <w:pPrChange w:id="603" w:author="RALAIVAO" w:date="2018-02-21T20:59:00Z">
          <w:pPr>
            <w:spacing w:line="240" w:lineRule="auto"/>
          </w:pPr>
        </w:pPrChange>
      </w:pPr>
      <w:r w:rsidRPr="00BD4644">
        <w:rPr>
          <w:rFonts w:ascii="Courier New" w:hAnsi="Courier New" w:cs="Courier New"/>
          <w:color w:val="000000"/>
        </w:rPr>
        <w:t xml:space="preserve">    {</w:t>
      </w:r>
    </w:p>
    <w:p w14:paraId="45EE3565" w14:textId="77777777" w:rsidR="00B7283D" w:rsidRPr="00BD4644" w:rsidRDefault="00B7283D" w:rsidP="007F6828">
      <w:pPr>
        <w:spacing w:after="0" w:line="240" w:lineRule="auto"/>
        <w:rPr>
          <w:rFonts w:ascii="Courier New" w:hAnsi="Courier New" w:cs="Courier New"/>
          <w:color w:val="000000"/>
        </w:rPr>
        <w:pPrChange w:id="604" w:author="RALAIVAO" w:date="2018-02-21T20:59:00Z">
          <w:pPr>
            <w:spacing w:line="240" w:lineRule="auto"/>
          </w:pPr>
        </w:pPrChange>
      </w:pPr>
      <w:r w:rsidRPr="00BD4644">
        <w:rPr>
          <w:rFonts w:ascii="Courier New" w:hAnsi="Courier New" w:cs="Courier New"/>
          <w:color w:val="000000"/>
        </w:rPr>
        <w:t xml:space="preserve">        return $this-&gt;employes;</w:t>
      </w:r>
    </w:p>
    <w:p w14:paraId="5E834399" w14:textId="77777777" w:rsidR="00B7283D" w:rsidRPr="00BD4644" w:rsidRDefault="00BC3266" w:rsidP="007F6828">
      <w:pPr>
        <w:spacing w:after="0" w:line="240" w:lineRule="auto"/>
        <w:rPr>
          <w:rFonts w:ascii="Courier New" w:hAnsi="Courier New" w:cs="Courier New"/>
          <w:color w:val="000000"/>
        </w:rPr>
        <w:pPrChange w:id="605" w:author="RALAIVAO" w:date="2018-02-21T20:59:00Z">
          <w:pPr>
            <w:spacing w:line="240" w:lineRule="auto"/>
          </w:pPr>
        </w:pPrChange>
      </w:pPr>
      <w:r w:rsidRPr="00BD4644">
        <w:rPr>
          <w:rFonts w:ascii="Courier New" w:hAnsi="Courier New" w:cs="Courier New"/>
          <w:color w:val="000000"/>
        </w:rPr>
        <w:t xml:space="preserve">    }</w:t>
      </w:r>
    </w:p>
    <w:p w14:paraId="6CC5319A" w14:textId="77777777" w:rsidR="00B7283D" w:rsidRPr="00BD4644" w:rsidRDefault="00B7283D" w:rsidP="007F6828">
      <w:pPr>
        <w:spacing w:after="0" w:line="240" w:lineRule="auto"/>
        <w:rPr>
          <w:rFonts w:ascii="Courier New" w:hAnsi="Courier New" w:cs="Courier New"/>
          <w:color w:val="000000"/>
        </w:rPr>
        <w:pPrChange w:id="606" w:author="RALAIVAO" w:date="2018-02-21T20:59:00Z">
          <w:pPr>
            <w:spacing w:line="240" w:lineRule="auto"/>
          </w:pPr>
        </w:pPrChange>
      </w:pPr>
      <w:r w:rsidRPr="00BD4644">
        <w:rPr>
          <w:rFonts w:ascii="Courier New" w:hAnsi="Courier New" w:cs="Courier New"/>
          <w:color w:val="000000"/>
        </w:rPr>
        <w:t xml:space="preserve">    public function setResponsable(\AppBundle\Entity\employe $responsable = null)</w:t>
      </w:r>
    </w:p>
    <w:p w14:paraId="640CC5CC" w14:textId="77777777" w:rsidR="00B7283D" w:rsidRPr="00BD4644" w:rsidRDefault="00B7283D" w:rsidP="007F6828">
      <w:pPr>
        <w:spacing w:after="0" w:line="240" w:lineRule="auto"/>
        <w:rPr>
          <w:rFonts w:ascii="Courier New" w:hAnsi="Courier New" w:cs="Courier New"/>
          <w:color w:val="000000"/>
        </w:rPr>
        <w:pPrChange w:id="607" w:author="RALAIVAO" w:date="2018-02-21T20:59:00Z">
          <w:pPr>
            <w:spacing w:line="240" w:lineRule="auto"/>
          </w:pPr>
        </w:pPrChange>
      </w:pPr>
      <w:r w:rsidRPr="00BD4644">
        <w:rPr>
          <w:rFonts w:ascii="Courier New" w:hAnsi="Courier New" w:cs="Courier New"/>
          <w:color w:val="000000"/>
        </w:rPr>
        <w:t xml:space="preserve">    {</w:t>
      </w:r>
    </w:p>
    <w:p w14:paraId="590D0FD4" w14:textId="77777777" w:rsidR="00B7283D" w:rsidRPr="00BD4644" w:rsidRDefault="00B7283D" w:rsidP="007F6828">
      <w:pPr>
        <w:spacing w:after="0" w:line="240" w:lineRule="auto"/>
        <w:rPr>
          <w:rFonts w:ascii="Courier New" w:hAnsi="Courier New" w:cs="Courier New"/>
          <w:color w:val="000000"/>
        </w:rPr>
        <w:pPrChange w:id="608" w:author="RALAIVAO" w:date="2018-02-21T20:59:00Z">
          <w:pPr>
            <w:spacing w:line="240" w:lineRule="auto"/>
          </w:pPr>
        </w:pPrChange>
      </w:pPr>
      <w:r w:rsidRPr="00BD4644">
        <w:rPr>
          <w:rFonts w:ascii="Courier New" w:hAnsi="Courier New" w:cs="Courier New"/>
          <w:color w:val="000000"/>
        </w:rPr>
        <w:t xml:space="preserve">        $th</w:t>
      </w:r>
      <w:r w:rsidR="0059758A" w:rsidRPr="00BD4644">
        <w:rPr>
          <w:rFonts w:ascii="Courier New" w:hAnsi="Courier New" w:cs="Courier New"/>
          <w:color w:val="000000"/>
        </w:rPr>
        <w:t>is-&gt;responsable = $responsable;</w:t>
      </w:r>
    </w:p>
    <w:p w14:paraId="6525275B" w14:textId="77777777" w:rsidR="00B7283D" w:rsidRPr="00BD4644" w:rsidRDefault="00B7283D" w:rsidP="007F6828">
      <w:pPr>
        <w:spacing w:after="0" w:line="240" w:lineRule="auto"/>
        <w:rPr>
          <w:rFonts w:ascii="Courier New" w:hAnsi="Courier New" w:cs="Courier New"/>
          <w:color w:val="000000"/>
        </w:rPr>
        <w:pPrChange w:id="609" w:author="RALAIVAO" w:date="2018-02-21T20:59:00Z">
          <w:pPr>
            <w:spacing w:line="240" w:lineRule="auto"/>
          </w:pPr>
        </w:pPrChange>
      </w:pPr>
      <w:r w:rsidRPr="00BD4644">
        <w:rPr>
          <w:rFonts w:ascii="Courier New" w:hAnsi="Courier New" w:cs="Courier New"/>
          <w:color w:val="000000"/>
        </w:rPr>
        <w:t xml:space="preserve">        return $this;</w:t>
      </w:r>
    </w:p>
    <w:p w14:paraId="5D63CB1D" w14:textId="77777777" w:rsidR="00B7283D" w:rsidRPr="00BD4644" w:rsidRDefault="00B7283D" w:rsidP="007F6828">
      <w:pPr>
        <w:spacing w:after="0" w:line="240" w:lineRule="auto"/>
        <w:rPr>
          <w:rFonts w:ascii="Courier New" w:hAnsi="Courier New" w:cs="Courier New"/>
          <w:color w:val="000000"/>
        </w:rPr>
        <w:pPrChange w:id="610" w:author="RALAIVAO" w:date="2018-02-21T20:59:00Z">
          <w:pPr>
            <w:spacing w:line="240" w:lineRule="auto"/>
          </w:pPr>
        </w:pPrChange>
      </w:pPr>
      <w:r w:rsidRPr="00BD4644">
        <w:rPr>
          <w:rFonts w:ascii="Courier New" w:hAnsi="Courier New" w:cs="Courier New"/>
          <w:color w:val="000000"/>
        </w:rPr>
        <w:t xml:space="preserve">    }</w:t>
      </w:r>
    </w:p>
    <w:p w14:paraId="5873F771" w14:textId="77777777" w:rsidR="00B7283D" w:rsidRPr="00BD4644" w:rsidRDefault="00B7283D" w:rsidP="007F6828">
      <w:pPr>
        <w:spacing w:after="0" w:line="240" w:lineRule="auto"/>
        <w:rPr>
          <w:rFonts w:ascii="Courier New" w:hAnsi="Courier New" w:cs="Courier New"/>
          <w:color w:val="000000"/>
        </w:rPr>
        <w:pPrChange w:id="611" w:author="RALAIVAO" w:date="2018-02-21T20:59:00Z">
          <w:pPr>
            <w:spacing w:line="240" w:lineRule="auto"/>
          </w:pPr>
        </w:pPrChange>
      </w:pPr>
      <w:r w:rsidRPr="00BD4644">
        <w:rPr>
          <w:rFonts w:ascii="Courier New" w:hAnsi="Courier New" w:cs="Courier New"/>
          <w:color w:val="000000"/>
        </w:rPr>
        <w:t xml:space="preserve">    public function getResponsable()</w:t>
      </w:r>
    </w:p>
    <w:p w14:paraId="73E89712" w14:textId="77777777" w:rsidR="00B7283D" w:rsidRPr="00BD4644" w:rsidRDefault="00B7283D" w:rsidP="007F6828">
      <w:pPr>
        <w:spacing w:after="0" w:line="240" w:lineRule="auto"/>
        <w:rPr>
          <w:rFonts w:ascii="Courier New" w:hAnsi="Courier New" w:cs="Courier New"/>
          <w:color w:val="000000"/>
        </w:rPr>
        <w:pPrChange w:id="612" w:author="RALAIVAO" w:date="2018-02-21T20:59:00Z">
          <w:pPr>
            <w:spacing w:line="240" w:lineRule="auto"/>
          </w:pPr>
        </w:pPrChange>
      </w:pPr>
      <w:r w:rsidRPr="00BD4644">
        <w:rPr>
          <w:rFonts w:ascii="Courier New" w:hAnsi="Courier New" w:cs="Courier New"/>
          <w:color w:val="000000"/>
        </w:rPr>
        <w:t xml:space="preserve">    {</w:t>
      </w:r>
    </w:p>
    <w:p w14:paraId="3CF87265" w14:textId="77777777" w:rsidR="00B7283D" w:rsidRPr="00BD4644" w:rsidRDefault="00B7283D" w:rsidP="007F6828">
      <w:pPr>
        <w:spacing w:after="0" w:line="240" w:lineRule="auto"/>
        <w:rPr>
          <w:rFonts w:ascii="Courier New" w:hAnsi="Courier New" w:cs="Courier New"/>
          <w:color w:val="000000"/>
        </w:rPr>
        <w:pPrChange w:id="613" w:author="RALAIVAO" w:date="2018-02-21T20:59:00Z">
          <w:pPr>
            <w:spacing w:line="240" w:lineRule="auto"/>
          </w:pPr>
        </w:pPrChange>
      </w:pPr>
      <w:r w:rsidRPr="00BD4644">
        <w:rPr>
          <w:rFonts w:ascii="Courier New" w:hAnsi="Courier New" w:cs="Courier New"/>
          <w:color w:val="000000"/>
        </w:rPr>
        <w:t xml:space="preserve">        return $this-&gt;responsable;</w:t>
      </w:r>
    </w:p>
    <w:p w14:paraId="2249530D" w14:textId="77777777" w:rsidR="00B7283D" w:rsidRPr="00BD4644" w:rsidRDefault="00B7283D" w:rsidP="007F6828">
      <w:pPr>
        <w:spacing w:after="0" w:line="240" w:lineRule="auto"/>
        <w:rPr>
          <w:rFonts w:ascii="Courier New" w:hAnsi="Courier New" w:cs="Courier New"/>
          <w:color w:val="000000"/>
        </w:rPr>
        <w:pPrChange w:id="614" w:author="RALAIVAO" w:date="2018-02-21T20:59:00Z">
          <w:pPr>
            <w:spacing w:line="240" w:lineRule="auto"/>
          </w:pPr>
        </w:pPrChange>
      </w:pPr>
      <w:r w:rsidRPr="00BD4644">
        <w:rPr>
          <w:rFonts w:ascii="Courier New" w:hAnsi="Courier New" w:cs="Courier New"/>
          <w:color w:val="000000"/>
        </w:rPr>
        <w:t xml:space="preserve">    }</w:t>
      </w:r>
    </w:p>
    <w:p w14:paraId="7203E2B3" w14:textId="77777777" w:rsidR="00B7283D" w:rsidRPr="00BD4644" w:rsidRDefault="00B7283D" w:rsidP="007F6828">
      <w:pPr>
        <w:spacing w:after="0" w:line="240" w:lineRule="auto"/>
        <w:rPr>
          <w:rFonts w:ascii="Courier New" w:hAnsi="Courier New" w:cs="Courier New"/>
          <w:color w:val="000000"/>
        </w:rPr>
        <w:pPrChange w:id="615" w:author="RALAIVAO" w:date="2018-02-21T20:59:00Z">
          <w:pPr>
            <w:spacing w:line="240" w:lineRule="auto"/>
          </w:pPr>
        </w:pPrChange>
      </w:pPr>
      <w:r w:rsidRPr="00BD4644">
        <w:rPr>
          <w:rFonts w:ascii="Courier New" w:hAnsi="Courier New" w:cs="Courier New"/>
          <w:color w:val="000000"/>
        </w:rPr>
        <w:t>}</w:t>
      </w:r>
    </w:p>
    <w:p w14:paraId="1A1CEA16" w14:textId="77777777" w:rsidR="00B7283D" w:rsidRPr="00BD4644" w:rsidRDefault="00B7283D" w:rsidP="007F6828">
      <w:pPr>
        <w:spacing w:after="0" w:line="240" w:lineRule="auto"/>
        <w:rPr>
          <w:rFonts w:ascii="Courier New" w:hAnsi="Courier New" w:cs="Courier New"/>
          <w:b/>
          <w:color w:val="000000"/>
        </w:rPr>
        <w:pPrChange w:id="616" w:author="RALAIVAO" w:date="2018-02-21T20:59:00Z">
          <w:pPr>
            <w:spacing w:line="240" w:lineRule="auto"/>
          </w:pPr>
        </w:pPrChange>
      </w:pPr>
      <w:r w:rsidRPr="00BD4644">
        <w:rPr>
          <w:rFonts w:ascii="Courier New" w:hAnsi="Courier New" w:cs="Courier New"/>
          <w:b/>
          <w:color w:val="000000"/>
        </w:rPr>
        <w:t>Controller : ServiceController.php</w:t>
      </w:r>
    </w:p>
    <w:p w14:paraId="624D079C" w14:textId="77777777" w:rsidR="00344411" w:rsidRPr="00BD4644" w:rsidRDefault="00344411" w:rsidP="007F6828">
      <w:pPr>
        <w:spacing w:after="0" w:line="240" w:lineRule="auto"/>
        <w:rPr>
          <w:rFonts w:ascii="Courier New" w:hAnsi="Courier New" w:cs="Courier New"/>
          <w:color w:val="000000"/>
        </w:rPr>
        <w:pPrChange w:id="617" w:author="RALAIVAO" w:date="2018-02-21T20:59:00Z">
          <w:pPr>
            <w:spacing w:line="240" w:lineRule="auto"/>
          </w:pPr>
        </w:pPrChange>
      </w:pPr>
      <w:r w:rsidRPr="00BD4644">
        <w:rPr>
          <w:rFonts w:ascii="Courier New" w:hAnsi="Courier New" w:cs="Courier New"/>
          <w:color w:val="000000"/>
        </w:rPr>
        <w:t>&lt;?php</w:t>
      </w:r>
    </w:p>
    <w:p w14:paraId="4029DFA9" w14:textId="77777777" w:rsidR="00344411" w:rsidRPr="00BD4644" w:rsidRDefault="00344411" w:rsidP="007F6828">
      <w:pPr>
        <w:spacing w:after="0" w:line="240" w:lineRule="auto"/>
        <w:rPr>
          <w:rFonts w:ascii="Courier New" w:hAnsi="Courier New" w:cs="Courier New"/>
          <w:color w:val="000000"/>
        </w:rPr>
        <w:pPrChange w:id="618" w:author="RALAIVAO" w:date="2018-02-21T20:59:00Z">
          <w:pPr>
            <w:spacing w:line="240" w:lineRule="auto"/>
          </w:pPr>
        </w:pPrChange>
      </w:pPr>
      <w:r w:rsidRPr="00BD4644">
        <w:rPr>
          <w:rFonts w:ascii="Courier New" w:hAnsi="Courier New" w:cs="Courier New"/>
          <w:color w:val="000000"/>
        </w:rPr>
        <w:t>namespace AppBundle\Controller;</w:t>
      </w:r>
    </w:p>
    <w:p w14:paraId="21763721" w14:textId="77777777" w:rsidR="00344411" w:rsidRPr="00BD4644" w:rsidRDefault="00344411" w:rsidP="007F6828">
      <w:pPr>
        <w:spacing w:after="0" w:line="240" w:lineRule="auto"/>
        <w:rPr>
          <w:rFonts w:ascii="Courier New" w:hAnsi="Courier New" w:cs="Courier New"/>
          <w:color w:val="000000"/>
        </w:rPr>
        <w:pPrChange w:id="619" w:author="RALAIVAO" w:date="2018-02-21T20:59:00Z">
          <w:pPr>
            <w:spacing w:line="240" w:lineRule="auto"/>
          </w:pPr>
        </w:pPrChange>
      </w:pPr>
      <w:r w:rsidRPr="00BD4644">
        <w:rPr>
          <w:rFonts w:ascii="Courier New" w:hAnsi="Courier New" w:cs="Courier New"/>
          <w:color w:val="000000"/>
        </w:rPr>
        <w:t>use Sensio\Bundle\FrameworkExtraBundle\Configuration\Route;</w:t>
      </w:r>
    </w:p>
    <w:p w14:paraId="4F2DB392" w14:textId="77777777" w:rsidR="00344411" w:rsidRPr="00BD4644" w:rsidRDefault="00344411" w:rsidP="007F6828">
      <w:pPr>
        <w:spacing w:after="0" w:line="240" w:lineRule="auto"/>
        <w:rPr>
          <w:rFonts w:ascii="Courier New" w:hAnsi="Courier New" w:cs="Courier New"/>
          <w:color w:val="000000"/>
        </w:rPr>
        <w:pPrChange w:id="620" w:author="RALAIVAO" w:date="2018-02-21T20:59:00Z">
          <w:pPr>
            <w:spacing w:line="240" w:lineRule="auto"/>
          </w:pPr>
        </w:pPrChange>
      </w:pPr>
      <w:r w:rsidRPr="00BD4644">
        <w:rPr>
          <w:rFonts w:ascii="Courier New" w:hAnsi="Courier New" w:cs="Courier New"/>
          <w:color w:val="000000"/>
        </w:rPr>
        <w:t>use Symfony\Bundle\FrameworkBundle\Controller\Controller;</w:t>
      </w:r>
    </w:p>
    <w:p w14:paraId="274EC5ED" w14:textId="77777777" w:rsidR="00344411" w:rsidRPr="00BD4644" w:rsidRDefault="00344411" w:rsidP="007F6828">
      <w:pPr>
        <w:spacing w:after="0" w:line="240" w:lineRule="auto"/>
        <w:rPr>
          <w:rFonts w:ascii="Courier New" w:hAnsi="Courier New" w:cs="Courier New"/>
          <w:color w:val="000000"/>
        </w:rPr>
        <w:pPrChange w:id="621" w:author="RALAIVAO" w:date="2018-02-21T20:59:00Z">
          <w:pPr>
            <w:spacing w:line="240" w:lineRule="auto"/>
          </w:pPr>
        </w:pPrChange>
      </w:pPr>
      <w:r w:rsidRPr="00BD4644">
        <w:rPr>
          <w:rFonts w:ascii="Courier New" w:hAnsi="Courier New" w:cs="Courier New"/>
          <w:color w:val="000000"/>
        </w:rPr>
        <w:t>use Symfony\Component\HttpFoundation\Request;</w:t>
      </w:r>
    </w:p>
    <w:p w14:paraId="140BDF6E" w14:textId="77777777" w:rsidR="00344411" w:rsidRPr="00BD4644" w:rsidRDefault="00344411" w:rsidP="007F6828">
      <w:pPr>
        <w:spacing w:after="0" w:line="240" w:lineRule="auto"/>
        <w:rPr>
          <w:rFonts w:ascii="Courier New" w:hAnsi="Courier New" w:cs="Courier New"/>
          <w:color w:val="000000"/>
        </w:rPr>
        <w:pPrChange w:id="622" w:author="RALAIVAO" w:date="2018-02-21T20:59:00Z">
          <w:pPr>
            <w:spacing w:line="240" w:lineRule="auto"/>
          </w:pPr>
        </w:pPrChange>
      </w:pPr>
      <w:r w:rsidRPr="00BD4644">
        <w:rPr>
          <w:rFonts w:ascii="Courier New" w:hAnsi="Courier New" w:cs="Courier New"/>
          <w:color w:val="000000"/>
        </w:rPr>
        <w:t>use AppBundle\Entity\service;</w:t>
      </w:r>
    </w:p>
    <w:p w14:paraId="268739A2" w14:textId="77777777" w:rsidR="00344411" w:rsidRPr="00BD4644" w:rsidRDefault="00344411" w:rsidP="007F6828">
      <w:pPr>
        <w:spacing w:after="0" w:line="240" w:lineRule="auto"/>
        <w:rPr>
          <w:rFonts w:ascii="Courier New" w:hAnsi="Courier New" w:cs="Courier New"/>
          <w:color w:val="000000"/>
        </w:rPr>
        <w:pPrChange w:id="623" w:author="RALAIVAO" w:date="2018-02-21T20:59:00Z">
          <w:pPr>
            <w:spacing w:line="240" w:lineRule="auto"/>
          </w:pPr>
        </w:pPrChange>
      </w:pPr>
      <w:r w:rsidRPr="00BD4644">
        <w:rPr>
          <w:rFonts w:ascii="Courier New" w:hAnsi="Courier New" w:cs="Courier New"/>
          <w:color w:val="000000"/>
        </w:rPr>
        <w:t>/**</w:t>
      </w:r>
    </w:p>
    <w:p w14:paraId="2CBAB7F2" w14:textId="77777777" w:rsidR="00344411" w:rsidRPr="00BD4644" w:rsidRDefault="00344411" w:rsidP="007F6828">
      <w:pPr>
        <w:spacing w:after="0" w:line="240" w:lineRule="auto"/>
        <w:rPr>
          <w:rFonts w:ascii="Courier New" w:hAnsi="Courier New" w:cs="Courier New"/>
          <w:color w:val="000000"/>
        </w:rPr>
        <w:pPrChange w:id="624" w:author="RALAIVAO" w:date="2018-02-21T20:59:00Z">
          <w:pPr>
            <w:spacing w:line="240" w:lineRule="auto"/>
          </w:pPr>
        </w:pPrChange>
      </w:pPr>
      <w:r w:rsidRPr="00BD4644">
        <w:rPr>
          <w:rFonts w:ascii="Courier New" w:hAnsi="Courier New" w:cs="Courier New"/>
          <w:color w:val="000000"/>
        </w:rPr>
        <w:t xml:space="preserve"> * Description of ServiceController</w:t>
      </w:r>
    </w:p>
    <w:p w14:paraId="122F8C51" w14:textId="77777777" w:rsidR="00344411" w:rsidRPr="00BD4644" w:rsidRDefault="00344411" w:rsidP="007F6828">
      <w:pPr>
        <w:spacing w:after="0" w:line="240" w:lineRule="auto"/>
        <w:rPr>
          <w:rFonts w:ascii="Courier New" w:hAnsi="Courier New" w:cs="Courier New"/>
          <w:color w:val="000000"/>
        </w:rPr>
        <w:pPrChange w:id="625" w:author="RALAIVAO" w:date="2018-02-21T20:59:00Z">
          <w:pPr>
            <w:spacing w:line="240" w:lineRule="auto"/>
          </w:pPr>
        </w:pPrChange>
      </w:pPr>
      <w:r w:rsidRPr="00BD4644">
        <w:rPr>
          <w:rFonts w:ascii="Courier New" w:hAnsi="Courier New" w:cs="Courier New"/>
          <w:color w:val="000000"/>
        </w:rPr>
        <w:t>class ServiceController extends Controller {</w:t>
      </w:r>
    </w:p>
    <w:p w14:paraId="4526CB41" w14:textId="77777777" w:rsidR="00344411" w:rsidRPr="00BD4644" w:rsidRDefault="00344411" w:rsidP="007F6828">
      <w:pPr>
        <w:spacing w:after="0" w:line="240" w:lineRule="auto"/>
        <w:rPr>
          <w:rFonts w:ascii="Courier New" w:hAnsi="Courier New" w:cs="Courier New"/>
          <w:color w:val="000000"/>
        </w:rPr>
        <w:pPrChange w:id="626" w:author="RALAIVAO" w:date="2018-02-21T20:59:00Z">
          <w:pPr>
            <w:spacing w:line="240" w:lineRule="auto"/>
          </w:pPr>
        </w:pPrChange>
      </w:pPr>
      <w:r w:rsidRPr="00BD4644">
        <w:rPr>
          <w:rFonts w:ascii="Courier New" w:hAnsi="Courier New" w:cs="Courier New"/>
          <w:color w:val="000000"/>
        </w:rPr>
        <w:t xml:space="preserve">    /**</w:t>
      </w:r>
    </w:p>
    <w:p w14:paraId="7C504F8E" w14:textId="77777777" w:rsidR="00344411" w:rsidRPr="00BD4644" w:rsidRDefault="00344411" w:rsidP="007F6828">
      <w:pPr>
        <w:spacing w:after="0" w:line="240" w:lineRule="auto"/>
        <w:rPr>
          <w:rFonts w:ascii="Courier New" w:hAnsi="Courier New" w:cs="Courier New"/>
          <w:color w:val="000000"/>
        </w:rPr>
        <w:pPrChange w:id="627" w:author="RALAIVAO" w:date="2018-02-21T20:59:00Z">
          <w:pPr>
            <w:spacing w:line="240" w:lineRule="auto"/>
          </w:pPr>
        </w:pPrChange>
      </w:pPr>
      <w:r w:rsidRPr="00BD4644">
        <w:rPr>
          <w:rFonts w:ascii="Courier New" w:hAnsi="Courier New" w:cs="Courier New"/>
          <w:color w:val="000000"/>
        </w:rPr>
        <w:t xml:space="preserve">     * </w:t>
      </w:r>
    </w:p>
    <w:p w14:paraId="3008FDB6" w14:textId="77777777" w:rsidR="00344411" w:rsidRPr="00BD4644" w:rsidRDefault="00344411" w:rsidP="007F6828">
      <w:pPr>
        <w:spacing w:after="0" w:line="240" w:lineRule="auto"/>
        <w:rPr>
          <w:rFonts w:ascii="Courier New" w:hAnsi="Courier New" w:cs="Courier New"/>
          <w:color w:val="000000"/>
        </w:rPr>
        <w:pPrChange w:id="628" w:author="RALAIVAO" w:date="2018-02-21T20:59:00Z">
          <w:pPr>
            <w:spacing w:line="240" w:lineRule="auto"/>
          </w:pPr>
        </w:pPrChange>
      </w:pPr>
      <w:r w:rsidRPr="00BD4644">
        <w:rPr>
          <w:rFonts w:ascii="Courier New" w:hAnsi="Courier New" w:cs="Courier New"/>
          <w:color w:val="000000"/>
        </w:rPr>
        <w:t xml:space="preserve">     * @param Request $request</w:t>
      </w:r>
    </w:p>
    <w:p w14:paraId="63FA0429" w14:textId="77777777" w:rsidR="00344411" w:rsidRPr="00BD4644" w:rsidRDefault="00344411" w:rsidP="007F6828">
      <w:pPr>
        <w:spacing w:after="0" w:line="240" w:lineRule="auto"/>
        <w:rPr>
          <w:rFonts w:ascii="Courier New" w:hAnsi="Courier New" w:cs="Courier New"/>
          <w:color w:val="000000"/>
        </w:rPr>
        <w:pPrChange w:id="629" w:author="RALAIVAO" w:date="2018-02-21T20:59:00Z">
          <w:pPr>
            <w:spacing w:line="240" w:lineRule="auto"/>
          </w:pPr>
        </w:pPrChange>
      </w:pPr>
      <w:r w:rsidRPr="00BD4644">
        <w:rPr>
          <w:rFonts w:ascii="Courier New" w:hAnsi="Courier New" w:cs="Courier New"/>
          <w:color w:val="000000"/>
        </w:rPr>
        <w:t xml:space="preserve">     * @Route("admin/service/add", name="add_service")</w:t>
      </w:r>
    </w:p>
    <w:p w14:paraId="097E78F5" w14:textId="77777777" w:rsidR="00344411" w:rsidRPr="00BD4644" w:rsidRDefault="00344411" w:rsidP="007F6828">
      <w:pPr>
        <w:spacing w:after="0" w:line="240" w:lineRule="auto"/>
        <w:rPr>
          <w:rFonts w:ascii="Courier New" w:hAnsi="Courier New" w:cs="Courier New"/>
          <w:color w:val="000000"/>
        </w:rPr>
        <w:pPrChange w:id="630" w:author="RALAIVAO" w:date="2018-02-21T20:59:00Z">
          <w:pPr>
            <w:spacing w:line="240" w:lineRule="auto"/>
          </w:pPr>
        </w:pPrChange>
      </w:pPr>
      <w:r w:rsidRPr="00BD4644">
        <w:rPr>
          <w:rFonts w:ascii="Courier New" w:hAnsi="Courier New" w:cs="Courier New"/>
          <w:color w:val="000000"/>
        </w:rPr>
        <w:t xml:space="preserve">     */</w:t>
      </w:r>
    </w:p>
    <w:p w14:paraId="53F2FD3C" w14:textId="77777777" w:rsidR="00BD4644" w:rsidRDefault="00344411" w:rsidP="007F6828">
      <w:pPr>
        <w:spacing w:after="0" w:line="240" w:lineRule="auto"/>
        <w:rPr>
          <w:rFonts w:ascii="Courier New" w:hAnsi="Courier New" w:cs="Courier New"/>
          <w:color w:val="000000"/>
        </w:rPr>
        <w:pPrChange w:id="631" w:author="RALAIVAO" w:date="2018-02-21T20:59:00Z">
          <w:pPr>
            <w:spacing w:line="240" w:lineRule="auto"/>
          </w:pPr>
        </w:pPrChange>
      </w:pPr>
      <w:r w:rsidRPr="00BD4644">
        <w:rPr>
          <w:rFonts w:ascii="Courier New" w:hAnsi="Courier New" w:cs="Courier New"/>
          <w:color w:val="000000"/>
        </w:rPr>
        <w:t xml:space="preserve">    public function addAction(Request $request) </w:t>
      </w:r>
    </w:p>
    <w:p w14:paraId="2BE9C369" w14:textId="77777777" w:rsidR="00344411" w:rsidRPr="00BD4644" w:rsidRDefault="00344411" w:rsidP="007F6828">
      <w:pPr>
        <w:spacing w:after="0" w:line="240" w:lineRule="auto"/>
        <w:rPr>
          <w:rFonts w:ascii="Courier New" w:hAnsi="Courier New" w:cs="Courier New"/>
          <w:color w:val="000000"/>
        </w:rPr>
        <w:pPrChange w:id="632" w:author="RALAIVAO" w:date="2018-02-21T20:59:00Z">
          <w:pPr>
            <w:spacing w:line="240" w:lineRule="auto"/>
          </w:pPr>
        </w:pPrChange>
      </w:pPr>
      <w:r w:rsidRPr="00BD4644">
        <w:rPr>
          <w:rFonts w:ascii="Courier New" w:hAnsi="Courier New" w:cs="Courier New"/>
          <w:color w:val="000000"/>
        </w:rPr>
        <w:t>{</w:t>
      </w:r>
    </w:p>
    <w:p w14:paraId="41FA5A1A" w14:textId="77777777" w:rsidR="00344411" w:rsidRPr="00BD4644" w:rsidRDefault="00BD4644" w:rsidP="007F6828">
      <w:pPr>
        <w:spacing w:after="0" w:line="240" w:lineRule="auto"/>
        <w:rPr>
          <w:rFonts w:ascii="Courier New" w:hAnsi="Courier New" w:cs="Courier New"/>
          <w:color w:val="000000"/>
        </w:rPr>
        <w:pPrChange w:id="633" w:author="RALAIVAO" w:date="2018-02-21T20:59:00Z">
          <w:pPr>
            <w:spacing w:line="240" w:lineRule="auto"/>
          </w:pPr>
        </w:pPrChange>
      </w:pPr>
      <w:r>
        <w:rPr>
          <w:rFonts w:ascii="Courier New" w:hAnsi="Courier New" w:cs="Courier New"/>
          <w:color w:val="000000"/>
        </w:rPr>
        <w:t xml:space="preserve">     </w:t>
      </w:r>
      <w:r w:rsidR="00344411" w:rsidRPr="00BD4644">
        <w:rPr>
          <w:rFonts w:ascii="Courier New" w:hAnsi="Courier New" w:cs="Courier New"/>
          <w:color w:val="000000"/>
        </w:rPr>
        <w:t>$_oService = new service();</w:t>
      </w:r>
    </w:p>
    <w:p w14:paraId="3C5F71CF" w14:textId="77777777" w:rsidR="00344411" w:rsidRPr="00BD4644" w:rsidRDefault="00BD4644" w:rsidP="007F6828">
      <w:pPr>
        <w:spacing w:after="0" w:line="240" w:lineRule="auto"/>
        <w:rPr>
          <w:rFonts w:ascii="Courier New" w:hAnsi="Courier New" w:cs="Courier New"/>
          <w:color w:val="000000"/>
        </w:rPr>
        <w:pPrChange w:id="634" w:author="RALAIVAO" w:date="2018-02-21T20:59:00Z">
          <w:pPr>
            <w:spacing w:line="240" w:lineRule="auto"/>
          </w:pPr>
        </w:pPrChange>
      </w:pPr>
      <w:r>
        <w:rPr>
          <w:rFonts w:ascii="Courier New" w:hAnsi="Courier New" w:cs="Courier New"/>
          <w:color w:val="000000"/>
        </w:rPr>
        <w:t xml:space="preserve">     </w:t>
      </w:r>
      <w:r w:rsidR="00344411" w:rsidRPr="00BD4644">
        <w:rPr>
          <w:rFonts w:ascii="Courier New" w:hAnsi="Courier New" w:cs="Courier New"/>
          <w:color w:val="000000"/>
        </w:rPr>
        <w:t>$form = $this-&gt;createForm('AppBundle\Form\serviceType', $_oService);</w:t>
      </w:r>
    </w:p>
    <w:p w14:paraId="349DEE4A" w14:textId="77777777" w:rsidR="00344411" w:rsidRPr="00BD4644" w:rsidRDefault="00BD4644" w:rsidP="007F6828">
      <w:pPr>
        <w:spacing w:after="0" w:line="240" w:lineRule="auto"/>
        <w:rPr>
          <w:rFonts w:ascii="Courier New" w:hAnsi="Courier New" w:cs="Courier New"/>
          <w:color w:val="000000"/>
        </w:rPr>
        <w:pPrChange w:id="635" w:author="RALAIVAO" w:date="2018-02-21T20:59:00Z">
          <w:pPr>
            <w:spacing w:line="240" w:lineRule="auto"/>
          </w:pPr>
        </w:pPrChange>
      </w:pPr>
      <w:r>
        <w:rPr>
          <w:rFonts w:ascii="Courier New" w:hAnsi="Courier New" w:cs="Courier New"/>
          <w:color w:val="000000"/>
        </w:rPr>
        <w:t xml:space="preserve">     </w:t>
      </w:r>
      <w:r w:rsidR="00344411" w:rsidRPr="00BD4644">
        <w:rPr>
          <w:rFonts w:ascii="Courier New" w:hAnsi="Courier New" w:cs="Courier New"/>
          <w:color w:val="000000"/>
        </w:rPr>
        <w:t>$form-&gt;handleRequest($request);</w:t>
      </w:r>
    </w:p>
    <w:p w14:paraId="29CB496D" w14:textId="77777777" w:rsidR="00344411" w:rsidRPr="00BD4644" w:rsidRDefault="00BD4644" w:rsidP="007F6828">
      <w:pPr>
        <w:spacing w:after="0" w:line="240" w:lineRule="auto"/>
        <w:rPr>
          <w:rFonts w:ascii="Courier New" w:hAnsi="Courier New" w:cs="Courier New"/>
          <w:color w:val="000000"/>
        </w:rPr>
        <w:pPrChange w:id="636" w:author="RALAIVAO" w:date="2018-02-21T20:59:00Z">
          <w:pPr>
            <w:spacing w:line="240" w:lineRule="auto"/>
          </w:pPr>
        </w:pPrChange>
      </w:pPr>
      <w:r>
        <w:rPr>
          <w:rFonts w:ascii="Courier New" w:hAnsi="Courier New" w:cs="Courier New"/>
          <w:color w:val="000000"/>
        </w:rPr>
        <w:t xml:space="preserve">     </w:t>
      </w:r>
      <w:r w:rsidR="00344411" w:rsidRPr="00BD4644">
        <w:rPr>
          <w:rFonts w:ascii="Courier New" w:hAnsi="Courier New" w:cs="Courier New"/>
          <w:color w:val="000000"/>
        </w:rPr>
        <w:t>if ($form-&gt;isSubmitted() &amp;&amp; ($form-&gt;isValid())) {</w:t>
      </w:r>
    </w:p>
    <w:p w14:paraId="76CCAB71" w14:textId="77777777" w:rsidR="00344411" w:rsidRPr="00BD4644" w:rsidRDefault="00BD4644" w:rsidP="007F6828">
      <w:pPr>
        <w:spacing w:after="0" w:line="240" w:lineRule="auto"/>
        <w:rPr>
          <w:rFonts w:ascii="Courier New" w:hAnsi="Courier New" w:cs="Courier New"/>
          <w:color w:val="000000"/>
        </w:rPr>
        <w:pPrChange w:id="637" w:author="RALAIVAO" w:date="2018-02-21T20:59:00Z">
          <w:pPr>
            <w:spacing w:line="240" w:lineRule="auto"/>
          </w:pPr>
        </w:pPrChange>
      </w:pPr>
      <w:r>
        <w:rPr>
          <w:rFonts w:ascii="Courier New" w:hAnsi="Courier New" w:cs="Courier New"/>
          <w:color w:val="000000"/>
        </w:rPr>
        <w:t xml:space="preserve">     </w:t>
      </w:r>
      <w:r w:rsidR="00344411" w:rsidRPr="00BD4644">
        <w:rPr>
          <w:rFonts w:ascii="Courier New" w:hAnsi="Courier New" w:cs="Courier New"/>
          <w:color w:val="000000"/>
        </w:rPr>
        <w:t>$this-&gt;get('app.service.manager')-</w:t>
      </w:r>
      <w:r w:rsidRPr="00BD4644">
        <w:rPr>
          <w:rFonts w:ascii="Courier New" w:hAnsi="Courier New" w:cs="Courier New"/>
          <w:color w:val="000000"/>
        </w:rPr>
        <w:t xml:space="preserve"> &gt;addService($_oService);</w:t>
      </w:r>
    </w:p>
    <w:p w14:paraId="24DA0DE1" w14:textId="77777777" w:rsidR="00344411" w:rsidRPr="00BD4644" w:rsidRDefault="00344411" w:rsidP="007F6828">
      <w:pPr>
        <w:spacing w:after="0" w:line="240" w:lineRule="auto"/>
        <w:rPr>
          <w:rFonts w:ascii="Courier New" w:hAnsi="Courier New" w:cs="Courier New"/>
          <w:color w:val="000000"/>
        </w:rPr>
        <w:pPrChange w:id="638" w:author="RALAIVAO" w:date="2018-02-21T20:59:00Z">
          <w:pPr>
            <w:spacing w:line="240" w:lineRule="auto"/>
          </w:pPr>
        </w:pPrChange>
      </w:pPr>
      <w:r w:rsidRPr="00BD4644">
        <w:rPr>
          <w:rFonts w:ascii="Courier New" w:hAnsi="Courier New" w:cs="Courier New"/>
          <w:color w:val="000000"/>
        </w:rPr>
        <w:t xml:space="preserve">            $request-&gt;getSession()-&gt;getFlashBag()-&gt;add('SUCCESS', 'enregistrement reussi');</w:t>
      </w:r>
    </w:p>
    <w:p w14:paraId="5C534615" w14:textId="77777777" w:rsidR="00344411" w:rsidRPr="00BD4644" w:rsidRDefault="00BD4644" w:rsidP="007F6828">
      <w:pPr>
        <w:spacing w:after="0" w:line="240" w:lineRule="auto"/>
        <w:rPr>
          <w:rFonts w:ascii="Courier New" w:hAnsi="Courier New" w:cs="Courier New"/>
          <w:color w:val="000000"/>
        </w:rPr>
        <w:pPrChange w:id="639" w:author="RALAIVAO" w:date="2018-02-21T20:59:00Z">
          <w:pPr>
            <w:spacing w:line="240" w:lineRule="auto"/>
          </w:pPr>
        </w:pPrChange>
      </w:pPr>
      <w:r>
        <w:rPr>
          <w:rFonts w:ascii="Courier New" w:hAnsi="Courier New" w:cs="Courier New"/>
          <w:color w:val="000000"/>
        </w:rPr>
        <w:t xml:space="preserve">     </w:t>
      </w:r>
      <w:r w:rsidR="00344411" w:rsidRPr="00BD4644">
        <w:rPr>
          <w:rFonts w:ascii="Courier New" w:hAnsi="Courier New" w:cs="Courier New"/>
          <w:color w:val="000000"/>
        </w:rPr>
        <w:t>return $this-&gt;redirectToRoute('service_list');</w:t>
      </w:r>
    </w:p>
    <w:p w14:paraId="01B46933" w14:textId="77777777" w:rsidR="00344411" w:rsidRDefault="00344411" w:rsidP="007F6828">
      <w:pPr>
        <w:spacing w:after="0" w:line="240" w:lineRule="auto"/>
        <w:rPr>
          <w:rFonts w:ascii="Courier New" w:hAnsi="Courier New" w:cs="Courier New"/>
          <w:color w:val="000000"/>
        </w:rPr>
        <w:pPrChange w:id="640" w:author="RALAIVAO" w:date="2018-02-21T20:59:00Z">
          <w:pPr>
            <w:spacing w:line="240" w:lineRule="auto"/>
          </w:pPr>
        </w:pPrChange>
      </w:pPr>
      <w:r w:rsidRPr="00BD4644">
        <w:rPr>
          <w:rFonts w:ascii="Courier New" w:hAnsi="Courier New" w:cs="Courier New"/>
          <w:color w:val="000000"/>
        </w:rPr>
        <w:t>}</w:t>
      </w:r>
    </w:p>
    <w:p w14:paraId="01348DA4" w14:textId="77777777" w:rsidR="00BD4644" w:rsidRDefault="00BD4644" w:rsidP="007F6828">
      <w:pPr>
        <w:spacing w:after="0" w:line="240" w:lineRule="auto"/>
        <w:rPr>
          <w:rFonts w:ascii="Courier New" w:hAnsi="Courier New" w:cs="Courier New"/>
          <w:color w:val="000000"/>
        </w:rPr>
        <w:pPrChange w:id="641" w:author="RALAIVAO" w:date="2018-02-21T20:59:00Z">
          <w:pPr>
            <w:spacing w:line="240" w:lineRule="auto"/>
          </w:pPr>
        </w:pPrChange>
      </w:pPr>
    </w:p>
    <w:p w14:paraId="582A8453" w14:textId="77777777" w:rsidR="00BD4644" w:rsidRPr="00BD4644" w:rsidRDefault="00BD4644" w:rsidP="007F6828">
      <w:pPr>
        <w:spacing w:after="0" w:line="240" w:lineRule="auto"/>
        <w:rPr>
          <w:rFonts w:ascii="Courier New" w:hAnsi="Courier New" w:cs="Courier New"/>
          <w:color w:val="000000"/>
        </w:rPr>
        <w:pPrChange w:id="642" w:author="RALAIVAO" w:date="2018-02-21T20:59:00Z">
          <w:pPr>
            <w:spacing w:line="240" w:lineRule="auto"/>
          </w:pPr>
        </w:pPrChange>
      </w:pPr>
    </w:p>
    <w:p w14:paraId="72235A61" w14:textId="77777777" w:rsidR="00344411" w:rsidRPr="00BD4644" w:rsidRDefault="00344411" w:rsidP="007F6828">
      <w:pPr>
        <w:spacing w:after="0" w:line="240" w:lineRule="auto"/>
        <w:rPr>
          <w:rFonts w:ascii="Courier New" w:hAnsi="Courier New" w:cs="Courier New"/>
          <w:color w:val="000000"/>
        </w:rPr>
        <w:pPrChange w:id="643" w:author="RALAIVAO" w:date="2018-02-21T20:59:00Z">
          <w:pPr>
            <w:spacing w:line="240" w:lineRule="auto"/>
          </w:pPr>
        </w:pPrChange>
      </w:pPr>
      <w:r w:rsidRPr="00BD4644">
        <w:rPr>
          <w:rFonts w:ascii="Courier New" w:hAnsi="Courier New" w:cs="Courier New"/>
          <w:color w:val="000000"/>
        </w:rPr>
        <w:t xml:space="preserve">        $_aParams = array();</w:t>
      </w:r>
    </w:p>
    <w:p w14:paraId="514F4076" w14:textId="77777777" w:rsidR="00344411" w:rsidRPr="00BD4644" w:rsidRDefault="00344411" w:rsidP="007F6828">
      <w:pPr>
        <w:spacing w:after="0" w:line="240" w:lineRule="auto"/>
        <w:rPr>
          <w:rFonts w:ascii="Courier New" w:hAnsi="Courier New" w:cs="Courier New"/>
          <w:color w:val="000000"/>
        </w:rPr>
        <w:pPrChange w:id="644" w:author="RALAIVAO" w:date="2018-02-21T20:59:00Z">
          <w:pPr>
            <w:spacing w:line="240" w:lineRule="auto"/>
          </w:pPr>
        </w:pPrChange>
      </w:pPr>
      <w:r w:rsidRPr="00BD4644">
        <w:rPr>
          <w:rFonts w:ascii="Courier New" w:hAnsi="Courier New" w:cs="Courier New"/>
          <w:color w:val="000000"/>
        </w:rPr>
        <w:t xml:space="preserve">        $_aParams['form'] = $form-&gt;createView();</w:t>
      </w:r>
    </w:p>
    <w:p w14:paraId="6868C735" w14:textId="77777777" w:rsidR="00344411" w:rsidRPr="00BD4644" w:rsidRDefault="00344411" w:rsidP="007F6828">
      <w:pPr>
        <w:spacing w:after="0" w:line="240" w:lineRule="auto"/>
        <w:rPr>
          <w:rFonts w:ascii="Courier New" w:hAnsi="Courier New" w:cs="Courier New"/>
          <w:color w:val="000000"/>
        </w:rPr>
        <w:pPrChange w:id="645" w:author="RALAIVAO" w:date="2018-02-21T20:59:00Z">
          <w:pPr>
            <w:spacing w:line="240" w:lineRule="auto"/>
          </w:pPr>
        </w:pPrChange>
      </w:pPr>
      <w:r w:rsidRPr="00BD4644">
        <w:rPr>
          <w:rFonts w:ascii="Courier New" w:hAnsi="Courier New" w:cs="Courier New"/>
          <w:color w:val="000000"/>
        </w:rPr>
        <w:lastRenderedPageBreak/>
        <w:t xml:space="preserve">        return $this-&gt;render('service/add.html.twig', $_aParams); //return view</w:t>
      </w:r>
    </w:p>
    <w:p w14:paraId="16AF1C04" w14:textId="77777777" w:rsidR="00B7283D" w:rsidRPr="00BD4644" w:rsidRDefault="00344411" w:rsidP="007F6828">
      <w:pPr>
        <w:spacing w:after="0" w:line="240" w:lineRule="auto"/>
        <w:rPr>
          <w:rFonts w:ascii="Courier New" w:hAnsi="Courier New" w:cs="Courier New"/>
          <w:color w:val="000000"/>
        </w:rPr>
        <w:pPrChange w:id="646" w:author="RALAIVAO" w:date="2018-02-21T20:59:00Z">
          <w:pPr>
            <w:spacing w:line="240" w:lineRule="auto"/>
          </w:pPr>
        </w:pPrChange>
      </w:pPr>
      <w:r w:rsidRPr="00BD4644">
        <w:rPr>
          <w:rFonts w:ascii="Courier New" w:hAnsi="Courier New" w:cs="Courier New"/>
          <w:color w:val="000000"/>
        </w:rPr>
        <w:t xml:space="preserve">    }</w:t>
      </w:r>
    </w:p>
    <w:p w14:paraId="56D27E2C" w14:textId="77777777" w:rsidR="009550D8" w:rsidRDefault="00344411" w:rsidP="007F6828">
      <w:pPr>
        <w:spacing w:after="0" w:line="240" w:lineRule="auto"/>
        <w:rPr>
          <w:rFonts w:ascii="Courier New" w:hAnsi="Courier New" w:cs="Courier New"/>
          <w:color w:val="000000"/>
        </w:rPr>
        <w:pPrChange w:id="647" w:author="RALAIVAO" w:date="2018-02-21T20:59:00Z">
          <w:pPr>
            <w:spacing w:line="240" w:lineRule="auto"/>
          </w:pPr>
        </w:pPrChange>
      </w:pPr>
      <w:r w:rsidRPr="00BD4644">
        <w:rPr>
          <w:rFonts w:ascii="Courier New" w:hAnsi="Courier New" w:cs="Courier New"/>
          <w:color w:val="000000"/>
        </w:rPr>
        <w:t>}</w:t>
      </w:r>
    </w:p>
    <w:p w14:paraId="643F4B14" w14:textId="77777777" w:rsidR="00BD4644" w:rsidRDefault="00BD4644" w:rsidP="007F6828">
      <w:pPr>
        <w:spacing w:after="0" w:line="240" w:lineRule="auto"/>
        <w:rPr>
          <w:rFonts w:ascii="Courier New" w:hAnsi="Courier New" w:cs="Courier New"/>
          <w:color w:val="000000"/>
        </w:rPr>
        <w:pPrChange w:id="648" w:author="RALAIVAO" w:date="2018-02-21T20:59:00Z">
          <w:pPr>
            <w:spacing w:line="240" w:lineRule="auto"/>
          </w:pPr>
        </w:pPrChange>
      </w:pPr>
    </w:p>
    <w:p w14:paraId="6B302A16" w14:textId="77777777" w:rsidR="00BD4644" w:rsidDel="007F6828" w:rsidRDefault="00BD4644" w:rsidP="0059758A">
      <w:pPr>
        <w:spacing w:line="240" w:lineRule="auto"/>
        <w:rPr>
          <w:del w:id="649" w:author="RALAIVAO" w:date="2018-02-21T21:00:00Z"/>
          <w:rFonts w:ascii="Courier New" w:hAnsi="Courier New" w:cs="Courier New"/>
          <w:color w:val="000000"/>
        </w:rPr>
      </w:pPr>
    </w:p>
    <w:p w14:paraId="31CB7672" w14:textId="77777777" w:rsidR="00BD4644" w:rsidDel="007F6828" w:rsidRDefault="00BD4644" w:rsidP="0059758A">
      <w:pPr>
        <w:spacing w:line="240" w:lineRule="auto"/>
        <w:rPr>
          <w:del w:id="650" w:author="RALAIVAO" w:date="2018-02-21T21:00:00Z"/>
          <w:rFonts w:ascii="Courier New" w:hAnsi="Courier New" w:cs="Courier New"/>
          <w:color w:val="000000"/>
        </w:rPr>
      </w:pPr>
    </w:p>
    <w:p w14:paraId="658BAEFB" w14:textId="77777777" w:rsidR="00BD4644" w:rsidDel="007F6828" w:rsidRDefault="00BD4644" w:rsidP="0059758A">
      <w:pPr>
        <w:spacing w:line="240" w:lineRule="auto"/>
        <w:rPr>
          <w:del w:id="651" w:author="RALAIVAO" w:date="2018-02-21T21:00:00Z"/>
          <w:rFonts w:ascii="Courier New" w:hAnsi="Courier New" w:cs="Courier New"/>
          <w:color w:val="000000"/>
        </w:rPr>
      </w:pPr>
    </w:p>
    <w:p w14:paraId="3AC4BC89" w14:textId="77777777" w:rsidR="00BD4644" w:rsidDel="007F6828" w:rsidRDefault="00BD4644" w:rsidP="0059758A">
      <w:pPr>
        <w:spacing w:line="240" w:lineRule="auto"/>
        <w:rPr>
          <w:del w:id="652" w:author="RALAIVAO" w:date="2018-02-21T21:00:00Z"/>
          <w:rFonts w:ascii="Courier New" w:hAnsi="Courier New" w:cs="Courier New"/>
          <w:color w:val="000000"/>
        </w:rPr>
      </w:pPr>
    </w:p>
    <w:p w14:paraId="28819615" w14:textId="77777777" w:rsidR="00BD4644" w:rsidDel="007F6828" w:rsidRDefault="00BD4644" w:rsidP="0059758A">
      <w:pPr>
        <w:spacing w:line="240" w:lineRule="auto"/>
        <w:rPr>
          <w:del w:id="653" w:author="RALAIVAO" w:date="2018-02-21T21:00:00Z"/>
          <w:rFonts w:ascii="Courier New" w:hAnsi="Courier New" w:cs="Courier New"/>
          <w:color w:val="000000"/>
        </w:rPr>
      </w:pPr>
    </w:p>
    <w:p w14:paraId="0E6773F5" w14:textId="77777777" w:rsidR="00BD4644" w:rsidDel="007F6828" w:rsidRDefault="00BD4644" w:rsidP="0059758A">
      <w:pPr>
        <w:spacing w:line="240" w:lineRule="auto"/>
        <w:rPr>
          <w:del w:id="654" w:author="RALAIVAO" w:date="2018-02-21T21:00:00Z"/>
          <w:rFonts w:ascii="Courier New" w:hAnsi="Courier New" w:cs="Courier New"/>
          <w:color w:val="000000"/>
        </w:rPr>
      </w:pPr>
    </w:p>
    <w:p w14:paraId="31D826B1" w14:textId="77777777" w:rsidR="00BD4644" w:rsidDel="007F6828" w:rsidRDefault="00BD4644" w:rsidP="0059758A">
      <w:pPr>
        <w:spacing w:line="240" w:lineRule="auto"/>
        <w:rPr>
          <w:del w:id="655" w:author="RALAIVAO" w:date="2018-02-21T21:00:00Z"/>
          <w:rFonts w:ascii="Courier New" w:hAnsi="Courier New" w:cs="Courier New"/>
          <w:color w:val="000000"/>
        </w:rPr>
      </w:pPr>
    </w:p>
    <w:p w14:paraId="4C511FFA" w14:textId="77777777" w:rsidR="00BD4644" w:rsidDel="007F6828" w:rsidRDefault="00BD4644" w:rsidP="0059758A">
      <w:pPr>
        <w:spacing w:line="240" w:lineRule="auto"/>
        <w:rPr>
          <w:del w:id="656" w:author="RALAIVAO" w:date="2018-02-21T21:00:00Z"/>
          <w:rFonts w:ascii="Courier New" w:hAnsi="Courier New" w:cs="Courier New"/>
          <w:color w:val="000000"/>
        </w:rPr>
      </w:pPr>
    </w:p>
    <w:p w14:paraId="5F44A531" w14:textId="77777777" w:rsidR="00BD4644" w:rsidDel="007F6828" w:rsidRDefault="00BD4644" w:rsidP="0059758A">
      <w:pPr>
        <w:spacing w:line="240" w:lineRule="auto"/>
        <w:rPr>
          <w:del w:id="657" w:author="RALAIVAO" w:date="2018-02-21T21:00:00Z"/>
          <w:rFonts w:ascii="Courier New" w:hAnsi="Courier New" w:cs="Courier New"/>
          <w:color w:val="000000"/>
        </w:rPr>
      </w:pPr>
    </w:p>
    <w:p w14:paraId="67822DCD" w14:textId="77777777" w:rsidR="00BD4644" w:rsidDel="007F6828" w:rsidRDefault="00BD4644" w:rsidP="0059758A">
      <w:pPr>
        <w:spacing w:line="240" w:lineRule="auto"/>
        <w:rPr>
          <w:del w:id="658" w:author="RALAIVAO" w:date="2018-02-21T21:00:00Z"/>
          <w:rFonts w:ascii="Courier New" w:hAnsi="Courier New" w:cs="Courier New"/>
          <w:color w:val="000000"/>
        </w:rPr>
      </w:pPr>
    </w:p>
    <w:p w14:paraId="08240BFC" w14:textId="77777777" w:rsidR="00BD4644" w:rsidDel="007F6828" w:rsidRDefault="00BD4644" w:rsidP="0059758A">
      <w:pPr>
        <w:spacing w:line="240" w:lineRule="auto"/>
        <w:rPr>
          <w:del w:id="659" w:author="RALAIVAO" w:date="2018-02-21T21:00:00Z"/>
          <w:rFonts w:ascii="Courier New" w:hAnsi="Courier New" w:cs="Courier New"/>
          <w:color w:val="000000"/>
        </w:rPr>
      </w:pPr>
    </w:p>
    <w:p w14:paraId="69EC7559" w14:textId="77777777" w:rsidR="00BD4644" w:rsidDel="007F6828" w:rsidRDefault="00BD4644" w:rsidP="0059758A">
      <w:pPr>
        <w:spacing w:line="240" w:lineRule="auto"/>
        <w:rPr>
          <w:del w:id="660" w:author="RALAIVAO" w:date="2018-02-21T21:00:00Z"/>
          <w:rFonts w:ascii="Courier New" w:hAnsi="Courier New" w:cs="Courier New"/>
          <w:color w:val="000000"/>
        </w:rPr>
      </w:pPr>
    </w:p>
    <w:p w14:paraId="2F5EB704" w14:textId="77777777" w:rsidR="00BD4644" w:rsidDel="007F6828" w:rsidRDefault="00BD4644" w:rsidP="0059758A">
      <w:pPr>
        <w:spacing w:line="240" w:lineRule="auto"/>
        <w:rPr>
          <w:del w:id="661" w:author="RALAIVAO" w:date="2018-02-21T21:00:00Z"/>
          <w:rFonts w:ascii="Courier New" w:hAnsi="Courier New" w:cs="Courier New"/>
          <w:color w:val="000000"/>
        </w:rPr>
      </w:pPr>
    </w:p>
    <w:p w14:paraId="5F9FEC91" w14:textId="77777777" w:rsidR="00BD4644" w:rsidDel="007F6828" w:rsidRDefault="00BD4644" w:rsidP="0059758A">
      <w:pPr>
        <w:spacing w:line="240" w:lineRule="auto"/>
        <w:rPr>
          <w:del w:id="662" w:author="RALAIVAO" w:date="2018-02-21T21:00:00Z"/>
          <w:rFonts w:ascii="Courier New" w:hAnsi="Courier New" w:cs="Courier New"/>
          <w:color w:val="000000"/>
        </w:rPr>
      </w:pPr>
    </w:p>
    <w:p w14:paraId="154367E5" w14:textId="77777777" w:rsidR="00BD4644" w:rsidDel="007F6828" w:rsidRDefault="00BD4644" w:rsidP="0059758A">
      <w:pPr>
        <w:spacing w:line="240" w:lineRule="auto"/>
        <w:rPr>
          <w:del w:id="663" w:author="RALAIVAO" w:date="2018-02-21T21:00:00Z"/>
          <w:rFonts w:ascii="Courier New" w:hAnsi="Courier New" w:cs="Courier New"/>
          <w:color w:val="000000"/>
        </w:rPr>
      </w:pPr>
    </w:p>
    <w:p w14:paraId="55F58146" w14:textId="77777777" w:rsidR="00BD4644" w:rsidDel="007F6828" w:rsidRDefault="00BD4644" w:rsidP="0059758A">
      <w:pPr>
        <w:spacing w:line="240" w:lineRule="auto"/>
        <w:rPr>
          <w:del w:id="664" w:author="RALAIVAO" w:date="2018-02-21T21:00:00Z"/>
          <w:rFonts w:ascii="Courier New" w:hAnsi="Courier New" w:cs="Courier New"/>
          <w:color w:val="000000"/>
        </w:rPr>
      </w:pPr>
    </w:p>
    <w:p w14:paraId="466D4667" w14:textId="77777777" w:rsidR="00BD4644" w:rsidDel="007F6828" w:rsidRDefault="00BD4644" w:rsidP="0059758A">
      <w:pPr>
        <w:spacing w:line="240" w:lineRule="auto"/>
        <w:rPr>
          <w:del w:id="665" w:author="RALAIVAO" w:date="2018-02-21T21:00:00Z"/>
          <w:rFonts w:ascii="Courier New" w:hAnsi="Courier New" w:cs="Courier New"/>
          <w:color w:val="000000"/>
        </w:rPr>
      </w:pPr>
    </w:p>
    <w:p w14:paraId="6932AD70" w14:textId="77777777" w:rsidR="00BD4644" w:rsidDel="007F6828" w:rsidRDefault="00BD4644" w:rsidP="0059758A">
      <w:pPr>
        <w:spacing w:line="240" w:lineRule="auto"/>
        <w:rPr>
          <w:del w:id="666" w:author="RALAIVAO" w:date="2018-02-21T21:00:00Z"/>
          <w:rFonts w:ascii="Courier New" w:hAnsi="Courier New" w:cs="Courier New"/>
          <w:color w:val="000000"/>
        </w:rPr>
      </w:pPr>
    </w:p>
    <w:p w14:paraId="5834A197" w14:textId="77777777" w:rsidR="00BD4644" w:rsidDel="007F6828" w:rsidRDefault="00BD4644" w:rsidP="0059758A">
      <w:pPr>
        <w:spacing w:line="240" w:lineRule="auto"/>
        <w:rPr>
          <w:del w:id="667" w:author="RALAIVAO" w:date="2018-02-21T21:00:00Z"/>
          <w:rFonts w:ascii="Courier New" w:hAnsi="Courier New" w:cs="Courier New"/>
          <w:color w:val="000000"/>
        </w:rPr>
      </w:pPr>
    </w:p>
    <w:p w14:paraId="7627FA04" w14:textId="77777777" w:rsidR="00BD4644" w:rsidDel="007F6828" w:rsidRDefault="00BD4644" w:rsidP="0059758A">
      <w:pPr>
        <w:spacing w:line="240" w:lineRule="auto"/>
        <w:rPr>
          <w:del w:id="668" w:author="RALAIVAO" w:date="2018-02-21T21:00:00Z"/>
          <w:rFonts w:ascii="Courier New" w:hAnsi="Courier New" w:cs="Courier New"/>
          <w:color w:val="000000"/>
        </w:rPr>
      </w:pPr>
    </w:p>
    <w:p w14:paraId="76AF5553" w14:textId="77777777" w:rsidR="00BD4644" w:rsidDel="007F6828" w:rsidRDefault="00BD4644" w:rsidP="0059758A">
      <w:pPr>
        <w:spacing w:line="240" w:lineRule="auto"/>
        <w:rPr>
          <w:del w:id="669" w:author="RALAIVAO" w:date="2018-02-21T21:00:00Z"/>
          <w:rFonts w:ascii="Courier New" w:hAnsi="Courier New" w:cs="Courier New"/>
          <w:color w:val="000000"/>
        </w:rPr>
      </w:pPr>
    </w:p>
    <w:p w14:paraId="3F694451" w14:textId="77777777" w:rsidR="00BD4644" w:rsidDel="007F6828" w:rsidRDefault="00BD4644" w:rsidP="0059758A">
      <w:pPr>
        <w:spacing w:line="240" w:lineRule="auto"/>
        <w:rPr>
          <w:del w:id="670" w:author="RALAIVAO" w:date="2018-02-21T21:00:00Z"/>
          <w:rFonts w:ascii="Courier New" w:hAnsi="Courier New" w:cs="Courier New"/>
          <w:color w:val="000000"/>
        </w:rPr>
      </w:pPr>
    </w:p>
    <w:p w14:paraId="446EB84F" w14:textId="77777777" w:rsidR="00BD4644" w:rsidDel="007F6828" w:rsidRDefault="00BD4644" w:rsidP="0059758A">
      <w:pPr>
        <w:spacing w:line="240" w:lineRule="auto"/>
        <w:rPr>
          <w:del w:id="671" w:author="RALAIVAO" w:date="2018-02-21T21:00:00Z"/>
          <w:rFonts w:ascii="Courier New" w:hAnsi="Courier New" w:cs="Courier New"/>
          <w:color w:val="000000"/>
        </w:rPr>
      </w:pPr>
    </w:p>
    <w:p w14:paraId="66A18337" w14:textId="77777777" w:rsidR="00BD4644" w:rsidRPr="00BD4644" w:rsidDel="007F6828" w:rsidRDefault="00BD4644" w:rsidP="0059758A">
      <w:pPr>
        <w:spacing w:line="240" w:lineRule="auto"/>
        <w:rPr>
          <w:del w:id="672" w:author="RALAIVAO" w:date="2018-02-21T21:00:00Z"/>
          <w:rFonts w:ascii="Courier New" w:hAnsi="Courier New" w:cs="Courier New"/>
          <w:color w:val="000000"/>
        </w:rPr>
      </w:pPr>
    </w:p>
    <w:p w14:paraId="5D33D0FC" w14:textId="77777777" w:rsidR="0011498F" w:rsidRDefault="0011498F" w:rsidP="0020252D">
      <w:pPr>
        <w:pStyle w:val="Para1"/>
        <w:outlineLvl w:val="1"/>
        <w:rPr>
          <w:color w:val="auto"/>
        </w:rPr>
      </w:pPr>
      <w:bookmarkStart w:id="673" w:name="_Toc505626261"/>
      <w:bookmarkStart w:id="674" w:name="_Toc505664435"/>
      <w:bookmarkStart w:id="675" w:name="_Toc506976684"/>
      <w:bookmarkStart w:id="676" w:name="_Toc506977515"/>
      <w:r w:rsidRPr="00C4385A">
        <w:rPr>
          <w:color w:val="auto"/>
        </w:rPr>
        <w:t>Présentation de l’application</w:t>
      </w:r>
      <w:bookmarkEnd w:id="673"/>
      <w:bookmarkEnd w:id="674"/>
      <w:bookmarkEnd w:id="675"/>
      <w:bookmarkEnd w:id="676"/>
    </w:p>
    <w:p w14:paraId="27E544FD" w14:textId="77777777" w:rsidR="005C182F" w:rsidRPr="005C182F" w:rsidRDefault="005C182F" w:rsidP="005C182F">
      <w:pPr>
        <w:pStyle w:val="Paragraphedeliste"/>
        <w:numPr>
          <w:ilvl w:val="0"/>
          <w:numId w:val="4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5C182F">
        <w:rPr>
          <w:rFonts w:ascii="Times New Roman" w:hAnsi="Times New Roman" w:cs="Times New Roman"/>
          <w:sz w:val="24"/>
          <w:szCs w:val="24"/>
        </w:rPr>
        <w:t xml:space="preserve">La conception des interfaces de l’application est une étape très importante puisque toutes les interactions avec la couleur de l’application passent à travers ces interfaces ; </w:t>
      </w:r>
      <w:r w:rsidRPr="005C182F">
        <w:rPr>
          <w:rFonts w:ascii="Times New Roman" w:hAnsi="Times New Roman" w:cs="Times New Roman"/>
          <w:sz w:val="24"/>
          <w:szCs w:val="24"/>
        </w:rPr>
        <w:lastRenderedPageBreak/>
        <w:t>nous devons alors guider l’utilisateur avec les messages d’erreur et avec des notifications si besoin.</w:t>
      </w:r>
    </w:p>
    <w:p w14:paraId="219477E7" w14:textId="77777777" w:rsidR="005C182F" w:rsidRPr="005C182F" w:rsidRDefault="005C182F" w:rsidP="005C182F">
      <w:pPr>
        <w:pStyle w:val="Paragraphedeliste"/>
        <w:numPr>
          <w:ilvl w:val="0"/>
          <w:numId w:val="4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5C182F">
        <w:rPr>
          <w:rFonts w:ascii="Times New Roman" w:hAnsi="Times New Roman" w:cs="Times New Roman"/>
          <w:sz w:val="24"/>
          <w:szCs w:val="24"/>
        </w:rPr>
        <w:t xml:space="preserve">Dans cette partie, nous allons présenter quelques cas d’utilisation, sous forme d’un guide utilisateur. Pour accéder à notre application l’utilisateur doit s’authentifier. Comme toute application, la sécurité d’accès est nécessaire. La figure ci-après donne </w:t>
      </w:r>
      <w:r>
        <w:rPr>
          <w:rFonts w:ascii="Times New Roman" w:hAnsi="Times New Roman" w:cs="Times New Roman"/>
          <w:sz w:val="24"/>
          <w:szCs w:val="24"/>
        </w:rPr>
        <w:t xml:space="preserve">la page d’authentification </w:t>
      </w:r>
      <w:r w:rsidRPr="005C182F">
        <w:rPr>
          <w:rFonts w:ascii="Times New Roman" w:hAnsi="Times New Roman" w:cs="Times New Roman"/>
          <w:sz w:val="24"/>
          <w:szCs w:val="24"/>
        </w:rPr>
        <w:t>de l'application à travers laquelle l’utilisateur s’identifie. Il saisit son login et ses mots de passe puis le serveur vérifie ces informations.</w:t>
      </w:r>
    </w:p>
    <w:p w14:paraId="57C89229" w14:textId="77777777" w:rsidR="005C182F" w:rsidRDefault="005C182F" w:rsidP="005C182F"/>
    <w:p w14:paraId="449C2668" w14:textId="77777777" w:rsidR="005C182F" w:rsidRDefault="005C182F" w:rsidP="005C182F">
      <w:pPr>
        <w:pStyle w:val="Paragraphedeliste"/>
        <w:numPr>
          <w:ilvl w:val="0"/>
          <w:numId w:val="39"/>
        </w:numPr>
        <w:rPr>
          <w:rFonts w:ascii="Times New Roman" w:hAnsi="Times New Roman" w:cs="Times New Roman"/>
          <w:sz w:val="24"/>
          <w:szCs w:val="24"/>
        </w:rPr>
      </w:pPr>
      <w:r w:rsidRPr="005C182F">
        <w:rPr>
          <w:rFonts w:ascii="Times New Roman" w:hAnsi="Times New Roman" w:cs="Times New Roman"/>
          <w:sz w:val="24"/>
          <w:szCs w:val="24"/>
        </w:rPr>
        <w:t>Page d’authentification</w:t>
      </w:r>
    </w:p>
    <w:p w14:paraId="357A32C2" w14:textId="77777777" w:rsidR="006368DF" w:rsidRDefault="00286AB6" w:rsidP="00BB3F20">
      <w:pPr>
        <w:spacing w:line="360" w:lineRule="auto"/>
        <w:jc w:val="both"/>
        <w:rPr>
          <w:rFonts w:ascii="Times New Roman" w:hAnsi="Times New Roman" w:cs="Times New Roman"/>
          <w:b/>
          <w:color w:val="000000"/>
          <w:sz w:val="24"/>
          <w:szCs w:val="24"/>
        </w:rPr>
      </w:pPr>
      <w:r w:rsidRPr="00286AB6">
        <w:rPr>
          <w:rFonts w:ascii="Times New Roman" w:hAnsi="Times New Roman" w:cs="Times New Roman"/>
          <w:b/>
          <w:noProof/>
          <w:color w:val="000000"/>
          <w:sz w:val="24"/>
          <w:szCs w:val="24"/>
          <w:lang w:eastAsia="fr-FR"/>
        </w:rPr>
        <w:drawing>
          <wp:inline distT="0" distB="0" distL="0" distR="0" wp14:anchorId="44D8C16F" wp14:editId="4A8195CB">
            <wp:extent cx="5760720" cy="2985641"/>
            <wp:effectExtent l="0" t="0" r="0" b="0"/>
            <wp:docPr id="8" name="Image 8" descr="C:\Users\Bessa\Desktop\Danse ENI\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ssa\Desktop\Danse ENI\Captur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2985641"/>
                    </a:xfrm>
                    <a:prstGeom prst="rect">
                      <a:avLst/>
                    </a:prstGeom>
                    <a:noFill/>
                    <a:ln>
                      <a:noFill/>
                    </a:ln>
                  </pic:spPr>
                </pic:pic>
              </a:graphicData>
            </a:graphic>
          </wp:inline>
        </w:drawing>
      </w:r>
    </w:p>
    <w:p w14:paraId="2BFA0130" w14:textId="77777777" w:rsidR="00BC3266" w:rsidRPr="004A4720" w:rsidRDefault="00A55F57" w:rsidP="004A4720">
      <w:pPr>
        <w:pStyle w:val="Lgende"/>
        <w:jc w:val="center"/>
        <w:rPr>
          <w:b w:val="0"/>
          <w:i/>
          <w:color w:val="auto"/>
          <w:sz w:val="24"/>
          <w:szCs w:val="24"/>
        </w:rPr>
      </w:pPr>
      <w:bookmarkStart w:id="677" w:name="_Toc506977609"/>
      <w:r w:rsidRPr="004A4720">
        <w:rPr>
          <w:i/>
          <w:color w:val="auto"/>
          <w:sz w:val="24"/>
          <w:szCs w:val="24"/>
        </w:rPr>
        <w:t xml:space="preserve">Figure </w:t>
      </w:r>
      <w:r w:rsidRPr="004A4720">
        <w:rPr>
          <w:i/>
          <w:color w:val="auto"/>
          <w:sz w:val="24"/>
          <w:szCs w:val="24"/>
        </w:rPr>
        <w:fldChar w:fldCharType="begin"/>
      </w:r>
      <w:r w:rsidRPr="004A4720">
        <w:rPr>
          <w:i/>
          <w:color w:val="auto"/>
          <w:sz w:val="24"/>
          <w:szCs w:val="24"/>
        </w:rPr>
        <w:instrText xml:space="preserve"> SEQ Figure \* ARABIC </w:instrText>
      </w:r>
      <w:r w:rsidRPr="004A4720">
        <w:rPr>
          <w:i/>
          <w:color w:val="auto"/>
          <w:sz w:val="24"/>
          <w:szCs w:val="24"/>
        </w:rPr>
        <w:fldChar w:fldCharType="separate"/>
      </w:r>
      <w:r w:rsidR="00B96CF5">
        <w:rPr>
          <w:i/>
          <w:noProof/>
          <w:color w:val="auto"/>
          <w:sz w:val="24"/>
          <w:szCs w:val="24"/>
        </w:rPr>
        <w:t>31</w:t>
      </w:r>
      <w:r w:rsidRPr="004A4720">
        <w:rPr>
          <w:i/>
          <w:color w:val="auto"/>
          <w:sz w:val="24"/>
          <w:szCs w:val="24"/>
        </w:rPr>
        <w:fldChar w:fldCharType="end"/>
      </w:r>
      <w:r w:rsidRPr="004A4720">
        <w:rPr>
          <w:i/>
          <w:color w:val="auto"/>
          <w:sz w:val="24"/>
          <w:szCs w:val="24"/>
        </w:rPr>
        <w:t>: Page d’authentification</w:t>
      </w:r>
      <w:bookmarkEnd w:id="677"/>
    </w:p>
    <w:p w14:paraId="310C5792" w14:textId="77777777" w:rsidR="00286AB6" w:rsidRDefault="00286AB6" w:rsidP="00286AB6">
      <w:pPr>
        <w:pStyle w:val="Paragraphedeliste"/>
        <w:numPr>
          <w:ilvl w:val="0"/>
          <w:numId w:val="39"/>
        </w:numPr>
        <w:spacing w:line="360" w:lineRule="auto"/>
        <w:jc w:val="both"/>
        <w:rPr>
          <w:rFonts w:ascii="Times New Roman" w:hAnsi="Times New Roman" w:cs="Times New Roman"/>
          <w:b/>
          <w:color w:val="000000"/>
          <w:sz w:val="24"/>
          <w:szCs w:val="24"/>
        </w:rPr>
      </w:pPr>
      <w:r w:rsidRPr="00286AB6">
        <w:rPr>
          <w:rFonts w:ascii="Times New Roman" w:hAnsi="Times New Roman" w:cs="Times New Roman"/>
          <w:b/>
          <w:color w:val="000000"/>
          <w:sz w:val="24"/>
          <w:szCs w:val="24"/>
        </w:rPr>
        <w:t>Page</w:t>
      </w:r>
      <w:r>
        <w:rPr>
          <w:rFonts w:ascii="Times New Roman" w:hAnsi="Times New Roman" w:cs="Times New Roman"/>
          <w:b/>
          <w:color w:val="000000"/>
          <w:sz w:val="24"/>
          <w:szCs w:val="24"/>
        </w:rPr>
        <w:t xml:space="preserve"> d’accueil de l’application </w:t>
      </w:r>
    </w:p>
    <w:p w14:paraId="41883A4E" w14:textId="77777777" w:rsidR="00286AB6" w:rsidRPr="00286AB6" w:rsidRDefault="00286AB6" w:rsidP="00286AB6">
      <w:pPr>
        <w:spacing w:line="360" w:lineRule="auto"/>
        <w:jc w:val="both"/>
        <w:rPr>
          <w:rFonts w:ascii="Times New Roman" w:hAnsi="Times New Roman" w:cs="Times New Roman"/>
          <w:b/>
          <w:color w:val="000000"/>
          <w:sz w:val="24"/>
          <w:szCs w:val="24"/>
        </w:rPr>
      </w:pPr>
      <w:r w:rsidRPr="00286AB6">
        <w:rPr>
          <w:rFonts w:ascii="Times New Roman" w:hAnsi="Times New Roman" w:cs="Times New Roman"/>
          <w:b/>
          <w:noProof/>
          <w:color w:val="000000"/>
          <w:sz w:val="24"/>
          <w:szCs w:val="24"/>
          <w:lang w:eastAsia="fr-FR"/>
        </w:rPr>
        <w:lastRenderedPageBreak/>
        <w:drawing>
          <wp:inline distT="0" distB="0" distL="0" distR="0" wp14:anchorId="685C57BF" wp14:editId="399F33C5">
            <wp:extent cx="5760720" cy="2864751"/>
            <wp:effectExtent l="0" t="0" r="0" b="0"/>
            <wp:docPr id="10" name="Image 10" descr="C:\Users\Bessa\Desktop\Danse ENI\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ssa\Desktop\Danse ENI\acc.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2864751"/>
                    </a:xfrm>
                    <a:prstGeom prst="rect">
                      <a:avLst/>
                    </a:prstGeom>
                    <a:noFill/>
                    <a:ln>
                      <a:noFill/>
                    </a:ln>
                  </pic:spPr>
                </pic:pic>
              </a:graphicData>
            </a:graphic>
          </wp:inline>
        </w:drawing>
      </w:r>
    </w:p>
    <w:p w14:paraId="22319A01" w14:textId="77777777" w:rsidR="006368DF" w:rsidRDefault="00A55F57" w:rsidP="004A4720">
      <w:pPr>
        <w:pStyle w:val="Lgende"/>
        <w:jc w:val="center"/>
        <w:rPr>
          <w:i/>
          <w:color w:val="auto"/>
          <w:sz w:val="24"/>
          <w:szCs w:val="24"/>
        </w:rPr>
      </w:pPr>
      <w:bookmarkStart w:id="678" w:name="_Toc506977610"/>
      <w:r w:rsidRPr="004A4720">
        <w:rPr>
          <w:i/>
          <w:color w:val="auto"/>
          <w:sz w:val="24"/>
          <w:szCs w:val="24"/>
        </w:rPr>
        <w:t xml:space="preserve">Figure </w:t>
      </w:r>
      <w:r w:rsidRPr="004A4720">
        <w:rPr>
          <w:i/>
          <w:color w:val="auto"/>
          <w:sz w:val="24"/>
          <w:szCs w:val="24"/>
        </w:rPr>
        <w:fldChar w:fldCharType="begin"/>
      </w:r>
      <w:r w:rsidRPr="004A4720">
        <w:rPr>
          <w:i/>
          <w:color w:val="auto"/>
          <w:sz w:val="24"/>
          <w:szCs w:val="24"/>
        </w:rPr>
        <w:instrText xml:space="preserve"> SEQ Figure \* ARABIC </w:instrText>
      </w:r>
      <w:r w:rsidRPr="004A4720">
        <w:rPr>
          <w:i/>
          <w:color w:val="auto"/>
          <w:sz w:val="24"/>
          <w:szCs w:val="24"/>
        </w:rPr>
        <w:fldChar w:fldCharType="separate"/>
      </w:r>
      <w:r w:rsidR="00B96CF5">
        <w:rPr>
          <w:i/>
          <w:noProof/>
          <w:color w:val="auto"/>
          <w:sz w:val="24"/>
          <w:szCs w:val="24"/>
        </w:rPr>
        <w:t>32</w:t>
      </w:r>
      <w:r w:rsidRPr="004A4720">
        <w:rPr>
          <w:i/>
          <w:color w:val="auto"/>
          <w:sz w:val="24"/>
          <w:szCs w:val="24"/>
        </w:rPr>
        <w:fldChar w:fldCharType="end"/>
      </w:r>
      <w:r w:rsidRPr="004A4720">
        <w:rPr>
          <w:i/>
          <w:color w:val="auto"/>
          <w:sz w:val="24"/>
          <w:szCs w:val="24"/>
        </w:rPr>
        <w:t>: Page d’accueil de l’application</w:t>
      </w:r>
      <w:bookmarkEnd w:id="678"/>
    </w:p>
    <w:p w14:paraId="63EDDFC5" w14:textId="77777777" w:rsidR="004A4720" w:rsidRPr="004A4720" w:rsidRDefault="004A4720" w:rsidP="004A4720">
      <w:pPr>
        <w:rPr>
          <w:lang w:eastAsia="fr-FR"/>
        </w:rPr>
      </w:pPr>
    </w:p>
    <w:p w14:paraId="37AE6661" w14:textId="77777777" w:rsidR="00286AB6" w:rsidRDefault="00286AB6" w:rsidP="00286AB6">
      <w:pPr>
        <w:pStyle w:val="Paragraphedeliste"/>
        <w:numPr>
          <w:ilvl w:val="0"/>
          <w:numId w:val="39"/>
        </w:num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Affichage </w:t>
      </w:r>
      <w:ins w:id="679" w:author="RALAIVAO" w:date="2018-02-21T21:00:00Z">
        <w:r w:rsidR="007F6828">
          <w:rPr>
            <w:rFonts w:ascii="Times New Roman" w:hAnsi="Times New Roman" w:cs="Times New Roman"/>
            <w:b/>
            <w:color w:val="000000"/>
            <w:sz w:val="24"/>
            <w:szCs w:val="24"/>
          </w:rPr>
          <w:t xml:space="preserve">de la </w:t>
        </w:r>
      </w:ins>
      <w:r>
        <w:rPr>
          <w:rFonts w:ascii="Times New Roman" w:hAnsi="Times New Roman" w:cs="Times New Roman"/>
          <w:b/>
          <w:color w:val="000000"/>
          <w:sz w:val="24"/>
          <w:szCs w:val="24"/>
        </w:rPr>
        <w:t>liste des employés</w:t>
      </w:r>
    </w:p>
    <w:p w14:paraId="389A5A99" w14:textId="77777777" w:rsidR="00286AB6" w:rsidRDefault="00286AB6" w:rsidP="00286AB6">
      <w:pPr>
        <w:spacing w:line="360" w:lineRule="auto"/>
        <w:jc w:val="both"/>
        <w:rPr>
          <w:rFonts w:ascii="Times New Roman" w:hAnsi="Times New Roman" w:cs="Times New Roman"/>
          <w:color w:val="000000"/>
          <w:sz w:val="24"/>
          <w:szCs w:val="24"/>
        </w:rPr>
      </w:pPr>
      <w:r w:rsidRPr="00286AB6">
        <w:rPr>
          <w:rFonts w:ascii="Times New Roman" w:hAnsi="Times New Roman" w:cs="Times New Roman"/>
          <w:color w:val="000000"/>
          <w:sz w:val="24"/>
          <w:szCs w:val="24"/>
        </w:rPr>
        <w:t>L</w:t>
      </w:r>
      <w:r>
        <w:rPr>
          <w:rFonts w:ascii="Times New Roman" w:hAnsi="Times New Roman" w:cs="Times New Roman"/>
          <w:color w:val="000000"/>
          <w:sz w:val="24"/>
          <w:szCs w:val="24"/>
        </w:rPr>
        <w:t>orsque L’Admin est connecté. Il peut générer les employés en modifiant, ajouter, supprimer les employés</w:t>
      </w:r>
    </w:p>
    <w:p w14:paraId="149284BD" w14:textId="77777777" w:rsidR="00286AB6" w:rsidRDefault="00286AB6" w:rsidP="00286AB6">
      <w:pPr>
        <w:spacing w:line="360" w:lineRule="auto"/>
        <w:jc w:val="both"/>
        <w:rPr>
          <w:rFonts w:ascii="Times New Roman" w:hAnsi="Times New Roman" w:cs="Times New Roman"/>
          <w:color w:val="000000"/>
          <w:sz w:val="24"/>
          <w:szCs w:val="24"/>
        </w:rPr>
      </w:pPr>
      <w:r w:rsidRPr="00286AB6">
        <w:rPr>
          <w:rFonts w:ascii="Times New Roman" w:hAnsi="Times New Roman" w:cs="Times New Roman"/>
          <w:noProof/>
          <w:color w:val="000000"/>
          <w:sz w:val="24"/>
          <w:szCs w:val="24"/>
          <w:lang w:eastAsia="fr-FR"/>
        </w:rPr>
        <w:drawing>
          <wp:inline distT="0" distB="0" distL="0" distR="0" wp14:anchorId="2B91F04C" wp14:editId="18BC6463">
            <wp:extent cx="5760720" cy="2872424"/>
            <wp:effectExtent l="0" t="0" r="0" b="0"/>
            <wp:docPr id="15" name="Image 15" descr="C:\Users\Bessa\Desktop\Danse ENI\lisae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ssa\Desktop\Danse ENI\lisaeam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2872424"/>
                    </a:xfrm>
                    <a:prstGeom prst="rect">
                      <a:avLst/>
                    </a:prstGeom>
                    <a:noFill/>
                    <a:ln>
                      <a:noFill/>
                    </a:ln>
                  </pic:spPr>
                </pic:pic>
              </a:graphicData>
            </a:graphic>
          </wp:inline>
        </w:drawing>
      </w:r>
    </w:p>
    <w:p w14:paraId="53FB0261" w14:textId="77777777" w:rsidR="003C1E17" w:rsidRPr="004A4720" w:rsidRDefault="00A55F57" w:rsidP="004A4720">
      <w:pPr>
        <w:pStyle w:val="Lgende"/>
        <w:jc w:val="center"/>
        <w:rPr>
          <w:i/>
          <w:color w:val="auto"/>
          <w:sz w:val="24"/>
          <w:szCs w:val="24"/>
        </w:rPr>
      </w:pPr>
      <w:bookmarkStart w:id="680" w:name="_Toc506977611"/>
      <w:r w:rsidRPr="004A4720">
        <w:rPr>
          <w:i/>
          <w:color w:val="auto"/>
          <w:sz w:val="24"/>
          <w:szCs w:val="24"/>
        </w:rPr>
        <w:t xml:space="preserve">Figure </w:t>
      </w:r>
      <w:r w:rsidRPr="004A4720">
        <w:rPr>
          <w:i/>
          <w:color w:val="auto"/>
          <w:sz w:val="24"/>
          <w:szCs w:val="24"/>
        </w:rPr>
        <w:fldChar w:fldCharType="begin"/>
      </w:r>
      <w:r w:rsidRPr="004A4720">
        <w:rPr>
          <w:i/>
          <w:color w:val="auto"/>
          <w:sz w:val="24"/>
          <w:szCs w:val="24"/>
        </w:rPr>
        <w:instrText xml:space="preserve"> SEQ Figure \* ARABIC </w:instrText>
      </w:r>
      <w:r w:rsidRPr="004A4720">
        <w:rPr>
          <w:i/>
          <w:color w:val="auto"/>
          <w:sz w:val="24"/>
          <w:szCs w:val="24"/>
        </w:rPr>
        <w:fldChar w:fldCharType="separate"/>
      </w:r>
      <w:r w:rsidR="00B96CF5">
        <w:rPr>
          <w:i/>
          <w:noProof/>
          <w:color w:val="auto"/>
          <w:sz w:val="24"/>
          <w:szCs w:val="24"/>
        </w:rPr>
        <w:t>33</w:t>
      </w:r>
      <w:r w:rsidRPr="004A4720">
        <w:rPr>
          <w:i/>
          <w:color w:val="auto"/>
          <w:sz w:val="24"/>
          <w:szCs w:val="24"/>
        </w:rPr>
        <w:fldChar w:fldCharType="end"/>
      </w:r>
      <w:r w:rsidRPr="004A4720">
        <w:rPr>
          <w:i/>
          <w:color w:val="auto"/>
          <w:sz w:val="24"/>
          <w:szCs w:val="24"/>
        </w:rPr>
        <w:t>: Affichage liste des employés</w:t>
      </w:r>
      <w:bookmarkEnd w:id="680"/>
    </w:p>
    <w:p w14:paraId="5F971429" w14:textId="77777777" w:rsidR="00A55F57" w:rsidRDefault="00A55F57" w:rsidP="00A55F57">
      <w:pPr>
        <w:rPr>
          <w:lang w:eastAsia="fr-FR"/>
        </w:rPr>
      </w:pPr>
    </w:p>
    <w:p w14:paraId="41ED4954" w14:textId="77777777" w:rsidR="00A55F57" w:rsidRPr="00A55F57" w:rsidRDefault="00A55F57" w:rsidP="00A55F57">
      <w:pPr>
        <w:rPr>
          <w:lang w:eastAsia="fr-FR"/>
        </w:rPr>
      </w:pPr>
    </w:p>
    <w:p w14:paraId="4722EC97" w14:textId="77777777" w:rsidR="003C1E17" w:rsidRDefault="003C1E17" w:rsidP="003C1E17">
      <w:pPr>
        <w:pStyle w:val="Paragraphedeliste"/>
        <w:numPr>
          <w:ilvl w:val="0"/>
          <w:numId w:val="39"/>
        </w:numPr>
        <w:spacing w:line="360" w:lineRule="auto"/>
        <w:jc w:val="both"/>
        <w:rPr>
          <w:rFonts w:ascii="Times New Roman" w:hAnsi="Times New Roman" w:cs="Times New Roman"/>
          <w:b/>
          <w:color w:val="000000"/>
          <w:sz w:val="24"/>
          <w:szCs w:val="24"/>
        </w:rPr>
      </w:pPr>
      <w:r w:rsidRPr="003C1E17">
        <w:rPr>
          <w:rFonts w:ascii="Times New Roman" w:hAnsi="Times New Roman" w:cs="Times New Roman"/>
          <w:b/>
          <w:color w:val="000000"/>
          <w:sz w:val="24"/>
          <w:szCs w:val="24"/>
        </w:rPr>
        <w:lastRenderedPageBreak/>
        <w:t>Page d’accueil de l’employé</w:t>
      </w:r>
    </w:p>
    <w:p w14:paraId="21DB24DD" w14:textId="77777777" w:rsidR="003C1E17" w:rsidRDefault="003C1E17" w:rsidP="003C1E17">
      <w:pPr>
        <w:spacing w:line="360" w:lineRule="auto"/>
        <w:jc w:val="both"/>
        <w:rPr>
          <w:rFonts w:ascii="Times New Roman" w:hAnsi="Times New Roman" w:cs="Times New Roman"/>
          <w:color w:val="000000"/>
          <w:sz w:val="24"/>
          <w:szCs w:val="24"/>
        </w:rPr>
      </w:pPr>
      <w:r w:rsidRPr="003C1E17">
        <w:rPr>
          <w:rFonts w:ascii="Times New Roman" w:hAnsi="Times New Roman" w:cs="Times New Roman"/>
          <w:color w:val="000000"/>
          <w:sz w:val="24"/>
          <w:szCs w:val="24"/>
        </w:rPr>
        <w:t>Lorsque</w:t>
      </w:r>
      <w:r>
        <w:rPr>
          <w:rFonts w:ascii="Times New Roman" w:hAnsi="Times New Roman" w:cs="Times New Roman"/>
          <w:color w:val="000000"/>
          <w:sz w:val="24"/>
          <w:szCs w:val="24"/>
        </w:rPr>
        <w:t xml:space="preserve"> l’employé est authentifié. La page d’accueil est affichée</w:t>
      </w:r>
    </w:p>
    <w:p w14:paraId="6F21FB1D" w14:textId="77777777" w:rsidR="003C1E17" w:rsidRDefault="003C1E17" w:rsidP="003C1E17">
      <w:pPr>
        <w:spacing w:line="360" w:lineRule="auto"/>
        <w:jc w:val="both"/>
        <w:rPr>
          <w:rFonts w:ascii="Times New Roman" w:hAnsi="Times New Roman" w:cs="Times New Roman"/>
          <w:color w:val="000000"/>
          <w:sz w:val="24"/>
          <w:szCs w:val="24"/>
        </w:rPr>
      </w:pPr>
      <w:r w:rsidRPr="003C1E17">
        <w:rPr>
          <w:rFonts w:ascii="Times New Roman" w:hAnsi="Times New Roman" w:cs="Times New Roman"/>
          <w:noProof/>
          <w:color w:val="000000"/>
          <w:sz w:val="24"/>
          <w:szCs w:val="24"/>
          <w:lang w:eastAsia="fr-FR"/>
        </w:rPr>
        <w:drawing>
          <wp:inline distT="0" distB="0" distL="0" distR="0" wp14:anchorId="0E63D61A" wp14:editId="27195666">
            <wp:extent cx="5760720" cy="2882496"/>
            <wp:effectExtent l="0" t="0" r="0" b="0"/>
            <wp:docPr id="22" name="Image 22" descr="C:\Users\Bessa\Desktop\Danse ENI\acc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ssa\Desktop\Danse ENI\accEm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2882496"/>
                    </a:xfrm>
                    <a:prstGeom prst="rect">
                      <a:avLst/>
                    </a:prstGeom>
                    <a:noFill/>
                    <a:ln>
                      <a:noFill/>
                    </a:ln>
                  </pic:spPr>
                </pic:pic>
              </a:graphicData>
            </a:graphic>
          </wp:inline>
        </w:drawing>
      </w:r>
    </w:p>
    <w:p w14:paraId="05AB76A8" w14:textId="77777777" w:rsidR="003C1E17" w:rsidRPr="004A4720" w:rsidRDefault="00A55F57" w:rsidP="004A4720">
      <w:pPr>
        <w:pStyle w:val="Lgende"/>
        <w:jc w:val="center"/>
        <w:rPr>
          <w:i/>
          <w:color w:val="auto"/>
          <w:sz w:val="24"/>
          <w:szCs w:val="24"/>
        </w:rPr>
      </w:pPr>
      <w:bookmarkStart w:id="681" w:name="_Toc506977612"/>
      <w:r w:rsidRPr="004A4720">
        <w:rPr>
          <w:i/>
          <w:color w:val="auto"/>
          <w:sz w:val="24"/>
          <w:szCs w:val="24"/>
        </w:rPr>
        <w:t xml:space="preserve">Figure </w:t>
      </w:r>
      <w:r w:rsidRPr="004A4720">
        <w:rPr>
          <w:i/>
          <w:color w:val="auto"/>
          <w:sz w:val="24"/>
          <w:szCs w:val="24"/>
        </w:rPr>
        <w:fldChar w:fldCharType="begin"/>
      </w:r>
      <w:r w:rsidRPr="004A4720">
        <w:rPr>
          <w:i/>
          <w:color w:val="auto"/>
          <w:sz w:val="24"/>
          <w:szCs w:val="24"/>
        </w:rPr>
        <w:instrText xml:space="preserve"> SEQ Figure \* ARABIC </w:instrText>
      </w:r>
      <w:r w:rsidRPr="004A4720">
        <w:rPr>
          <w:i/>
          <w:color w:val="auto"/>
          <w:sz w:val="24"/>
          <w:szCs w:val="24"/>
        </w:rPr>
        <w:fldChar w:fldCharType="separate"/>
      </w:r>
      <w:r w:rsidR="00B96CF5">
        <w:rPr>
          <w:i/>
          <w:noProof/>
          <w:color w:val="auto"/>
          <w:sz w:val="24"/>
          <w:szCs w:val="24"/>
        </w:rPr>
        <w:t>34</w:t>
      </w:r>
      <w:r w:rsidRPr="004A4720">
        <w:rPr>
          <w:i/>
          <w:color w:val="auto"/>
          <w:sz w:val="24"/>
          <w:szCs w:val="24"/>
        </w:rPr>
        <w:fldChar w:fldCharType="end"/>
      </w:r>
      <w:r w:rsidRPr="004A4720">
        <w:rPr>
          <w:i/>
          <w:color w:val="auto"/>
          <w:sz w:val="24"/>
          <w:szCs w:val="24"/>
        </w:rPr>
        <w:t>: Page d’accueil de l’employé</w:t>
      </w:r>
      <w:bookmarkEnd w:id="681"/>
    </w:p>
    <w:p w14:paraId="1DF3CCE5" w14:textId="77777777" w:rsidR="003C1E17" w:rsidRPr="003C1E17" w:rsidRDefault="003C1E17" w:rsidP="003C1E17">
      <w:pPr>
        <w:pStyle w:val="Paragraphedeliste"/>
        <w:numPr>
          <w:ilvl w:val="0"/>
          <w:numId w:val="39"/>
        </w:numPr>
        <w:spacing w:line="360" w:lineRule="auto"/>
        <w:jc w:val="both"/>
        <w:rPr>
          <w:rFonts w:ascii="Times New Roman" w:hAnsi="Times New Roman" w:cs="Times New Roman"/>
          <w:b/>
          <w:color w:val="000000"/>
          <w:sz w:val="24"/>
          <w:szCs w:val="24"/>
        </w:rPr>
      </w:pPr>
      <w:r w:rsidRPr="003C1E17">
        <w:rPr>
          <w:rFonts w:ascii="Times New Roman" w:hAnsi="Times New Roman" w:cs="Times New Roman"/>
          <w:b/>
          <w:color w:val="000000"/>
          <w:sz w:val="24"/>
          <w:szCs w:val="24"/>
        </w:rPr>
        <w:t>Demande d’absence</w:t>
      </w:r>
    </w:p>
    <w:p w14:paraId="2D083A12" w14:textId="77777777" w:rsidR="003C1E17" w:rsidRPr="003C1E17" w:rsidRDefault="003C1E17" w:rsidP="003C1E17">
      <w:pPr>
        <w:spacing w:line="360" w:lineRule="auto"/>
        <w:jc w:val="both"/>
        <w:rPr>
          <w:rFonts w:ascii="Times New Roman" w:hAnsi="Times New Roman" w:cs="Times New Roman"/>
          <w:color w:val="000000"/>
          <w:sz w:val="24"/>
          <w:szCs w:val="24"/>
        </w:rPr>
      </w:pPr>
      <w:r w:rsidRPr="003C1E17">
        <w:rPr>
          <w:rFonts w:ascii="Times New Roman" w:hAnsi="Times New Roman" w:cs="Times New Roman"/>
          <w:noProof/>
          <w:color w:val="000000"/>
          <w:sz w:val="24"/>
          <w:szCs w:val="24"/>
          <w:lang w:eastAsia="fr-FR"/>
        </w:rPr>
        <w:drawing>
          <wp:inline distT="0" distB="0" distL="0" distR="0" wp14:anchorId="12144E51" wp14:editId="300D22F0">
            <wp:extent cx="5760720" cy="2874538"/>
            <wp:effectExtent l="0" t="0" r="0" b="0"/>
            <wp:docPr id="25" name="Image 25" descr="C:\Users\Bessa\Desktop\Danse ENI\d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ssa\Desktop\Danse ENI\dem.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2874538"/>
                    </a:xfrm>
                    <a:prstGeom prst="rect">
                      <a:avLst/>
                    </a:prstGeom>
                    <a:noFill/>
                    <a:ln>
                      <a:noFill/>
                    </a:ln>
                  </pic:spPr>
                </pic:pic>
              </a:graphicData>
            </a:graphic>
          </wp:inline>
        </w:drawing>
      </w:r>
    </w:p>
    <w:p w14:paraId="2FA885F4" w14:textId="77777777" w:rsidR="00BC3266" w:rsidRPr="004A4720" w:rsidRDefault="00A55F57" w:rsidP="004A4720">
      <w:pPr>
        <w:pStyle w:val="Lgende"/>
        <w:jc w:val="center"/>
        <w:rPr>
          <w:i/>
          <w:color w:val="auto"/>
          <w:sz w:val="24"/>
          <w:szCs w:val="24"/>
        </w:rPr>
      </w:pPr>
      <w:bookmarkStart w:id="682" w:name="_Toc506977613"/>
      <w:r w:rsidRPr="004A4720">
        <w:rPr>
          <w:i/>
          <w:color w:val="auto"/>
          <w:sz w:val="24"/>
          <w:szCs w:val="24"/>
        </w:rPr>
        <w:t xml:space="preserve">Figure </w:t>
      </w:r>
      <w:r w:rsidRPr="004A4720">
        <w:rPr>
          <w:i/>
          <w:color w:val="auto"/>
          <w:sz w:val="24"/>
          <w:szCs w:val="24"/>
        </w:rPr>
        <w:fldChar w:fldCharType="begin"/>
      </w:r>
      <w:r w:rsidRPr="004A4720">
        <w:rPr>
          <w:i/>
          <w:color w:val="auto"/>
          <w:sz w:val="24"/>
          <w:szCs w:val="24"/>
        </w:rPr>
        <w:instrText xml:space="preserve"> SEQ Figure \* ARABIC </w:instrText>
      </w:r>
      <w:r w:rsidRPr="004A4720">
        <w:rPr>
          <w:i/>
          <w:color w:val="auto"/>
          <w:sz w:val="24"/>
          <w:szCs w:val="24"/>
        </w:rPr>
        <w:fldChar w:fldCharType="separate"/>
      </w:r>
      <w:r w:rsidR="00B96CF5">
        <w:rPr>
          <w:i/>
          <w:noProof/>
          <w:color w:val="auto"/>
          <w:sz w:val="24"/>
          <w:szCs w:val="24"/>
        </w:rPr>
        <w:t>35</w:t>
      </w:r>
      <w:r w:rsidRPr="004A4720">
        <w:rPr>
          <w:i/>
          <w:color w:val="auto"/>
          <w:sz w:val="24"/>
          <w:szCs w:val="24"/>
        </w:rPr>
        <w:fldChar w:fldCharType="end"/>
      </w:r>
      <w:r w:rsidRPr="004A4720">
        <w:rPr>
          <w:i/>
          <w:color w:val="auto"/>
          <w:sz w:val="24"/>
          <w:szCs w:val="24"/>
        </w:rPr>
        <w:t>: Demande d’absence.</w:t>
      </w:r>
      <w:bookmarkEnd w:id="682"/>
    </w:p>
    <w:p w14:paraId="6F27AB11" w14:textId="77777777" w:rsidR="003C1E17" w:rsidRDefault="002714C3" w:rsidP="003C1E17">
      <w:pPr>
        <w:pStyle w:val="Paragraphedeliste"/>
        <w:numPr>
          <w:ilvl w:val="0"/>
          <w:numId w:val="39"/>
        </w:num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Affichage </w:t>
      </w:r>
      <w:ins w:id="683" w:author="RALAIVAO" w:date="2018-02-21T21:00:00Z">
        <w:r w:rsidR="007F6828">
          <w:rPr>
            <w:rFonts w:ascii="Times New Roman" w:hAnsi="Times New Roman" w:cs="Times New Roman"/>
            <w:b/>
            <w:color w:val="000000"/>
            <w:sz w:val="24"/>
            <w:szCs w:val="24"/>
          </w:rPr>
          <w:t xml:space="preserve">de la </w:t>
        </w:r>
      </w:ins>
      <w:r>
        <w:rPr>
          <w:rFonts w:ascii="Times New Roman" w:hAnsi="Times New Roman" w:cs="Times New Roman"/>
          <w:b/>
          <w:color w:val="000000"/>
          <w:sz w:val="24"/>
          <w:szCs w:val="24"/>
        </w:rPr>
        <w:t>liste des demandes</w:t>
      </w:r>
    </w:p>
    <w:p w14:paraId="5FDAABAD" w14:textId="77777777" w:rsidR="002714C3" w:rsidRDefault="002714C3" w:rsidP="002714C3">
      <w:pPr>
        <w:spacing w:line="360" w:lineRule="auto"/>
        <w:jc w:val="both"/>
        <w:rPr>
          <w:rFonts w:ascii="Times New Roman" w:hAnsi="Times New Roman" w:cs="Times New Roman"/>
          <w:color w:val="000000"/>
          <w:sz w:val="24"/>
          <w:szCs w:val="24"/>
        </w:rPr>
      </w:pPr>
      <w:r w:rsidRPr="002714C3">
        <w:rPr>
          <w:rFonts w:ascii="Times New Roman" w:hAnsi="Times New Roman" w:cs="Times New Roman"/>
          <w:color w:val="000000"/>
          <w:sz w:val="24"/>
          <w:szCs w:val="24"/>
        </w:rPr>
        <w:t xml:space="preserve">Lorsque </w:t>
      </w:r>
      <w:r>
        <w:rPr>
          <w:rFonts w:ascii="Times New Roman" w:hAnsi="Times New Roman" w:cs="Times New Roman"/>
          <w:color w:val="000000"/>
          <w:sz w:val="24"/>
          <w:szCs w:val="24"/>
        </w:rPr>
        <w:t>la demande d’absence est envoyée. Le responsable peut valider ou non la demande de l’employé.</w:t>
      </w:r>
    </w:p>
    <w:p w14:paraId="62F8F977" w14:textId="77777777" w:rsidR="002714C3" w:rsidRDefault="002714C3" w:rsidP="002714C3">
      <w:pPr>
        <w:spacing w:line="360" w:lineRule="auto"/>
        <w:jc w:val="both"/>
        <w:rPr>
          <w:rFonts w:ascii="Times New Roman" w:hAnsi="Times New Roman" w:cs="Times New Roman"/>
          <w:color w:val="000000"/>
          <w:sz w:val="24"/>
          <w:szCs w:val="24"/>
        </w:rPr>
      </w:pPr>
      <w:r w:rsidRPr="002714C3">
        <w:rPr>
          <w:rFonts w:ascii="Times New Roman" w:hAnsi="Times New Roman" w:cs="Times New Roman"/>
          <w:noProof/>
          <w:color w:val="000000"/>
          <w:sz w:val="24"/>
          <w:szCs w:val="24"/>
          <w:lang w:eastAsia="fr-FR"/>
        </w:rPr>
        <w:lastRenderedPageBreak/>
        <w:drawing>
          <wp:inline distT="0" distB="0" distL="0" distR="0" wp14:anchorId="03021CCB" wp14:editId="031755CA">
            <wp:extent cx="5760720" cy="2815468"/>
            <wp:effectExtent l="0" t="0" r="0" b="0"/>
            <wp:docPr id="27" name="Image 27" descr="C:\Users\Bessa\Desktop\Danse ENI\acce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ssa\Desktop\Danse ENI\accept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2815468"/>
                    </a:xfrm>
                    <a:prstGeom prst="rect">
                      <a:avLst/>
                    </a:prstGeom>
                    <a:noFill/>
                    <a:ln>
                      <a:noFill/>
                    </a:ln>
                  </pic:spPr>
                </pic:pic>
              </a:graphicData>
            </a:graphic>
          </wp:inline>
        </w:drawing>
      </w:r>
    </w:p>
    <w:p w14:paraId="04874079" w14:textId="77777777" w:rsidR="002714C3" w:rsidRPr="004A4720" w:rsidRDefault="00A55F57" w:rsidP="004A4720">
      <w:pPr>
        <w:pStyle w:val="Lgende"/>
        <w:jc w:val="center"/>
        <w:rPr>
          <w:i/>
          <w:color w:val="auto"/>
          <w:sz w:val="24"/>
          <w:szCs w:val="24"/>
        </w:rPr>
      </w:pPr>
      <w:bookmarkStart w:id="684" w:name="_Toc506977614"/>
      <w:r w:rsidRPr="004A4720">
        <w:rPr>
          <w:i/>
          <w:color w:val="auto"/>
          <w:sz w:val="24"/>
          <w:szCs w:val="24"/>
        </w:rPr>
        <w:t xml:space="preserve">Figure </w:t>
      </w:r>
      <w:r w:rsidRPr="004A4720">
        <w:rPr>
          <w:i/>
          <w:color w:val="auto"/>
          <w:sz w:val="24"/>
          <w:szCs w:val="24"/>
        </w:rPr>
        <w:fldChar w:fldCharType="begin"/>
      </w:r>
      <w:r w:rsidRPr="004A4720">
        <w:rPr>
          <w:i/>
          <w:color w:val="auto"/>
          <w:sz w:val="24"/>
          <w:szCs w:val="24"/>
        </w:rPr>
        <w:instrText xml:space="preserve"> SEQ Figure \* ARABIC </w:instrText>
      </w:r>
      <w:r w:rsidRPr="004A4720">
        <w:rPr>
          <w:i/>
          <w:color w:val="auto"/>
          <w:sz w:val="24"/>
          <w:szCs w:val="24"/>
        </w:rPr>
        <w:fldChar w:fldCharType="separate"/>
      </w:r>
      <w:r w:rsidR="00B96CF5">
        <w:rPr>
          <w:i/>
          <w:noProof/>
          <w:color w:val="auto"/>
          <w:sz w:val="24"/>
          <w:szCs w:val="24"/>
        </w:rPr>
        <w:t>36</w:t>
      </w:r>
      <w:r w:rsidRPr="004A4720">
        <w:rPr>
          <w:i/>
          <w:color w:val="auto"/>
          <w:sz w:val="24"/>
          <w:szCs w:val="24"/>
        </w:rPr>
        <w:fldChar w:fldCharType="end"/>
      </w:r>
      <w:r w:rsidRPr="004A4720">
        <w:rPr>
          <w:i/>
          <w:color w:val="auto"/>
          <w:sz w:val="24"/>
          <w:szCs w:val="24"/>
        </w:rPr>
        <w:t>: Affichage liste demande</w:t>
      </w:r>
      <w:bookmarkEnd w:id="684"/>
    </w:p>
    <w:p w14:paraId="53C10732" w14:textId="77777777" w:rsidR="00A55F57" w:rsidRDefault="00A55F57" w:rsidP="00A55F57">
      <w:pPr>
        <w:rPr>
          <w:lang w:eastAsia="fr-FR"/>
        </w:rPr>
      </w:pPr>
    </w:p>
    <w:p w14:paraId="2F3DED92" w14:textId="77777777" w:rsidR="00A55F57" w:rsidRPr="00A55F57" w:rsidRDefault="00A55F57" w:rsidP="00A55F57">
      <w:pPr>
        <w:rPr>
          <w:lang w:eastAsia="fr-FR"/>
        </w:rPr>
      </w:pPr>
    </w:p>
    <w:p w14:paraId="75CFBCCC" w14:textId="77777777" w:rsidR="001F58A8" w:rsidRDefault="002714C3" w:rsidP="002714C3">
      <w:pPr>
        <w:pStyle w:val="Paragraphedeliste"/>
        <w:numPr>
          <w:ilvl w:val="0"/>
          <w:numId w:val="39"/>
        </w:num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Affichage </w:t>
      </w:r>
      <w:ins w:id="685" w:author="RALAIVAO" w:date="2018-02-21T21:00:00Z">
        <w:r w:rsidR="007F6828">
          <w:rPr>
            <w:rFonts w:ascii="Times New Roman" w:hAnsi="Times New Roman" w:cs="Times New Roman"/>
            <w:b/>
            <w:color w:val="000000"/>
            <w:sz w:val="24"/>
            <w:szCs w:val="24"/>
          </w:rPr>
          <w:t>de l</w:t>
        </w:r>
      </w:ins>
      <w:ins w:id="686" w:author="RALAIVAO" w:date="2018-02-21T21:01:00Z">
        <w:r w:rsidR="007F6828">
          <w:rPr>
            <w:rFonts w:ascii="Times New Roman" w:hAnsi="Times New Roman" w:cs="Times New Roman"/>
            <w:b/>
            <w:color w:val="000000"/>
            <w:sz w:val="24"/>
            <w:szCs w:val="24"/>
          </w:rPr>
          <w:t>’</w:t>
        </w:r>
      </w:ins>
      <w:r>
        <w:rPr>
          <w:rFonts w:ascii="Times New Roman" w:hAnsi="Times New Roman" w:cs="Times New Roman"/>
          <w:b/>
          <w:color w:val="000000"/>
          <w:sz w:val="24"/>
          <w:szCs w:val="24"/>
        </w:rPr>
        <w:t xml:space="preserve">historique </w:t>
      </w:r>
      <w:r w:rsidR="00BC3266">
        <w:rPr>
          <w:rFonts w:ascii="Times New Roman" w:hAnsi="Times New Roman" w:cs="Times New Roman"/>
          <w:b/>
          <w:color w:val="000000"/>
          <w:sz w:val="24"/>
          <w:szCs w:val="24"/>
        </w:rPr>
        <w:t>de la</w:t>
      </w:r>
      <w:r>
        <w:rPr>
          <w:rFonts w:ascii="Times New Roman" w:hAnsi="Times New Roman" w:cs="Times New Roman"/>
          <w:b/>
          <w:color w:val="000000"/>
          <w:sz w:val="24"/>
          <w:szCs w:val="24"/>
        </w:rPr>
        <w:t xml:space="preserve"> permission dans un service</w:t>
      </w:r>
    </w:p>
    <w:p w14:paraId="3D8AD83E" w14:textId="77777777" w:rsidR="002714C3" w:rsidRPr="002714C3" w:rsidRDefault="002714C3" w:rsidP="002714C3">
      <w:pPr>
        <w:spacing w:line="360" w:lineRule="auto"/>
        <w:jc w:val="both"/>
        <w:rPr>
          <w:rFonts w:ascii="Times New Roman" w:hAnsi="Times New Roman" w:cs="Times New Roman"/>
          <w:b/>
          <w:color w:val="000000"/>
          <w:sz w:val="24"/>
          <w:szCs w:val="24"/>
        </w:rPr>
      </w:pPr>
      <w:r w:rsidRPr="002714C3">
        <w:rPr>
          <w:rFonts w:ascii="Times New Roman" w:hAnsi="Times New Roman" w:cs="Times New Roman"/>
          <w:b/>
          <w:noProof/>
          <w:color w:val="000000"/>
          <w:sz w:val="24"/>
          <w:szCs w:val="24"/>
          <w:lang w:eastAsia="fr-FR"/>
        </w:rPr>
        <w:drawing>
          <wp:inline distT="0" distB="0" distL="0" distR="0" wp14:anchorId="3142E926" wp14:editId="6EF71B35">
            <wp:extent cx="5760720" cy="2715106"/>
            <wp:effectExtent l="0" t="0" r="0" b="0"/>
            <wp:docPr id="30" name="Image 30" descr="C:\Users\Bessa\Desktop\Danse ENI\listep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ssa\Desktop\Danse ENI\listeper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2715106"/>
                    </a:xfrm>
                    <a:prstGeom prst="rect">
                      <a:avLst/>
                    </a:prstGeom>
                    <a:noFill/>
                    <a:ln>
                      <a:noFill/>
                    </a:ln>
                  </pic:spPr>
                </pic:pic>
              </a:graphicData>
            </a:graphic>
          </wp:inline>
        </w:drawing>
      </w:r>
    </w:p>
    <w:p w14:paraId="12969F5D" w14:textId="77777777" w:rsidR="00A55F57" w:rsidRPr="004A4720" w:rsidRDefault="00A55F57" w:rsidP="004A4720">
      <w:pPr>
        <w:pStyle w:val="Lgende"/>
        <w:jc w:val="center"/>
        <w:rPr>
          <w:i/>
          <w:color w:val="auto"/>
          <w:sz w:val="24"/>
          <w:szCs w:val="24"/>
        </w:rPr>
      </w:pPr>
      <w:bookmarkStart w:id="687" w:name="_Toc506977615"/>
      <w:r w:rsidRPr="004A4720">
        <w:rPr>
          <w:i/>
          <w:color w:val="auto"/>
          <w:sz w:val="24"/>
          <w:szCs w:val="24"/>
        </w:rPr>
        <w:t xml:space="preserve">Figure </w:t>
      </w:r>
      <w:r w:rsidRPr="004A4720">
        <w:rPr>
          <w:i/>
          <w:color w:val="auto"/>
          <w:sz w:val="24"/>
          <w:szCs w:val="24"/>
        </w:rPr>
        <w:fldChar w:fldCharType="begin"/>
      </w:r>
      <w:r w:rsidRPr="004A4720">
        <w:rPr>
          <w:i/>
          <w:color w:val="auto"/>
          <w:sz w:val="24"/>
          <w:szCs w:val="24"/>
        </w:rPr>
        <w:instrText xml:space="preserve"> SEQ Figure \* ARABIC </w:instrText>
      </w:r>
      <w:r w:rsidRPr="004A4720">
        <w:rPr>
          <w:i/>
          <w:color w:val="auto"/>
          <w:sz w:val="24"/>
          <w:szCs w:val="24"/>
        </w:rPr>
        <w:fldChar w:fldCharType="separate"/>
      </w:r>
      <w:r w:rsidR="00B96CF5">
        <w:rPr>
          <w:i/>
          <w:noProof/>
          <w:color w:val="auto"/>
          <w:sz w:val="24"/>
          <w:szCs w:val="24"/>
        </w:rPr>
        <w:t>37</w:t>
      </w:r>
      <w:r w:rsidRPr="004A4720">
        <w:rPr>
          <w:i/>
          <w:color w:val="auto"/>
          <w:sz w:val="24"/>
          <w:szCs w:val="24"/>
        </w:rPr>
        <w:fldChar w:fldCharType="end"/>
      </w:r>
      <w:r w:rsidRPr="004A4720">
        <w:rPr>
          <w:i/>
          <w:color w:val="auto"/>
          <w:sz w:val="24"/>
          <w:szCs w:val="24"/>
        </w:rPr>
        <w:t>: Affichage historique de la permission dans un service.</w:t>
      </w:r>
      <w:bookmarkEnd w:id="687"/>
    </w:p>
    <w:p w14:paraId="376C6849" w14:textId="77777777" w:rsidR="00A55F57" w:rsidRDefault="00A55F57" w:rsidP="00A55F57">
      <w:pPr>
        <w:pStyle w:val="Lgende"/>
      </w:pPr>
    </w:p>
    <w:p w14:paraId="54E98685" w14:textId="77777777" w:rsidR="00A55F57" w:rsidRDefault="00A55F57" w:rsidP="00A55F57">
      <w:pPr>
        <w:pStyle w:val="Lgende"/>
      </w:pPr>
    </w:p>
    <w:p w14:paraId="1DDA7988" w14:textId="77777777" w:rsidR="00A55F57" w:rsidRDefault="00A55F57" w:rsidP="00A55F57">
      <w:pPr>
        <w:pStyle w:val="Lgende"/>
      </w:pPr>
    </w:p>
    <w:p w14:paraId="61750862" w14:textId="77777777" w:rsidR="00F13CD1" w:rsidRPr="00F13CD1" w:rsidRDefault="00F13CD1" w:rsidP="00F13CD1">
      <w:pPr>
        <w:rPr>
          <w:lang w:eastAsia="fr-FR"/>
        </w:rPr>
      </w:pPr>
    </w:p>
    <w:p w14:paraId="61CF775C" w14:textId="77777777" w:rsidR="00A55F57" w:rsidRDefault="00A55F57" w:rsidP="00A55F57">
      <w:pPr>
        <w:pStyle w:val="Lgende"/>
      </w:pPr>
    </w:p>
    <w:p w14:paraId="6F22E381" w14:textId="77777777" w:rsidR="00BC3266" w:rsidRDefault="0065763E" w:rsidP="006F7974">
      <w:pPr>
        <w:pStyle w:val="Lgende"/>
        <w:jc w:val="center"/>
        <w:outlineLvl w:val="0"/>
        <w:rPr>
          <w:color w:val="auto"/>
          <w:sz w:val="32"/>
          <w:szCs w:val="32"/>
        </w:rPr>
      </w:pPr>
      <w:bookmarkStart w:id="688" w:name="_Toc506976685"/>
      <w:bookmarkStart w:id="689" w:name="_Toc506977516"/>
      <w:r>
        <w:rPr>
          <w:color w:val="auto"/>
          <w:sz w:val="32"/>
          <w:szCs w:val="32"/>
        </w:rPr>
        <w:lastRenderedPageBreak/>
        <w:t>CONCLUSION</w:t>
      </w:r>
      <w:bookmarkEnd w:id="688"/>
      <w:bookmarkEnd w:id="689"/>
    </w:p>
    <w:p w14:paraId="287EB8F6" w14:textId="77777777" w:rsidR="00F27A5D" w:rsidRPr="00F27A5D" w:rsidRDefault="00F27A5D" w:rsidP="00F27A5D">
      <w:pPr>
        <w:rPr>
          <w:lang w:eastAsia="fr-FR"/>
        </w:rPr>
      </w:pPr>
    </w:p>
    <w:p w14:paraId="208A7AD4" w14:textId="77777777" w:rsidR="003011C7" w:rsidRPr="00953B1A" w:rsidRDefault="003011C7" w:rsidP="003011C7">
      <w:pPr>
        <w:spacing w:after="240" w:line="360" w:lineRule="auto"/>
        <w:ind w:firstLine="709"/>
        <w:jc w:val="both"/>
        <w:rPr>
          <w:rFonts w:ascii="Times New Roman" w:hAnsi="Times New Roman" w:cs="Times New Roman"/>
          <w:sz w:val="24"/>
          <w:szCs w:val="24"/>
        </w:rPr>
      </w:pPr>
      <w:r w:rsidRPr="00953B1A">
        <w:rPr>
          <w:rFonts w:ascii="Times New Roman" w:hAnsi="Times New Roman" w:cs="Times New Roman"/>
          <w:sz w:val="24"/>
          <w:szCs w:val="24"/>
        </w:rPr>
        <w:t xml:space="preserve">Développer des applications pour les entreprises, ce n’est pas seulement dans le but de </w:t>
      </w:r>
      <w:r w:rsidR="000973D8">
        <w:rPr>
          <w:rFonts w:ascii="Times New Roman" w:hAnsi="Times New Roman" w:cs="Times New Roman"/>
          <w:sz w:val="24"/>
          <w:szCs w:val="24"/>
        </w:rPr>
        <w:t>faciliter leur</w:t>
      </w:r>
      <w:r w:rsidRPr="00953B1A">
        <w:rPr>
          <w:rFonts w:ascii="Times New Roman" w:hAnsi="Times New Roman" w:cs="Times New Roman"/>
          <w:sz w:val="24"/>
          <w:szCs w:val="24"/>
        </w:rPr>
        <w:t xml:space="preserve"> tâche, mais également pour </w:t>
      </w:r>
      <w:r w:rsidR="000973D8">
        <w:rPr>
          <w:rFonts w:ascii="Times New Roman" w:hAnsi="Times New Roman" w:cs="Times New Roman"/>
          <w:sz w:val="24"/>
          <w:szCs w:val="24"/>
        </w:rPr>
        <w:t>les</w:t>
      </w:r>
      <w:r w:rsidRPr="00953B1A">
        <w:rPr>
          <w:rFonts w:ascii="Times New Roman" w:hAnsi="Times New Roman" w:cs="Times New Roman"/>
          <w:sz w:val="24"/>
          <w:szCs w:val="24"/>
        </w:rPr>
        <w:t xml:space="preserve"> rendre plus productive</w:t>
      </w:r>
      <w:r w:rsidR="007046B5">
        <w:rPr>
          <w:rFonts w:ascii="Times New Roman" w:hAnsi="Times New Roman" w:cs="Times New Roman"/>
          <w:sz w:val="24"/>
          <w:szCs w:val="24"/>
        </w:rPr>
        <w:t>s</w:t>
      </w:r>
      <w:r w:rsidRPr="00953B1A">
        <w:rPr>
          <w:rFonts w:ascii="Times New Roman" w:hAnsi="Times New Roman" w:cs="Times New Roman"/>
          <w:sz w:val="24"/>
          <w:szCs w:val="24"/>
        </w:rPr>
        <w:t>, rapide</w:t>
      </w:r>
      <w:r w:rsidR="007046B5">
        <w:rPr>
          <w:rFonts w:ascii="Times New Roman" w:hAnsi="Times New Roman" w:cs="Times New Roman"/>
          <w:sz w:val="24"/>
          <w:szCs w:val="24"/>
        </w:rPr>
        <w:t>s</w:t>
      </w:r>
      <w:r w:rsidRPr="00953B1A">
        <w:rPr>
          <w:rFonts w:ascii="Times New Roman" w:hAnsi="Times New Roman" w:cs="Times New Roman"/>
          <w:sz w:val="24"/>
          <w:szCs w:val="24"/>
        </w:rPr>
        <w:t xml:space="preserve"> ainsi que performante. Ce stage s’est déroulé au sein de la </w:t>
      </w:r>
      <w:r w:rsidR="00CB37DF" w:rsidRPr="00953B1A">
        <w:rPr>
          <w:rFonts w:ascii="Times New Roman" w:hAnsi="Times New Roman" w:cs="Times New Roman"/>
          <w:sz w:val="24"/>
          <w:szCs w:val="24"/>
        </w:rPr>
        <w:t>Société Auxiliaire</w:t>
      </w:r>
      <w:r w:rsidR="00766C59">
        <w:rPr>
          <w:rFonts w:ascii="Times New Roman" w:hAnsi="Times New Roman" w:cs="Times New Roman"/>
          <w:sz w:val="24"/>
          <w:szCs w:val="24"/>
        </w:rPr>
        <w:t xml:space="preserve"> et maritime</w:t>
      </w:r>
      <w:r w:rsidRPr="00953B1A">
        <w:rPr>
          <w:rFonts w:ascii="Times New Roman" w:hAnsi="Times New Roman" w:cs="Times New Roman"/>
          <w:sz w:val="24"/>
          <w:szCs w:val="24"/>
        </w:rPr>
        <w:t xml:space="preserve"> de Madagascar qui se </w:t>
      </w:r>
      <w:r w:rsidR="000E319B">
        <w:rPr>
          <w:rFonts w:ascii="Times New Roman" w:hAnsi="Times New Roman" w:cs="Times New Roman"/>
          <w:sz w:val="24"/>
          <w:szCs w:val="24"/>
        </w:rPr>
        <w:t xml:space="preserve">distingue </w:t>
      </w:r>
      <w:r w:rsidR="000E319B" w:rsidRPr="00953B1A">
        <w:rPr>
          <w:rFonts w:ascii="Times New Roman" w:hAnsi="Times New Roman" w:cs="Times New Roman"/>
          <w:sz w:val="24"/>
          <w:szCs w:val="24"/>
        </w:rPr>
        <w:t>surtout</w:t>
      </w:r>
      <w:r w:rsidRPr="00953B1A">
        <w:rPr>
          <w:rFonts w:ascii="Times New Roman" w:hAnsi="Times New Roman" w:cs="Times New Roman"/>
          <w:sz w:val="24"/>
          <w:szCs w:val="24"/>
        </w:rPr>
        <w:t xml:space="preserve"> dans le développement des applications, aidant</w:t>
      </w:r>
      <w:r w:rsidR="000E319B">
        <w:rPr>
          <w:rFonts w:ascii="Times New Roman" w:hAnsi="Times New Roman" w:cs="Times New Roman"/>
          <w:sz w:val="24"/>
          <w:szCs w:val="24"/>
        </w:rPr>
        <w:t xml:space="preserve"> dans ce cadre leurs entreprise</w:t>
      </w:r>
      <w:r w:rsidRPr="00953B1A">
        <w:rPr>
          <w:rFonts w:ascii="Times New Roman" w:hAnsi="Times New Roman" w:cs="Times New Roman"/>
          <w:sz w:val="24"/>
          <w:szCs w:val="24"/>
        </w:rPr>
        <w:t xml:space="preserve"> dans le perfectionnement de leurs activités en leur fournissant le bon logiciel approprié.</w:t>
      </w:r>
    </w:p>
    <w:p w14:paraId="7B96D919" w14:textId="77777777" w:rsidR="003011C7" w:rsidRPr="00953B1A" w:rsidRDefault="00CB37DF" w:rsidP="00CB37DF">
      <w:pPr>
        <w:spacing w:after="240" w:line="360" w:lineRule="auto"/>
        <w:ind w:firstLine="709"/>
        <w:jc w:val="both"/>
        <w:rPr>
          <w:rFonts w:ascii="Times New Roman" w:hAnsi="Times New Roman" w:cs="Times New Roman"/>
          <w:sz w:val="24"/>
          <w:szCs w:val="24"/>
        </w:rPr>
      </w:pPr>
      <w:r w:rsidRPr="00953B1A">
        <w:rPr>
          <w:rFonts w:ascii="Times New Roman" w:hAnsi="Times New Roman" w:cs="Times New Roman"/>
          <w:sz w:val="24"/>
          <w:szCs w:val="24"/>
        </w:rPr>
        <w:t>Ce projet a pour objectif d’automatiser la gestion des congés et des absences dans la société AUXIMAD et sera bénéfique pour le ser</w:t>
      </w:r>
      <w:r w:rsidR="00BD4644">
        <w:rPr>
          <w:rFonts w:ascii="Times New Roman" w:hAnsi="Times New Roman" w:cs="Times New Roman"/>
          <w:sz w:val="24"/>
          <w:szCs w:val="24"/>
        </w:rPr>
        <w:t xml:space="preserve">vice des ressources humaines. </w:t>
      </w:r>
      <w:r w:rsidRPr="00953B1A">
        <w:rPr>
          <w:rFonts w:ascii="Times New Roman" w:hAnsi="Times New Roman" w:cs="Times New Roman"/>
          <w:sz w:val="24"/>
          <w:szCs w:val="24"/>
        </w:rPr>
        <w:t xml:space="preserve">L’application permet de gérer les absences et les congés en enregistrant </w:t>
      </w:r>
      <w:r w:rsidR="00234DB7">
        <w:rPr>
          <w:rFonts w:ascii="Times New Roman" w:hAnsi="Times New Roman" w:cs="Times New Roman"/>
          <w:sz w:val="24"/>
          <w:szCs w:val="24"/>
        </w:rPr>
        <w:t xml:space="preserve">les historiques et </w:t>
      </w:r>
      <w:r w:rsidR="000E319B">
        <w:rPr>
          <w:rFonts w:ascii="Times New Roman" w:hAnsi="Times New Roman" w:cs="Times New Roman"/>
          <w:sz w:val="24"/>
          <w:szCs w:val="24"/>
        </w:rPr>
        <w:t>le planning</w:t>
      </w:r>
      <w:r w:rsidRPr="00953B1A">
        <w:rPr>
          <w:rFonts w:ascii="Times New Roman" w:hAnsi="Times New Roman" w:cs="Times New Roman"/>
          <w:sz w:val="24"/>
          <w:szCs w:val="24"/>
        </w:rPr>
        <w:t xml:space="preserve"> du congé et les historiques des absences. Elle est aussi capable de calculer automatiquement les</w:t>
      </w:r>
      <w:r w:rsidR="000E319B">
        <w:rPr>
          <w:rFonts w:ascii="Times New Roman" w:hAnsi="Times New Roman" w:cs="Times New Roman"/>
          <w:sz w:val="24"/>
          <w:szCs w:val="24"/>
        </w:rPr>
        <w:t xml:space="preserve"> dépants </w:t>
      </w:r>
      <w:r w:rsidR="000E319B" w:rsidRPr="00953B1A">
        <w:rPr>
          <w:rFonts w:ascii="Times New Roman" w:hAnsi="Times New Roman" w:cs="Times New Roman"/>
          <w:sz w:val="24"/>
          <w:szCs w:val="24"/>
        </w:rPr>
        <w:t>de</w:t>
      </w:r>
      <w:r w:rsidR="000E319B">
        <w:rPr>
          <w:rFonts w:ascii="Times New Roman" w:hAnsi="Times New Roman" w:cs="Times New Roman"/>
          <w:sz w:val="24"/>
          <w:szCs w:val="24"/>
        </w:rPr>
        <w:t xml:space="preserve"> congé ou permission </w:t>
      </w:r>
      <w:r w:rsidRPr="00953B1A">
        <w:rPr>
          <w:rFonts w:ascii="Times New Roman" w:hAnsi="Times New Roman" w:cs="Times New Roman"/>
          <w:sz w:val="24"/>
          <w:szCs w:val="24"/>
        </w:rPr>
        <w:t>de chaque employé.</w:t>
      </w:r>
    </w:p>
    <w:p w14:paraId="65139C3A" w14:textId="77777777" w:rsidR="00CB37DF" w:rsidRPr="00953B1A" w:rsidRDefault="003011C7" w:rsidP="00417085">
      <w:pPr>
        <w:spacing w:line="360" w:lineRule="auto"/>
        <w:ind w:firstLine="851"/>
        <w:jc w:val="both"/>
        <w:rPr>
          <w:rFonts w:ascii="Times New Roman" w:hAnsi="Times New Roman" w:cs="Times New Roman"/>
          <w:sz w:val="24"/>
          <w:szCs w:val="24"/>
        </w:rPr>
      </w:pPr>
      <w:r w:rsidRPr="00953B1A">
        <w:rPr>
          <w:rFonts w:ascii="Times New Roman" w:hAnsi="Times New Roman" w:cs="Times New Roman"/>
          <w:sz w:val="24"/>
          <w:szCs w:val="24"/>
        </w:rPr>
        <w:t>Pour réaliser ce projet, nous avons utilisé le langage de modélisation UML, l’outil de modélisation Visual Paradigm pour l'analyse et la conception. Pour la réalisation, nous avons ut</w:t>
      </w:r>
      <w:r w:rsidR="00CB37DF" w:rsidRPr="00953B1A">
        <w:rPr>
          <w:rFonts w:ascii="Times New Roman" w:hAnsi="Times New Roman" w:cs="Times New Roman"/>
          <w:sz w:val="24"/>
          <w:szCs w:val="24"/>
        </w:rPr>
        <w:t>ilisé le Framework PHP Symfony 3, le</w:t>
      </w:r>
      <w:r w:rsidRPr="00953B1A">
        <w:rPr>
          <w:rFonts w:ascii="Times New Roman" w:hAnsi="Times New Roman" w:cs="Times New Roman"/>
          <w:sz w:val="24"/>
          <w:szCs w:val="24"/>
        </w:rPr>
        <w:t xml:space="preserve"> SGBD MySQL et l’environnement de développement NetBeans.</w:t>
      </w:r>
      <w:r w:rsidR="00417085" w:rsidRPr="00953B1A">
        <w:rPr>
          <w:rFonts w:ascii="Times New Roman" w:hAnsi="Times New Roman" w:cs="Times New Roman"/>
          <w:sz w:val="24"/>
          <w:szCs w:val="24"/>
        </w:rPr>
        <w:t xml:space="preserve"> </w:t>
      </w:r>
      <w:r w:rsidR="00CB37DF" w:rsidRPr="00953B1A">
        <w:rPr>
          <w:rFonts w:ascii="Times New Roman" w:hAnsi="Times New Roman" w:cs="Times New Roman"/>
          <w:sz w:val="24"/>
          <w:szCs w:val="24"/>
        </w:rPr>
        <w:t>Ce projet nous a permis de perfectionner nos connaissances acquises en programmation et en conception de logiciel et d’approfondir nos connaissances pratiques en matière de développement des applications web que nous ne connaissions que de manière théorique à l'Ecole ; et surtout, il nous a permis de s'intégrer de travailler en équipe.</w:t>
      </w:r>
    </w:p>
    <w:p w14:paraId="3C5D388F" w14:textId="77777777" w:rsidR="00BD4644" w:rsidRDefault="00420F83" w:rsidP="0046140D">
      <w:pPr>
        <w:autoSpaceDE w:val="0"/>
        <w:autoSpaceDN w:val="0"/>
        <w:adjustRightInd w:val="0"/>
        <w:spacing w:line="360" w:lineRule="auto"/>
        <w:ind w:firstLine="851"/>
        <w:jc w:val="both"/>
        <w:rPr>
          <w:rFonts w:ascii="Times New Roman" w:hAnsi="Times New Roman" w:cs="Times New Roman"/>
          <w:sz w:val="24"/>
          <w:szCs w:val="24"/>
        </w:rPr>
      </w:pPr>
      <w:r w:rsidRPr="00953B1A">
        <w:rPr>
          <w:rFonts w:ascii="Times New Roman" w:hAnsi="Times New Roman" w:cs="Times New Roman"/>
          <w:sz w:val="24"/>
          <w:szCs w:val="24"/>
        </w:rPr>
        <w:t xml:space="preserve">Comme perspective, nous espérons voir notre application évoluer </w:t>
      </w:r>
      <w:r w:rsidR="00417085" w:rsidRPr="00953B1A">
        <w:rPr>
          <w:rFonts w:ascii="Times New Roman" w:hAnsi="Times New Roman" w:cs="Times New Roman"/>
          <w:sz w:val="24"/>
          <w:szCs w:val="24"/>
        </w:rPr>
        <w:t>en y intégrant d’autres fonctionnalités comme avoir un rappel ou un message au premier jour où un employé est en congé et en plus nous envisageons aussi l’intégration de l’application sur les appareils mobiles tels qu’Android,</w:t>
      </w:r>
      <w:r w:rsidR="00BD4644">
        <w:rPr>
          <w:rFonts w:ascii="Times New Roman" w:hAnsi="Times New Roman" w:cs="Times New Roman"/>
          <w:sz w:val="24"/>
          <w:szCs w:val="24"/>
        </w:rPr>
        <w:t xml:space="preserve"> Windows mobile pour permettre aux utilisateurs de consulter en permanence les informations concernant la gestion des absences.</w:t>
      </w:r>
    </w:p>
    <w:p w14:paraId="5F4F9778" w14:textId="77777777" w:rsidR="0046140D" w:rsidRPr="0046140D" w:rsidRDefault="0046140D" w:rsidP="0046140D">
      <w:pPr>
        <w:autoSpaceDE w:val="0"/>
        <w:autoSpaceDN w:val="0"/>
        <w:adjustRightInd w:val="0"/>
        <w:spacing w:line="360" w:lineRule="auto"/>
        <w:ind w:firstLine="851"/>
        <w:jc w:val="both"/>
        <w:rPr>
          <w:rFonts w:ascii="Times New Roman" w:hAnsi="Times New Roman" w:cs="Times New Roman"/>
          <w:sz w:val="24"/>
          <w:szCs w:val="24"/>
        </w:rPr>
        <w:sectPr w:rsidR="0046140D" w:rsidRPr="0046140D" w:rsidSect="0002215E">
          <w:pgSz w:w="11906" w:h="16838"/>
          <w:pgMar w:top="1417" w:right="1417" w:bottom="1417" w:left="1417" w:header="708" w:footer="708" w:gutter="0"/>
          <w:pgNumType w:start="1"/>
          <w:cols w:space="708"/>
          <w:docGrid w:linePitch="360"/>
        </w:sectPr>
      </w:pPr>
    </w:p>
    <w:p w14:paraId="0B72C86A" w14:textId="77777777" w:rsidR="00887E6A" w:rsidRPr="00BC3266" w:rsidRDefault="00887E6A" w:rsidP="00BC3266">
      <w:pPr>
        <w:pStyle w:val="Titre1"/>
        <w:numPr>
          <w:ilvl w:val="0"/>
          <w:numId w:val="0"/>
        </w:numPr>
        <w:ind w:left="432"/>
        <w:jc w:val="center"/>
        <w:rPr>
          <w:rFonts w:ascii="Times New Roman" w:hAnsi="Times New Roman" w:cs="Times New Roman"/>
          <w:color w:val="auto"/>
          <w:sz w:val="32"/>
          <w:szCs w:val="32"/>
        </w:rPr>
      </w:pPr>
      <w:bookmarkStart w:id="690" w:name="_Toc506976686"/>
      <w:bookmarkStart w:id="691" w:name="_Toc506977517"/>
      <w:r w:rsidRPr="00BC3266">
        <w:rPr>
          <w:rFonts w:ascii="Times New Roman" w:hAnsi="Times New Roman" w:cs="Times New Roman"/>
          <w:color w:val="auto"/>
          <w:sz w:val="32"/>
          <w:szCs w:val="32"/>
        </w:rPr>
        <w:lastRenderedPageBreak/>
        <w:t>BIBLIOGRAPHIE</w:t>
      </w:r>
      <w:bookmarkEnd w:id="690"/>
      <w:bookmarkEnd w:id="691"/>
    </w:p>
    <w:p w14:paraId="4D7F3A9C" w14:textId="77777777" w:rsidR="00BC3266" w:rsidRPr="00BC3266" w:rsidRDefault="00BC3266" w:rsidP="00BC3266"/>
    <w:p w14:paraId="24F8640A" w14:textId="77777777" w:rsidR="00887E6A" w:rsidRPr="002D2E56" w:rsidRDefault="00887E6A" w:rsidP="00887E6A">
      <w:pPr>
        <w:tabs>
          <w:tab w:val="right" w:pos="9072"/>
        </w:tabs>
        <w:spacing w:line="360" w:lineRule="auto"/>
        <w:jc w:val="both"/>
        <w:rPr>
          <w:rFonts w:ascii="Times New Roman" w:hAnsi="Times New Roman" w:cs="Times New Roman"/>
          <w:sz w:val="24"/>
          <w:szCs w:val="24"/>
        </w:rPr>
      </w:pPr>
      <w:r w:rsidRPr="002D2E56">
        <w:rPr>
          <w:rFonts w:ascii="Times New Roman" w:hAnsi="Times New Roman" w:cs="Times New Roman"/>
          <w:sz w:val="24"/>
          <w:szCs w:val="24"/>
        </w:rPr>
        <w:t>DI GALLO Fréderic Bordeaux, Cours de Génie Logiciel, 1999-2000 ;</w:t>
      </w:r>
    </w:p>
    <w:p w14:paraId="6822A6A7" w14:textId="77777777" w:rsidR="00887E6A" w:rsidRPr="002D2E56" w:rsidRDefault="00887E6A" w:rsidP="00887E6A">
      <w:pPr>
        <w:spacing w:line="360" w:lineRule="auto"/>
        <w:jc w:val="both"/>
        <w:rPr>
          <w:rFonts w:ascii="Times New Roman" w:hAnsi="Times New Roman" w:cs="Times New Roman"/>
          <w:sz w:val="24"/>
          <w:szCs w:val="24"/>
        </w:rPr>
      </w:pPr>
      <w:r w:rsidRPr="002D2E56">
        <w:rPr>
          <w:rFonts w:ascii="Times New Roman" w:hAnsi="Times New Roman" w:cs="Times New Roman"/>
          <w:sz w:val="24"/>
          <w:szCs w:val="24"/>
        </w:rPr>
        <w:t xml:space="preserve">E. Daspet, C. Pierre de Geyer. – </w:t>
      </w:r>
      <w:r w:rsidRPr="002D2E56">
        <w:rPr>
          <w:rFonts w:ascii="Times New Roman" w:hAnsi="Times New Roman" w:cs="Times New Roman"/>
          <w:bCs/>
          <w:sz w:val="24"/>
          <w:szCs w:val="24"/>
        </w:rPr>
        <w:t xml:space="preserve">PHP 5 avancé, </w:t>
      </w:r>
      <w:r w:rsidRPr="002D2E56">
        <w:rPr>
          <w:rFonts w:ascii="Times New Roman" w:hAnsi="Times New Roman" w:cs="Times New Roman"/>
          <w:sz w:val="24"/>
          <w:szCs w:val="24"/>
        </w:rPr>
        <w:t xml:space="preserve">2008, </w:t>
      </w:r>
      <w:r w:rsidRPr="002D2E56">
        <w:rPr>
          <w:rFonts w:ascii="Times New Roman" w:hAnsi="Times New Roman" w:cs="Times New Roman"/>
          <w:bCs/>
          <w:sz w:val="24"/>
          <w:szCs w:val="24"/>
        </w:rPr>
        <w:t>Edition EYROLLES,</w:t>
      </w:r>
      <w:r w:rsidRPr="002D2E56">
        <w:rPr>
          <w:rFonts w:ascii="Times New Roman" w:hAnsi="Times New Roman" w:cs="Times New Roman"/>
          <w:sz w:val="24"/>
          <w:szCs w:val="24"/>
        </w:rPr>
        <w:t xml:space="preserve"> 5e édition, 844 pages ;</w:t>
      </w:r>
    </w:p>
    <w:p w14:paraId="14603867" w14:textId="77777777" w:rsidR="00887E6A" w:rsidRPr="002D2E56" w:rsidRDefault="00887E6A" w:rsidP="00887E6A">
      <w:pPr>
        <w:spacing w:line="360" w:lineRule="auto"/>
        <w:jc w:val="both"/>
        <w:rPr>
          <w:rFonts w:ascii="Times New Roman" w:hAnsi="Times New Roman" w:cs="Times New Roman"/>
          <w:bCs/>
          <w:sz w:val="24"/>
          <w:szCs w:val="24"/>
        </w:rPr>
      </w:pPr>
      <w:r w:rsidRPr="002D2E56">
        <w:rPr>
          <w:rFonts w:ascii="Times New Roman" w:hAnsi="Times New Roman" w:cs="Times New Roman"/>
          <w:sz w:val="24"/>
          <w:szCs w:val="24"/>
        </w:rPr>
        <w:t xml:space="preserve">DI GALLO Frédéric, </w:t>
      </w:r>
      <w:r w:rsidRPr="002D2E56">
        <w:rPr>
          <w:rFonts w:ascii="Times New Roman" w:hAnsi="Times New Roman" w:cs="Times New Roman"/>
          <w:bCs/>
          <w:sz w:val="24"/>
          <w:szCs w:val="24"/>
        </w:rPr>
        <w:t xml:space="preserve">Méthodologie des systèmes d'information - UML, </w:t>
      </w:r>
      <w:r w:rsidRPr="002D2E56">
        <w:rPr>
          <w:rFonts w:ascii="Times New Roman" w:hAnsi="Times New Roman" w:cs="Times New Roman"/>
          <w:sz w:val="24"/>
          <w:szCs w:val="24"/>
        </w:rPr>
        <w:t xml:space="preserve">Cours dispensé par Annick Lassus. </w:t>
      </w:r>
      <w:r w:rsidRPr="002D2E56">
        <w:rPr>
          <w:rFonts w:ascii="Times New Roman" w:hAnsi="Times New Roman" w:cs="Times New Roman"/>
          <w:bCs/>
          <w:sz w:val="24"/>
          <w:szCs w:val="24"/>
        </w:rPr>
        <w:t>CNAM ANGOULEME 2000-2001, 48 pages ;</w:t>
      </w:r>
    </w:p>
    <w:p w14:paraId="4A6071D4" w14:textId="77777777" w:rsidR="00887E6A" w:rsidRPr="002D2E56" w:rsidRDefault="00887E6A" w:rsidP="00887E6A">
      <w:pPr>
        <w:spacing w:line="360" w:lineRule="auto"/>
        <w:jc w:val="both"/>
        <w:rPr>
          <w:rFonts w:ascii="Times New Roman" w:hAnsi="Times New Roman" w:cs="Times New Roman"/>
          <w:sz w:val="24"/>
          <w:szCs w:val="24"/>
        </w:rPr>
      </w:pPr>
      <w:r w:rsidRPr="002D2E56">
        <w:rPr>
          <w:rFonts w:ascii="Times New Roman" w:hAnsi="Times New Roman" w:cs="Times New Roman"/>
          <w:sz w:val="24"/>
          <w:szCs w:val="24"/>
        </w:rPr>
        <w:t>Laetitia Matignon, UnifiedModelingLanguage, Departement Informatique Polytech Lyon Universite Claude Bernard Lyon 1, 2012-2013, 92 pages ;</w:t>
      </w:r>
    </w:p>
    <w:p w14:paraId="70FBA482" w14:textId="77777777" w:rsidR="00887E6A" w:rsidRPr="002D2E56" w:rsidRDefault="00887E6A" w:rsidP="00887E6A">
      <w:pPr>
        <w:spacing w:line="360" w:lineRule="auto"/>
        <w:jc w:val="both"/>
        <w:rPr>
          <w:rFonts w:ascii="Times New Roman" w:hAnsi="Times New Roman" w:cs="Times New Roman"/>
          <w:sz w:val="24"/>
          <w:szCs w:val="24"/>
        </w:rPr>
      </w:pPr>
      <w:r w:rsidRPr="002D2E56">
        <w:rPr>
          <w:rFonts w:ascii="Times New Roman" w:hAnsi="Times New Roman" w:cs="Times New Roman"/>
          <w:bCs/>
          <w:sz w:val="24"/>
          <w:szCs w:val="24"/>
        </w:rPr>
        <w:t>Joseph Gabay</w:t>
      </w:r>
      <w:r w:rsidRPr="002D2E56">
        <w:rPr>
          <w:rFonts w:ascii="Times New Roman" w:hAnsi="Times New Roman" w:cs="Times New Roman"/>
          <w:sz w:val="24"/>
          <w:szCs w:val="24"/>
        </w:rPr>
        <w:t>, UML2, Analyse et conception, Dunod, Paris 2008, 242 pages ;</w:t>
      </w:r>
    </w:p>
    <w:p w14:paraId="00E30EE9" w14:textId="77777777" w:rsidR="00DC0627" w:rsidRPr="00F60840" w:rsidRDefault="00887E6A" w:rsidP="00F60840">
      <w:pPr>
        <w:spacing w:line="360" w:lineRule="auto"/>
        <w:jc w:val="both"/>
        <w:rPr>
          <w:rFonts w:ascii="Times New Roman" w:hAnsi="Times New Roman" w:cs="Times New Roman"/>
          <w:sz w:val="24"/>
          <w:szCs w:val="24"/>
        </w:rPr>
      </w:pPr>
      <w:r w:rsidRPr="002D2E56">
        <w:rPr>
          <w:rFonts w:ascii="Times New Roman" w:hAnsi="Times New Roman" w:cs="Times New Roman"/>
          <w:sz w:val="24"/>
          <w:szCs w:val="24"/>
        </w:rPr>
        <w:t>Pacal Roques, UML2 par la pratique, Edition</w:t>
      </w:r>
      <w:r w:rsidRPr="002D2E56">
        <w:rPr>
          <w:rFonts w:ascii="Times New Roman" w:hAnsi="Times New Roman" w:cs="Times New Roman"/>
          <w:bCs/>
          <w:sz w:val="24"/>
          <w:szCs w:val="24"/>
        </w:rPr>
        <w:t xml:space="preserve"> EYROLLES</w:t>
      </w:r>
      <w:r w:rsidRPr="002D2E56">
        <w:rPr>
          <w:rFonts w:ascii="Times New Roman" w:hAnsi="Times New Roman" w:cs="Times New Roman"/>
          <w:sz w:val="24"/>
          <w:szCs w:val="24"/>
        </w:rPr>
        <w:t>, Septemb</w:t>
      </w:r>
      <w:r w:rsidR="00262577">
        <w:rPr>
          <w:rFonts w:ascii="Times New Roman" w:hAnsi="Times New Roman" w:cs="Times New Roman"/>
          <w:sz w:val="24"/>
          <w:szCs w:val="24"/>
        </w:rPr>
        <w:t xml:space="preserve">re 2006, 5e édition, 364 </w:t>
      </w:r>
      <w:r w:rsidR="00F60840">
        <w:rPr>
          <w:rFonts w:ascii="Times New Roman" w:hAnsi="Times New Roman" w:cs="Times New Roman"/>
          <w:sz w:val="24"/>
          <w:szCs w:val="24"/>
        </w:rPr>
        <w:t>pages.</w:t>
      </w:r>
    </w:p>
    <w:p w14:paraId="21BFA18A" w14:textId="77777777" w:rsidR="003B7E2F" w:rsidRDefault="003B7E2F" w:rsidP="00BC3266">
      <w:pPr>
        <w:pStyle w:val="Titre1"/>
        <w:numPr>
          <w:ilvl w:val="0"/>
          <w:numId w:val="0"/>
        </w:numPr>
        <w:ind w:left="432"/>
        <w:jc w:val="center"/>
        <w:rPr>
          <w:rFonts w:ascii="Times New Roman" w:hAnsi="Times New Roman" w:cs="Times New Roman"/>
          <w:color w:val="auto"/>
          <w:sz w:val="32"/>
          <w:szCs w:val="32"/>
        </w:rPr>
      </w:pPr>
      <w:bookmarkStart w:id="692" w:name="_Toc506976687"/>
      <w:bookmarkStart w:id="693" w:name="_Toc506977518"/>
      <w:r w:rsidRPr="00BC3266">
        <w:rPr>
          <w:rFonts w:ascii="Times New Roman" w:hAnsi="Times New Roman" w:cs="Times New Roman"/>
          <w:color w:val="auto"/>
          <w:sz w:val="32"/>
          <w:szCs w:val="32"/>
        </w:rPr>
        <w:t>WEBOGRAPHIE</w:t>
      </w:r>
      <w:bookmarkEnd w:id="692"/>
      <w:bookmarkEnd w:id="693"/>
    </w:p>
    <w:p w14:paraId="4FA4FB02" w14:textId="77777777" w:rsidR="008D44AA" w:rsidRPr="008D44AA" w:rsidRDefault="008D44AA" w:rsidP="008D44AA"/>
    <w:p w14:paraId="073E52D6" w14:textId="77777777" w:rsidR="008D44AA" w:rsidRPr="008D44AA" w:rsidRDefault="008D44AA" w:rsidP="008D44AA">
      <w:pPr>
        <w:spacing w:line="360" w:lineRule="auto"/>
        <w:ind w:left="5664" w:hanging="5664"/>
        <w:jc w:val="both"/>
        <w:rPr>
          <w:rFonts w:ascii="Times New Roman" w:hAnsi="Times New Roman" w:cs="Times New Roman"/>
          <w:sz w:val="24"/>
          <w:szCs w:val="24"/>
        </w:rPr>
      </w:pPr>
      <w:r w:rsidRPr="008D44AA">
        <w:rPr>
          <w:rFonts w:ascii="Times New Roman" w:hAnsi="Times New Roman" w:cs="Times New Roman"/>
          <w:sz w:val="24"/>
          <w:szCs w:val="24"/>
        </w:rPr>
        <w:t>http://dev.mysql.com/doc/refman/5.0/fr/what-is.html, 15 Janvier 2014 l ;</w:t>
      </w:r>
    </w:p>
    <w:p w14:paraId="7CFC821A" w14:textId="77777777" w:rsidR="008D44AA" w:rsidRPr="008D44AA" w:rsidRDefault="008D44AA" w:rsidP="008D44AA">
      <w:pPr>
        <w:spacing w:line="360" w:lineRule="auto"/>
        <w:ind w:left="5664" w:hanging="5664"/>
        <w:jc w:val="both"/>
        <w:rPr>
          <w:rFonts w:ascii="Times New Roman" w:hAnsi="Times New Roman" w:cs="Times New Roman"/>
          <w:sz w:val="24"/>
          <w:szCs w:val="24"/>
        </w:rPr>
      </w:pPr>
      <w:r w:rsidRPr="008D44AA">
        <w:rPr>
          <w:rFonts w:ascii="Times New Roman" w:hAnsi="Times New Roman" w:cs="Times New Roman"/>
          <w:sz w:val="24"/>
          <w:szCs w:val="24"/>
        </w:rPr>
        <w:t>http://fr.openclassrooms.com/informatique/cours/developpez-votre-site-web-avec-le ;</w:t>
      </w:r>
    </w:p>
    <w:p w14:paraId="7E181FA5" w14:textId="77777777" w:rsidR="008D44AA" w:rsidRPr="008D44AA" w:rsidRDefault="008D44AA" w:rsidP="008D44AA">
      <w:pPr>
        <w:spacing w:line="360" w:lineRule="auto"/>
        <w:ind w:left="5664" w:hanging="5664"/>
        <w:jc w:val="both"/>
        <w:rPr>
          <w:rFonts w:ascii="Times New Roman" w:hAnsi="Times New Roman" w:cs="Times New Roman"/>
          <w:sz w:val="24"/>
          <w:szCs w:val="24"/>
        </w:rPr>
      </w:pPr>
      <w:r w:rsidRPr="008D44AA">
        <w:rPr>
          <w:rFonts w:ascii="Times New Roman" w:hAnsi="Times New Roman" w:cs="Times New Roman"/>
          <w:sz w:val="24"/>
          <w:szCs w:val="24"/>
        </w:rPr>
        <w:t>Framework-symfony2/qu-est-ce-qu-un-framework-1.html, 23 Décembre 2013;</w:t>
      </w:r>
    </w:p>
    <w:p w14:paraId="7E82F50C" w14:textId="77777777" w:rsidR="008D44AA" w:rsidRPr="008D44AA" w:rsidRDefault="008D44AA" w:rsidP="008D44AA">
      <w:pPr>
        <w:spacing w:line="360" w:lineRule="auto"/>
        <w:ind w:left="5664" w:hanging="5664"/>
        <w:jc w:val="both"/>
        <w:rPr>
          <w:rFonts w:ascii="Times New Roman" w:hAnsi="Times New Roman" w:cs="Times New Roman"/>
          <w:sz w:val="24"/>
          <w:szCs w:val="24"/>
        </w:rPr>
      </w:pPr>
      <w:r w:rsidRPr="008D44AA">
        <w:rPr>
          <w:rFonts w:ascii="Times New Roman" w:hAnsi="Times New Roman" w:cs="Times New Roman"/>
          <w:sz w:val="24"/>
          <w:szCs w:val="24"/>
        </w:rPr>
        <w:t xml:space="preserve">http://cian.developpez.com/uml2/tutoriel/sequence.html, 30 Décembre 2013 ;  </w:t>
      </w:r>
    </w:p>
    <w:p w14:paraId="00FFD429" w14:textId="77777777" w:rsidR="008D44AA" w:rsidRPr="008D44AA" w:rsidRDefault="0095730F" w:rsidP="008D44AA">
      <w:pPr>
        <w:spacing w:line="360" w:lineRule="auto"/>
        <w:ind w:left="5664" w:hanging="5664"/>
        <w:jc w:val="both"/>
        <w:rPr>
          <w:rFonts w:ascii="Times New Roman" w:hAnsi="Times New Roman" w:cs="Times New Roman"/>
          <w:sz w:val="24"/>
          <w:szCs w:val="24"/>
        </w:rPr>
      </w:pPr>
      <w:hyperlink r:id="rId73" w:history="1">
        <w:r w:rsidR="008D44AA" w:rsidRPr="008D44AA">
          <w:rPr>
            <w:rStyle w:val="Lienhypertexte"/>
            <w:rFonts w:ascii="Times New Roman" w:hAnsi="Times New Roman" w:cs="Times New Roman"/>
            <w:color w:val="auto"/>
            <w:sz w:val="24"/>
            <w:szCs w:val="24"/>
            <w:u w:val="none"/>
          </w:rPr>
          <w:t>https://openclassrooms.com/courses/les-applications-web-avec-javafx/notre-outil-netbeans</w:t>
        </w:r>
      </w:hyperlink>
      <w:r w:rsidR="008D44AA" w:rsidRPr="008D44AA">
        <w:rPr>
          <w:rFonts w:ascii="Times New Roman" w:hAnsi="Times New Roman" w:cs="Times New Roman"/>
          <w:sz w:val="24"/>
          <w:szCs w:val="24"/>
        </w:rPr>
        <w:t>;</w:t>
      </w:r>
    </w:p>
    <w:p w14:paraId="717AD3AD" w14:textId="77777777" w:rsidR="008D44AA" w:rsidRPr="008D44AA" w:rsidRDefault="008D44AA" w:rsidP="008D44AA">
      <w:pPr>
        <w:spacing w:line="360" w:lineRule="auto"/>
        <w:ind w:left="5664" w:hanging="5664"/>
        <w:jc w:val="both"/>
        <w:rPr>
          <w:rFonts w:ascii="Times New Roman" w:hAnsi="Times New Roman" w:cs="Times New Roman"/>
          <w:sz w:val="24"/>
          <w:szCs w:val="24"/>
        </w:rPr>
      </w:pPr>
      <w:r w:rsidRPr="008D44AA">
        <w:rPr>
          <w:rFonts w:ascii="Times New Roman" w:hAnsi="Times New Roman" w:cs="Times New Roman"/>
          <w:sz w:val="24"/>
          <w:szCs w:val="24"/>
        </w:rPr>
        <w:t>https://www.uml-diagrams.org/deployment-diagrams-overview.html ;</w:t>
      </w:r>
    </w:p>
    <w:p w14:paraId="10178931" w14:textId="77777777" w:rsidR="008D44AA" w:rsidRPr="008D44AA" w:rsidRDefault="008D44AA" w:rsidP="008D44AA">
      <w:pPr>
        <w:spacing w:line="360" w:lineRule="auto"/>
        <w:ind w:left="5664" w:hanging="5664"/>
        <w:jc w:val="both"/>
        <w:rPr>
          <w:rFonts w:ascii="Times New Roman" w:hAnsi="Times New Roman" w:cs="Times New Roman"/>
          <w:sz w:val="24"/>
          <w:szCs w:val="24"/>
        </w:rPr>
      </w:pPr>
      <w:r w:rsidRPr="008D44AA">
        <w:rPr>
          <w:rFonts w:ascii="Times New Roman" w:hAnsi="Times New Roman" w:cs="Times New Roman"/>
          <w:sz w:val="24"/>
          <w:szCs w:val="24"/>
        </w:rPr>
        <w:t>https://openclassrooms.com/courses/developpez-votre-site-web-avec-le-framework-symfony</w:t>
      </w:r>
      <w:r>
        <w:rPr>
          <w:rFonts w:ascii="Times New Roman" w:hAnsi="Times New Roman" w:cs="Times New Roman"/>
          <w:sz w:val="24"/>
          <w:szCs w:val="24"/>
        </w:rPr>
        <w:t>;</w:t>
      </w:r>
    </w:p>
    <w:p w14:paraId="71F6C6AF" w14:textId="77777777" w:rsidR="008D44AA" w:rsidRDefault="008D44AA" w:rsidP="008D44AA">
      <w:pPr>
        <w:spacing w:line="360" w:lineRule="auto"/>
        <w:ind w:left="5664" w:hanging="5664"/>
        <w:jc w:val="both"/>
      </w:pPr>
    </w:p>
    <w:p w14:paraId="23311605" w14:textId="77777777" w:rsidR="008D44AA" w:rsidRPr="008D44AA" w:rsidRDefault="008D44AA" w:rsidP="008D44AA"/>
    <w:p w14:paraId="2D268DC4" w14:textId="77777777" w:rsidR="00F60840" w:rsidRDefault="00F60840" w:rsidP="00871DA8">
      <w:pPr>
        <w:spacing w:line="360" w:lineRule="auto"/>
        <w:ind w:left="1560" w:hanging="1560"/>
        <w:jc w:val="both"/>
        <w:rPr>
          <w:b/>
        </w:rPr>
      </w:pPr>
    </w:p>
    <w:p w14:paraId="3B196AC6" w14:textId="77777777" w:rsidR="00BC3266" w:rsidRDefault="00871DA8" w:rsidP="00BC3266">
      <w:pPr>
        <w:pStyle w:val="Titre1"/>
        <w:numPr>
          <w:ilvl w:val="0"/>
          <w:numId w:val="0"/>
        </w:numPr>
        <w:ind w:left="432"/>
        <w:jc w:val="center"/>
        <w:rPr>
          <w:rFonts w:ascii="Times New Roman" w:hAnsi="Times New Roman" w:cs="Times New Roman"/>
          <w:color w:val="auto"/>
          <w:sz w:val="32"/>
          <w:szCs w:val="32"/>
        </w:rPr>
      </w:pPr>
      <w:bookmarkStart w:id="694" w:name="_Toc506976688"/>
      <w:bookmarkStart w:id="695" w:name="_Toc506977519"/>
      <w:commentRangeStart w:id="696"/>
      <w:r w:rsidRPr="00BC3266">
        <w:rPr>
          <w:rFonts w:ascii="Times New Roman" w:hAnsi="Times New Roman" w:cs="Times New Roman"/>
          <w:color w:val="auto"/>
          <w:sz w:val="32"/>
          <w:szCs w:val="32"/>
        </w:rPr>
        <w:lastRenderedPageBreak/>
        <w:t>GLOSSAIRE</w:t>
      </w:r>
      <w:bookmarkEnd w:id="694"/>
      <w:bookmarkEnd w:id="695"/>
      <w:commentRangeEnd w:id="696"/>
      <w:r w:rsidR="007F6828">
        <w:rPr>
          <w:rStyle w:val="Marquedecommentaire"/>
          <w:rFonts w:asciiTheme="minorHAnsi" w:eastAsiaTheme="minorHAnsi" w:hAnsiTheme="minorHAnsi" w:cstheme="minorBidi"/>
          <w:b w:val="0"/>
          <w:bCs w:val="0"/>
          <w:color w:val="auto"/>
        </w:rPr>
        <w:commentReference w:id="696"/>
      </w:r>
    </w:p>
    <w:p w14:paraId="59220E36" w14:textId="77777777" w:rsidR="00BC3266" w:rsidRPr="00BC3266" w:rsidRDefault="00BC3266" w:rsidP="00BC3266"/>
    <w:p w14:paraId="0A88171F" w14:textId="77777777" w:rsidR="00871DA8" w:rsidRPr="00871DA8" w:rsidRDefault="00871DA8" w:rsidP="00871DA8">
      <w:pPr>
        <w:spacing w:line="360" w:lineRule="auto"/>
        <w:ind w:left="1560" w:hanging="1560"/>
        <w:jc w:val="both"/>
        <w:rPr>
          <w:rFonts w:ascii="Times New Roman" w:hAnsi="Times New Roman" w:cs="Times New Roman"/>
          <w:color w:val="000000" w:themeColor="text1"/>
          <w:sz w:val="24"/>
          <w:szCs w:val="24"/>
        </w:rPr>
      </w:pPr>
      <w:r w:rsidRPr="00871DA8">
        <w:rPr>
          <w:rFonts w:ascii="Times New Roman" w:hAnsi="Times New Roman" w:cs="Times New Roman"/>
          <w:b/>
          <w:sz w:val="24"/>
          <w:szCs w:val="24"/>
        </w:rPr>
        <w:t xml:space="preserve">Framework : </w:t>
      </w:r>
      <w:r w:rsidRPr="00871DA8">
        <w:rPr>
          <w:rFonts w:ascii="Times New Roman" w:hAnsi="Times New Roman" w:cs="Times New Roman"/>
          <w:color w:val="000000" w:themeColor="text1"/>
          <w:sz w:val="24"/>
          <w:szCs w:val="24"/>
        </w:rPr>
        <w:t xml:space="preserve">ensemble cohérent de </w:t>
      </w:r>
      <w:hyperlink r:id="rId76" w:tooltip="Composant logiciel" w:history="1">
        <w:r w:rsidRPr="00871DA8">
          <w:rPr>
            <w:rStyle w:val="Lienhypertexte"/>
            <w:rFonts w:ascii="Times New Roman" w:hAnsi="Times New Roman" w:cs="Times New Roman"/>
            <w:color w:val="000000" w:themeColor="text1"/>
            <w:sz w:val="24"/>
            <w:szCs w:val="24"/>
            <w:u w:val="none"/>
          </w:rPr>
          <w:t>composants logiciels</w:t>
        </w:r>
      </w:hyperlink>
      <w:r w:rsidRPr="00871DA8">
        <w:rPr>
          <w:rFonts w:ascii="Times New Roman" w:hAnsi="Times New Roman" w:cs="Times New Roman"/>
          <w:color w:val="000000" w:themeColor="text1"/>
          <w:sz w:val="24"/>
          <w:szCs w:val="24"/>
        </w:rPr>
        <w:t xml:space="preserve"> structurels, qui sert à créer les     fondations ainsi que les grandes lignes de tout ou d’une partie d'un </w:t>
      </w:r>
      <w:hyperlink r:id="rId77" w:tooltip="Logiciel" w:history="1">
        <w:r w:rsidRPr="00871DA8">
          <w:rPr>
            <w:rStyle w:val="Lienhypertexte"/>
            <w:rFonts w:ascii="Times New Roman" w:hAnsi="Times New Roman" w:cs="Times New Roman"/>
            <w:color w:val="000000" w:themeColor="text1"/>
            <w:sz w:val="24"/>
            <w:szCs w:val="24"/>
            <w:u w:val="none"/>
          </w:rPr>
          <w:t>logiciel</w:t>
        </w:r>
      </w:hyperlink>
      <w:r w:rsidRPr="00871DA8">
        <w:rPr>
          <w:rFonts w:ascii="Times New Roman" w:hAnsi="Times New Roman" w:cs="Times New Roman"/>
          <w:color w:val="000000" w:themeColor="text1"/>
          <w:sz w:val="24"/>
          <w:szCs w:val="24"/>
        </w:rPr>
        <w:t xml:space="preserve"> (</w:t>
      </w:r>
      <w:hyperlink r:id="rId78" w:tooltip="Architecture informatique" w:history="1">
        <w:r w:rsidRPr="00871DA8">
          <w:rPr>
            <w:rStyle w:val="Lienhypertexte"/>
            <w:rFonts w:ascii="Times New Roman" w:hAnsi="Times New Roman" w:cs="Times New Roman"/>
            <w:color w:val="000000" w:themeColor="text1"/>
            <w:sz w:val="24"/>
            <w:szCs w:val="24"/>
            <w:u w:val="none"/>
          </w:rPr>
          <w:t>architecture</w:t>
        </w:r>
      </w:hyperlink>
      <w:r w:rsidRPr="00871DA8">
        <w:rPr>
          <w:rFonts w:ascii="Times New Roman" w:hAnsi="Times New Roman" w:cs="Times New Roman"/>
          <w:color w:val="000000" w:themeColor="text1"/>
          <w:sz w:val="24"/>
          <w:szCs w:val="24"/>
        </w:rPr>
        <w:t>).</w:t>
      </w:r>
    </w:p>
    <w:p w14:paraId="21EBAA26" w14:textId="77777777" w:rsidR="00871DA8" w:rsidRPr="00871DA8" w:rsidRDefault="00871DA8" w:rsidP="00871DA8">
      <w:pPr>
        <w:autoSpaceDE w:val="0"/>
        <w:autoSpaceDN w:val="0"/>
        <w:adjustRightInd w:val="0"/>
        <w:spacing w:line="360" w:lineRule="auto"/>
        <w:jc w:val="both"/>
        <w:rPr>
          <w:rFonts w:ascii="Times New Roman" w:hAnsi="Times New Roman" w:cs="Times New Roman"/>
          <w:sz w:val="24"/>
          <w:szCs w:val="24"/>
        </w:rPr>
      </w:pPr>
      <w:r w:rsidRPr="00871DA8">
        <w:rPr>
          <w:rFonts w:ascii="Times New Roman" w:hAnsi="Times New Roman" w:cs="Times New Roman"/>
          <w:b/>
          <w:color w:val="000000" w:themeColor="text1"/>
          <w:sz w:val="24"/>
          <w:szCs w:val="24"/>
        </w:rPr>
        <w:t xml:space="preserve">HTML :       </w:t>
      </w:r>
      <w:r w:rsidRPr="00871DA8">
        <w:rPr>
          <w:rFonts w:ascii="Times New Roman" w:hAnsi="Times New Roman" w:cs="Times New Roman"/>
          <w:sz w:val="24"/>
          <w:szCs w:val="24"/>
        </w:rPr>
        <w:t xml:space="preserve">langage évolutif de définition d'écriture de documents multimédias. C'est le  </w:t>
      </w:r>
      <w:r w:rsidRPr="00871DA8">
        <w:rPr>
          <w:rFonts w:ascii="Times New Roman" w:hAnsi="Times New Roman" w:cs="Times New Roman"/>
          <w:sz w:val="24"/>
          <w:szCs w:val="24"/>
        </w:rPr>
        <w:tab/>
        <w:t xml:space="preserve">              protocole actuel du Web.</w:t>
      </w:r>
    </w:p>
    <w:p w14:paraId="68EB3BE2" w14:textId="77777777" w:rsidR="00871DA8" w:rsidRPr="00871DA8" w:rsidRDefault="00871DA8" w:rsidP="00871DA8">
      <w:pPr>
        <w:spacing w:line="360" w:lineRule="auto"/>
        <w:ind w:left="1560" w:hanging="1560"/>
        <w:jc w:val="both"/>
        <w:rPr>
          <w:rFonts w:ascii="Times New Roman" w:hAnsi="Times New Roman" w:cs="Times New Roman"/>
          <w:color w:val="000000" w:themeColor="text1"/>
          <w:sz w:val="24"/>
          <w:szCs w:val="24"/>
        </w:rPr>
      </w:pPr>
      <w:r w:rsidRPr="00871DA8">
        <w:rPr>
          <w:rFonts w:ascii="Times New Roman" w:hAnsi="Times New Roman" w:cs="Times New Roman"/>
          <w:b/>
          <w:sz w:val="24"/>
          <w:szCs w:val="24"/>
        </w:rPr>
        <w:t xml:space="preserve">MVC </w:t>
      </w:r>
      <w:r w:rsidRPr="00871DA8">
        <w:rPr>
          <w:rFonts w:ascii="Times New Roman" w:hAnsi="Times New Roman" w:cs="Times New Roman"/>
          <w:sz w:val="24"/>
          <w:szCs w:val="24"/>
        </w:rPr>
        <w:t xml:space="preserve">:  </w:t>
      </w:r>
      <w:r w:rsidRPr="00871DA8">
        <w:rPr>
          <w:rFonts w:ascii="Times New Roman" w:hAnsi="Times New Roman" w:cs="Times New Roman"/>
          <w:sz w:val="24"/>
          <w:szCs w:val="24"/>
        </w:rPr>
        <w:tab/>
        <w:t xml:space="preserve">architecture et une méthode de conception pour le développement d'applications logicielles qui sépare le modèle de données, l'interface utilisateur et la logique de contrôle. </w:t>
      </w:r>
      <w:r w:rsidRPr="00871DA8">
        <w:rPr>
          <w:rFonts w:ascii="Times New Roman" w:hAnsi="Times New Roman" w:cs="Times New Roman"/>
          <w:color w:val="000000" w:themeColor="text1"/>
          <w:sz w:val="24"/>
          <w:szCs w:val="24"/>
        </w:rPr>
        <w:t>Ce modèle d'</w:t>
      </w:r>
      <w:hyperlink r:id="rId79" w:history="1">
        <w:r w:rsidRPr="00871DA8">
          <w:rPr>
            <w:rStyle w:val="Lienhypertexte"/>
            <w:rFonts w:ascii="Times New Roman" w:hAnsi="Times New Roman" w:cs="Times New Roman"/>
            <w:color w:val="000000" w:themeColor="text1"/>
            <w:sz w:val="24"/>
            <w:szCs w:val="24"/>
            <w:u w:val="none"/>
          </w:rPr>
          <w:t>architecture</w:t>
        </w:r>
      </w:hyperlink>
      <w:r w:rsidRPr="00871DA8">
        <w:rPr>
          <w:rFonts w:ascii="Times New Roman" w:hAnsi="Times New Roman" w:cs="Times New Roman"/>
          <w:color w:val="000000" w:themeColor="text1"/>
          <w:sz w:val="24"/>
          <w:szCs w:val="24"/>
        </w:rPr>
        <w:t xml:space="preserve"> impose la </w:t>
      </w:r>
      <w:hyperlink r:id="rId80" w:history="1">
        <w:r w:rsidRPr="00871DA8">
          <w:rPr>
            <w:rStyle w:val="Lienhypertexte"/>
            <w:rFonts w:ascii="Times New Roman" w:hAnsi="Times New Roman" w:cs="Times New Roman"/>
            <w:color w:val="000000" w:themeColor="text1"/>
            <w:sz w:val="24"/>
            <w:szCs w:val="24"/>
            <w:u w:val="none"/>
          </w:rPr>
          <w:t>séparation</w:t>
        </w:r>
      </w:hyperlink>
      <w:r w:rsidRPr="00871DA8">
        <w:rPr>
          <w:rFonts w:ascii="Times New Roman" w:hAnsi="Times New Roman" w:cs="Times New Roman"/>
          <w:color w:val="000000" w:themeColor="text1"/>
          <w:sz w:val="24"/>
          <w:szCs w:val="24"/>
        </w:rPr>
        <w:t xml:space="preserve"> entre les données, les traitements et la présentation, ce qui donne trois parties fondamentales dans l'application finale : le modèle, la </w:t>
      </w:r>
      <w:hyperlink r:id="rId81" w:history="1">
        <w:r w:rsidRPr="00871DA8">
          <w:rPr>
            <w:rStyle w:val="Lienhypertexte"/>
            <w:rFonts w:ascii="Times New Roman" w:hAnsi="Times New Roman" w:cs="Times New Roman"/>
            <w:color w:val="000000" w:themeColor="text1"/>
            <w:sz w:val="24"/>
            <w:szCs w:val="24"/>
            <w:u w:val="none"/>
          </w:rPr>
          <w:t>vue</w:t>
        </w:r>
      </w:hyperlink>
      <w:r w:rsidRPr="00871DA8">
        <w:rPr>
          <w:rFonts w:ascii="Times New Roman" w:hAnsi="Times New Roman" w:cs="Times New Roman"/>
          <w:color w:val="000000" w:themeColor="text1"/>
          <w:sz w:val="24"/>
          <w:szCs w:val="24"/>
        </w:rPr>
        <w:t xml:space="preserve"> et le contrôleur.</w:t>
      </w:r>
    </w:p>
    <w:p w14:paraId="23654344" w14:textId="77777777" w:rsidR="00871DA8" w:rsidRPr="00871DA8" w:rsidRDefault="00871DA8" w:rsidP="00871DA8">
      <w:pPr>
        <w:spacing w:line="360" w:lineRule="auto"/>
        <w:ind w:left="1560" w:hanging="1560"/>
        <w:jc w:val="both"/>
        <w:rPr>
          <w:rFonts w:ascii="Times New Roman" w:hAnsi="Times New Roman" w:cs="Times New Roman"/>
          <w:sz w:val="24"/>
          <w:szCs w:val="24"/>
        </w:rPr>
      </w:pPr>
      <w:r w:rsidRPr="00871DA8">
        <w:rPr>
          <w:rFonts w:ascii="Times New Roman" w:hAnsi="Times New Roman" w:cs="Times New Roman"/>
          <w:b/>
          <w:sz w:val="24"/>
          <w:szCs w:val="24"/>
        </w:rPr>
        <w:t xml:space="preserve">PHP </w:t>
      </w:r>
      <w:r w:rsidRPr="00871DA8">
        <w:rPr>
          <w:rFonts w:ascii="Times New Roman" w:hAnsi="Times New Roman" w:cs="Times New Roman"/>
          <w:sz w:val="24"/>
          <w:szCs w:val="24"/>
        </w:rPr>
        <w:t xml:space="preserve">:  </w:t>
      </w:r>
      <w:r w:rsidRPr="00871DA8">
        <w:rPr>
          <w:rFonts w:ascii="Times New Roman" w:hAnsi="Times New Roman" w:cs="Times New Roman"/>
          <w:sz w:val="24"/>
          <w:szCs w:val="24"/>
        </w:rPr>
        <w:tab/>
        <w:t>langage de programmation informatique essentiellement utilisé pour produire à la volée des pages web dynamiques. Dans sa version 5 lancée en juillet 2004, PHP s’est imposé comme le langage de référence sur le web en raison de sa simplicité, de sa gratuité et de son origine de logiciel libre.</w:t>
      </w:r>
    </w:p>
    <w:p w14:paraId="7ED24C55" w14:textId="77777777" w:rsidR="00871DA8" w:rsidRPr="00871DA8" w:rsidRDefault="00871DA8" w:rsidP="00871DA8">
      <w:pPr>
        <w:spacing w:line="360" w:lineRule="auto"/>
        <w:ind w:left="993" w:hanging="993"/>
        <w:jc w:val="both"/>
        <w:rPr>
          <w:rFonts w:ascii="Times New Roman" w:hAnsi="Times New Roman" w:cs="Times New Roman"/>
          <w:sz w:val="24"/>
          <w:szCs w:val="24"/>
        </w:rPr>
      </w:pPr>
    </w:p>
    <w:p w14:paraId="64C767C4" w14:textId="77777777" w:rsidR="00871DA8" w:rsidRPr="00871DA8" w:rsidRDefault="00871DA8" w:rsidP="00871DA8">
      <w:pPr>
        <w:spacing w:line="360" w:lineRule="auto"/>
        <w:ind w:left="1560" w:hanging="1560"/>
        <w:jc w:val="both"/>
        <w:rPr>
          <w:rFonts w:ascii="Times New Roman" w:hAnsi="Times New Roman" w:cs="Times New Roman"/>
          <w:color w:val="000000" w:themeColor="text1"/>
          <w:sz w:val="24"/>
          <w:szCs w:val="24"/>
        </w:rPr>
      </w:pPr>
      <w:r w:rsidRPr="00871DA8">
        <w:rPr>
          <w:rFonts w:ascii="Times New Roman" w:hAnsi="Times New Roman" w:cs="Times New Roman"/>
          <w:b/>
          <w:color w:val="000000" w:themeColor="text1"/>
          <w:sz w:val="24"/>
          <w:szCs w:val="24"/>
        </w:rPr>
        <w:t xml:space="preserve">UML : </w:t>
      </w:r>
      <w:r w:rsidRPr="00871DA8">
        <w:rPr>
          <w:rFonts w:ascii="Times New Roman" w:hAnsi="Times New Roman" w:cs="Times New Roman"/>
          <w:b/>
          <w:color w:val="000000" w:themeColor="text1"/>
          <w:sz w:val="24"/>
          <w:szCs w:val="24"/>
        </w:rPr>
        <w:tab/>
      </w:r>
      <w:hyperlink r:id="rId82" w:tooltip="Langage" w:history="1">
        <w:r w:rsidRPr="00871DA8">
          <w:rPr>
            <w:rStyle w:val="Lienhypertexte"/>
            <w:rFonts w:ascii="Times New Roman" w:hAnsi="Times New Roman" w:cs="Times New Roman"/>
            <w:color w:val="000000" w:themeColor="text1"/>
            <w:sz w:val="24"/>
            <w:szCs w:val="24"/>
            <w:u w:val="none"/>
          </w:rPr>
          <w:t>langage</w:t>
        </w:r>
      </w:hyperlink>
      <w:r w:rsidRPr="00871DA8">
        <w:rPr>
          <w:rFonts w:ascii="Times New Roman" w:hAnsi="Times New Roman" w:cs="Times New Roman"/>
          <w:color w:val="000000" w:themeColor="text1"/>
          <w:sz w:val="24"/>
          <w:szCs w:val="24"/>
        </w:rPr>
        <w:t xml:space="preserve"> de modélisation graphique à base de </w:t>
      </w:r>
      <w:hyperlink r:id="rId83" w:tooltip="Pictogramme" w:history="1">
        <w:r w:rsidRPr="00871DA8">
          <w:rPr>
            <w:rStyle w:val="Lienhypertexte"/>
            <w:rFonts w:ascii="Times New Roman" w:hAnsi="Times New Roman" w:cs="Times New Roman"/>
            <w:color w:val="000000" w:themeColor="text1"/>
            <w:sz w:val="24"/>
            <w:szCs w:val="24"/>
            <w:u w:val="none"/>
          </w:rPr>
          <w:t>pictogrammes</w:t>
        </w:r>
      </w:hyperlink>
      <w:r w:rsidRPr="00871DA8">
        <w:rPr>
          <w:rFonts w:ascii="Times New Roman" w:hAnsi="Times New Roman" w:cs="Times New Roman"/>
          <w:color w:val="000000" w:themeColor="text1"/>
          <w:sz w:val="24"/>
          <w:szCs w:val="24"/>
        </w:rPr>
        <w:t xml:space="preserve">. Il est utilisé en </w:t>
      </w:r>
      <w:hyperlink r:id="rId84" w:tooltip="Développement logiciel" w:history="1">
        <w:r w:rsidRPr="00871DA8">
          <w:rPr>
            <w:rStyle w:val="Lienhypertexte"/>
            <w:rFonts w:ascii="Times New Roman" w:hAnsi="Times New Roman" w:cs="Times New Roman"/>
            <w:color w:val="000000" w:themeColor="text1"/>
            <w:sz w:val="24"/>
            <w:szCs w:val="24"/>
            <w:u w:val="none"/>
          </w:rPr>
          <w:t>développement logiciel</w:t>
        </w:r>
      </w:hyperlink>
      <w:r w:rsidRPr="00871DA8">
        <w:rPr>
          <w:rFonts w:ascii="Times New Roman" w:hAnsi="Times New Roman" w:cs="Times New Roman"/>
          <w:color w:val="000000" w:themeColor="text1"/>
          <w:sz w:val="24"/>
          <w:szCs w:val="24"/>
        </w:rPr>
        <w:t xml:space="preserve">, et en </w:t>
      </w:r>
      <w:hyperlink r:id="rId85" w:tooltip="Programmation orientée objet" w:history="1">
        <w:r w:rsidRPr="00871DA8">
          <w:rPr>
            <w:rStyle w:val="Lienhypertexte"/>
            <w:rFonts w:ascii="Times New Roman" w:hAnsi="Times New Roman" w:cs="Times New Roman"/>
            <w:color w:val="000000" w:themeColor="text1"/>
            <w:sz w:val="24"/>
            <w:szCs w:val="24"/>
            <w:u w:val="none"/>
          </w:rPr>
          <w:t>conception orientée objet</w:t>
        </w:r>
      </w:hyperlink>
      <w:r w:rsidRPr="00871DA8">
        <w:rPr>
          <w:rFonts w:ascii="Times New Roman" w:hAnsi="Times New Roman" w:cs="Times New Roman"/>
          <w:color w:val="000000" w:themeColor="text1"/>
          <w:sz w:val="24"/>
          <w:szCs w:val="24"/>
        </w:rPr>
        <w:t>. UML est couramment utilisé dans les projets logiciels.</w:t>
      </w:r>
    </w:p>
    <w:p w14:paraId="50E4B307" w14:textId="77777777" w:rsidR="00871DA8" w:rsidRPr="00871DA8" w:rsidRDefault="00871DA8" w:rsidP="00871DA8">
      <w:pPr>
        <w:spacing w:line="360" w:lineRule="auto"/>
        <w:ind w:left="993" w:hanging="993"/>
        <w:jc w:val="both"/>
        <w:rPr>
          <w:rFonts w:ascii="Times New Roman" w:hAnsi="Times New Roman" w:cs="Times New Roman"/>
          <w:color w:val="000000" w:themeColor="text1"/>
          <w:sz w:val="24"/>
          <w:szCs w:val="24"/>
        </w:rPr>
      </w:pPr>
    </w:p>
    <w:p w14:paraId="70B4F1CD" w14:textId="77777777" w:rsidR="00AA5E5B" w:rsidRDefault="00871DA8" w:rsidP="00871DA8">
      <w:pPr>
        <w:spacing w:line="360" w:lineRule="auto"/>
        <w:ind w:left="1560" w:hanging="1702"/>
        <w:jc w:val="both"/>
        <w:rPr>
          <w:rFonts w:ascii="Times New Roman" w:hAnsi="Times New Roman" w:cs="Times New Roman"/>
          <w:color w:val="000000" w:themeColor="text1"/>
          <w:sz w:val="24"/>
          <w:szCs w:val="24"/>
        </w:rPr>
      </w:pPr>
      <w:r w:rsidRPr="00871DA8">
        <w:rPr>
          <w:rFonts w:ascii="Times New Roman" w:hAnsi="Times New Roman" w:cs="Times New Roman"/>
          <w:b/>
          <w:sz w:val="24"/>
          <w:szCs w:val="24"/>
        </w:rPr>
        <w:t xml:space="preserve">  WYSIWYG</w:t>
      </w:r>
      <w:r w:rsidRPr="00871DA8">
        <w:rPr>
          <w:rFonts w:ascii="Times New Roman" w:hAnsi="Times New Roman" w:cs="Times New Roman"/>
          <w:sz w:val="24"/>
          <w:szCs w:val="24"/>
        </w:rPr>
        <w:t xml:space="preserve"> : </w:t>
      </w:r>
      <w:hyperlink r:id="rId86" w:tooltip="Interface graphique" w:history="1">
        <w:r w:rsidRPr="00871DA8">
          <w:rPr>
            <w:rStyle w:val="Lienhypertexte"/>
            <w:rFonts w:ascii="Times New Roman" w:hAnsi="Times New Roman" w:cs="Times New Roman"/>
            <w:color w:val="000000" w:themeColor="text1"/>
            <w:sz w:val="24"/>
            <w:szCs w:val="24"/>
            <w:u w:val="none"/>
          </w:rPr>
          <w:t>interface utilisateur</w:t>
        </w:r>
      </w:hyperlink>
      <w:r w:rsidRPr="00871DA8">
        <w:rPr>
          <w:rFonts w:ascii="Times New Roman" w:hAnsi="Times New Roman" w:cs="Times New Roman"/>
          <w:color w:val="000000" w:themeColor="text1"/>
          <w:sz w:val="24"/>
          <w:szCs w:val="24"/>
        </w:rPr>
        <w:t xml:space="preserve"> qui permet de composer visuellement le résultat voulu,  typiquement pour un </w:t>
      </w:r>
      <w:hyperlink r:id="rId87" w:tooltip="Logiciel" w:history="1">
        <w:r w:rsidRPr="00871DA8">
          <w:rPr>
            <w:rStyle w:val="Lienhypertexte"/>
            <w:rFonts w:ascii="Times New Roman" w:hAnsi="Times New Roman" w:cs="Times New Roman"/>
            <w:color w:val="000000" w:themeColor="text1"/>
            <w:sz w:val="24"/>
            <w:szCs w:val="24"/>
            <w:u w:val="none"/>
          </w:rPr>
          <w:t>logiciel</w:t>
        </w:r>
      </w:hyperlink>
      <w:r w:rsidRPr="00871DA8">
        <w:rPr>
          <w:rFonts w:ascii="Times New Roman" w:hAnsi="Times New Roman" w:cs="Times New Roman"/>
          <w:color w:val="000000" w:themeColor="text1"/>
          <w:sz w:val="24"/>
          <w:szCs w:val="24"/>
        </w:rPr>
        <w:t xml:space="preserve"> de mise en page, un </w:t>
      </w:r>
      <w:hyperlink r:id="rId88" w:tooltip="Traitement de texte" w:history="1">
        <w:r w:rsidRPr="00871DA8">
          <w:rPr>
            <w:rStyle w:val="Lienhypertexte"/>
            <w:rFonts w:ascii="Times New Roman" w:hAnsi="Times New Roman" w:cs="Times New Roman"/>
            <w:color w:val="000000" w:themeColor="text1"/>
            <w:sz w:val="24"/>
            <w:szCs w:val="24"/>
            <w:u w:val="none"/>
          </w:rPr>
          <w:t>traitement de texte</w:t>
        </w:r>
      </w:hyperlink>
      <w:r w:rsidRPr="00871DA8">
        <w:rPr>
          <w:rFonts w:ascii="Times New Roman" w:hAnsi="Times New Roman" w:cs="Times New Roman"/>
          <w:color w:val="000000" w:themeColor="text1"/>
          <w:sz w:val="24"/>
          <w:szCs w:val="24"/>
        </w:rPr>
        <w:t xml:space="preserve"> ou  </w:t>
      </w:r>
      <w:hyperlink r:id="rId89" w:tooltip="Traitement d'images" w:history="1">
        <w:r w:rsidRPr="00871DA8">
          <w:rPr>
            <w:rStyle w:val="Lienhypertexte"/>
            <w:rFonts w:ascii="Times New Roman" w:hAnsi="Times New Roman" w:cs="Times New Roman"/>
            <w:color w:val="000000" w:themeColor="text1"/>
            <w:sz w:val="24"/>
            <w:szCs w:val="24"/>
            <w:u w:val="none"/>
          </w:rPr>
          <w:t>image</w:t>
        </w:r>
      </w:hyperlink>
      <w:r w:rsidRPr="00871DA8">
        <w:rPr>
          <w:rFonts w:ascii="Times New Roman" w:hAnsi="Times New Roman" w:cs="Times New Roman"/>
          <w:color w:val="000000" w:themeColor="text1"/>
          <w:sz w:val="24"/>
          <w:szCs w:val="24"/>
        </w:rPr>
        <w:t>. C'est une interface « intuitive » : l’utilisateur voit directement à l’</w:t>
      </w:r>
      <w:hyperlink r:id="rId90" w:tooltip="Moniteur d'ordinateur" w:history="1">
        <w:r w:rsidRPr="00871DA8">
          <w:rPr>
            <w:rStyle w:val="Lienhypertexte"/>
            <w:rFonts w:ascii="Times New Roman" w:hAnsi="Times New Roman" w:cs="Times New Roman"/>
            <w:color w:val="000000" w:themeColor="text1"/>
            <w:sz w:val="24"/>
            <w:szCs w:val="24"/>
            <w:u w:val="none"/>
          </w:rPr>
          <w:t>écran</w:t>
        </w:r>
      </w:hyperlink>
      <w:r w:rsidRPr="00871DA8">
        <w:rPr>
          <w:rFonts w:ascii="Times New Roman" w:hAnsi="Times New Roman" w:cs="Times New Roman"/>
          <w:color w:val="000000" w:themeColor="text1"/>
          <w:sz w:val="24"/>
          <w:szCs w:val="24"/>
        </w:rPr>
        <w:t xml:space="preserve"> à quoi ressemblera le résultat final.</w:t>
      </w:r>
    </w:p>
    <w:p w14:paraId="68AD32A4" w14:textId="77777777" w:rsidR="005C182F" w:rsidRDefault="005C182F" w:rsidP="00871DA8">
      <w:pPr>
        <w:spacing w:line="360" w:lineRule="auto"/>
        <w:ind w:left="1560" w:hanging="1702"/>
        <w:jc w:val="both"/>
        <w:rPr>
          <w:rFonts w:ascii="Times New Roman" w:hAnsi="Times New Roman" w:cs="Times New Roman"/>
          <w:sz w:val="24"/>
          <w:szCs w:val="24"/>
        </w:rPr>
      </w:pPr>
    </w:p>
    <w:p w14:paraId="577CB071" w14:textId="77777777" w:rsidR="00BC3266" w:rsidRDefault="00BC3266" w:rsidP="00871DA8">
      <w:pPr>
        <w:spacing w:line="360" w:lineRule="auto"/>
        <w:ind w:left="1560" w:hanging="1702"/>
        <w:jc w:val="both"/>
        <w:rPr>
          <w:rFonts w:ascii="Times New Roman" w:hAnsi="Times New Roman" w:cs="Times New Roman"/>
          <w:sz w:val="24"/>
          <w:szCs w:val="24"/>
        </w:rPr>
      </w:pPr>
    </w:p>
    <w:p w14:paraId="6589CA59" w14:textId="77777777" w:rsidR="00BC3266" w:rsidRDefault="00BC3266" w:rsidP="00871DA8">
      <w:pPr>
        <w:spacing w:line="360" w:lineRule="auto"/>
        <w:ind w:left="1560" w:hanging="1702"/>
        <w:jc w:val="both"/>
        <w:rPr>
          <w:rFonts w:ascii="Times New Roman" w:hAnsi="Times New Roman" w:cs="Times New Roman"/>
          <w:sz w:val="24"/>
          <w:szCs w:val="24"/>
        </w:rPr>
      </w:pPr>
    </w:p>
    <w:p w14:paraId="7224965D" w14:textId="77777777" w:rsidR="00424DCC" w:rsidRDefault="009C0A8E" w:rsidP="00F60840">
      <w:pPr>
        <w:pStyle w:val="Titre1"/>
        <w:numPr>
          <w:ilvl w:val="0"/>
          <w:numId w:val="0"/>
        </w:numPr>
        <w:ind w:left="432"/>
        <w:jc w:val="center"/>
        <w:rPr>
          <w:rFonts w:ascii="Times New Roman" w:hAnsi="Times New Roman" w:cs="Times New Roman"/>
          <w:color w:val="auto"/>
          <w:sz w:val="32"/>
          <w:szCs w:val="32"/>
        </w:rPr>
      </w:pPr>
      <w:bookmarkStart w:id="698" w:name="_Toc506976689"/>
      <w:bookmarkStart w:id="699" w:name="_Toc506977520"/>
      <w:r>
        <w:rPr>
          <w:rFonts w:ascii="Times New Roman" w:hAnsi="Times New Roman" w:cs="Times New Roman"/>
          <w:color w:val="auto"/>
          <w:sz w:val="32"/>
          <w:szCs w:val="32"/>
        </w:rPr>
        <w:lastRenderedPageBreak/>
        <w:t>TABLE</w:t>
      </w:r>
      <w:r w:rsidR="00424DCC">
        <w:rPr>
          <w:rFonts w:ascii="Times New Roman" w:hAnsi="Times New Roman" w:cs="Times New Roman"/>
          <w:color w:val="auto"/>
          <w:sz w:val="32"/>
          <w:szCs w:val="32"/>
        </w:rPr>
        <w:t xml:space="preserve"> DES MATIERES</w:t>
      </w:r>
      <w:bookmarkEnd w:id="698"/>
      <w:bookmarkEnd w:id="699"/>
    </w:p>
    <w:sdt>
      <w:sdtPr>
        <w:rPr>
          <w:rFonts w:asciiTheme="minorHAnsi" w:eastAsiaTheme="minorHAnsi" w:hAnsiTheme="minorHAnsi" w:cstheme="minorBidi"/>
          <w:color w:val="auto"/>
          <w:sz w:val="22"/>
          <w:szCs w:val="22"/>
          <w:lang w:eastAsia="en-US"/>
        </w:rPr>
        <w:id w:val="1197661007"/>
        <w:docPartObj>
          <w:docPartGallery w:val="Table of Contents"/>
          <w:docPartUnique/>
        </w:docPartObj>
      </w:sdtPr>
      <w:sdtEndPr>
        <w:rPr>
          <w:b/>
          <w:bCs/>
        </w:rPr>
      </w:sdtEndPr>
      <w:sdtContent>
        <w:p w14:paraId="00A96C6B" w14:textId="77777777" w:rsidR="00314D50" w:rsidRDefault="00314D50">
          <w:pPr>
            <w:pStyle w:val="En-ttedetabledesmatires"/>
          </w:pPr>
        </w:p>
        <w:p w14:paraId="7EB0F772" w14:textId="77777777" w:rsidR="0057561C" w:rsidRDefault="00314D50">
          <w:pPr>
            <w:pStyle w:val="TM1"/>
            <w:tabs>
              <w:tab w:val="right" w:leader="dot" w:pos="9062"/>
            </w:tabs>
            <w:rPr>
              <w:rFonts w:cstheme="minorBidi"/>
              <w:noProof/>
            </w:rPr>
          </w:pPr>
          <w:r>
            <w:fldChar w:fldCharType="begin"/>
          </w:r>
          <w:r>
            <w:instrText xml:space="preserve"> TOC \o "1-3" \h \z \u </w:instrText>
          </w:r>
          <w:r>
            <w:fldChar w:fldCharType="separate"/>
          </w:r>
          <w:hyperlink w:anchor="_Toc506977448" w:history="1">
            <w:r w:rsidR="0057561C" w:rsidRPr="00936FEF">
              <w:rPr>
                <w:rStyle w:val="Lienhypertexte"/>
                <w:rFonts w:ascii="Times New Roman" w:hAnsi="Times New Roman"/>
                <w:noProof/>
              </w:rPr>
              <w:t>CURRICULUM VITAE</w:t>
            </w:r>
            <w:r w:rsidR="0057561C">
              <w:rPr>
                <w:noProof/>
                <w:webHidden/>
              </w:rPr>
              <w:tab/>
            </w:r>
            <w:r w:rsidR="0057561C">
              <w:rPr>
                <w:noProof/>
                <w:webHidden/>
              </w:rPr>
              <w:fldChar w:fldCharType="begin"/>
            </w:r>
            <w:r w:rsidR="0057561C">
              <w:rPr>
                <w:noProof/>
                <w:webHidden/>
              </w:rPr>
              <w:instrText xml:space="preserve"> PAGEREF _Toc506977448 \h </w:instrText>
            </w:r>
            <w:r w:rsidR="0057561C">
              <w:rPr>
                <w:noProof/>
                <w:webHidden/>
              </w:rPr>
            </w:r>
            <w:r w:rsidR="0057561C">
              <w:rPr>
                <w:noProof/>
                <w:webHidden/>
              </w:rPr>
              <w:fldChar w:fldCharType="separate"/>
            </w:r>
            <w:r w:rsidR="0057561C">
              <w:rPr>
                <w:noProof/>
                <w:webHidden/>
              </w:rPr>
              <w:t>I</w:t>
            </w:r>
            <w:r w:rsidR="0057561C">
              <w:rPr>
                <w:noProof/>
                <w:webHidden/>
              </w:rPr>
              <w:fldChar w:fldCharType="end"/>
            </w:r>
          </w:hyperlink>
        </w:p>
        <w:p w14:paraId="6611C18E" w14:textId="77777777" w:rsidR="0057561C" w:rsidRDefault="0095730F">
          <w:pPr>
            <w:pStyle w:val="TM1"/>
            <w:tabs>
              <w:tab w:val="right" w:leader="dot" w:pos="9062"/>
            </w:tabs>
            <w:rPr>
              <w:rFonts w:cstheme="minorBidi"/>
              <w:noProof/>
            </w:rPr>
          </w:pPr>
          <w:hyperlink w:anchor="_Toc506977449" w:history="1">
            <w:r w:rsidR="0057561C" w:rsidRPr="00936FEF">
              <w:rPr>
                <w:rStyle w:val="Lienhypertexte"/>
                <w:rFonts w:ascii="Times New Roman" w:eastAsia="Calibri" w:hAnsi="Times New Roman"/>
                <w:noProof/>
              </w:rPr>
              <w:t>SOMMAIRE GENERAL</w:t>
            </w:r>
            <w:r w:rsidR="0057561C">
              <w:rPr>
                <w:noProof/>
                <w:webHidden/>
              </w:rPr>
              <w:tab/>
            </w:r>
            <w:r w:rsidR="0057561C">
              <w:rPr>
                <w:noProof/>
                <w:webHidden/>
              </w:rPr>
              <w:fldChar w:fldCharType="begin"/>
            </w:r>
            <w:r w:rsidR="0057561C">
              <w:rPr>
                <w:noProof/>
                <w:webHidden/>
              </w:rPr>
              <w:instrText xml:space="preserve"> PAGEREF _Toc506977449 \h </w:instrText>
            </w:r>
            <w:r w:rsidR="0057561C">
              <w:rPr>
                <w:noProof/>
                <w:webHidden/>
              </w:rPr>
            </w:r>
            <w:r w:rsidR="0057561C">
              <w:rPr>
                <w:noProof/>
                <w:webHidden/>
              </w:rPr>
              <w:fldChar w:fldCharType="separate"/>
            </w:r>
            <w:r w:rsidR="0057561C">
              <w:rPr>
                <w:noProof/>
                <w:webHidden/>
              </w:rPr>
              <w:t>III</w:t>
            </w:r>
            <w:r w:rsidR="0057561C">
              <w:rPr>
                <w:noProof/>
                <w:webHidden/>
              </w:rPr>
              <w:fldChar w:fldCharType="end"/>
            </w:r>
          </w:hyperlink>
        </w:p>
        <w:p w14:paraId="523B549A" w14:textId="77777777" w:rsidR="0057561C" w:rsidRDefault="0095730F">
          <w:pPr>
            <w:pStyle w:val="TM1"/>
            <w:tabs>
              <w:tab w:val="right" w:leader="dot" w:pos="9062"/>
            </w:tabs>
            <w:rPr>
              <w:rFonts w:cstheme="minorBidi"/>
              <w:noProof/>
            </w:rPr>
          </w:pPr>
          <w:hyperlink w:anchor="_Toc506977450" w:history="1">
            <w:r w:rsidR="0057561C" w:rsidRPr="00936FEF">
              <w:rPr>
                <w:rStyle w:val="Lienhypertexte"/>
                <w:rFonts w:ascii="Times New Roman" w:hAnsi="Times New Roman"/>
                <w:noProof/>
              </w:rPr>
              <w:t>REMERCIEMENTS</w:t>
            </w:r>
            <w:r w:rsidR="0057561C">
              <w:rPr>
                <w:noProof/>
                <w:webHidden/>
              </w:rPr>
              <w:tab/>
            </w:r>
            <w:r w:rsidR="0057561C">
              <w:rPr>
                <w:noProof/>
                <w:webHidden/>
              </w:rPr>
              <w:fldChar w:fldCharType="begin"/>
            </w:r>
            <w:r w:rsidR="0057561C">
              <w:rPr>
                <w:noProof/>
                <w:webHidden/>
              </w:rPr>
              <w:instrText xml:space="preserve"> PAGEREF _Toc506977450 \h </w:instrText>
            </w:r>
            <w:r w:rsidR="0057561C">
              <w:rPr>
                <w:noProof/>
                <w:webHidden/>
              </w:rPr>
            </w:r>
            <w:r w:rsidR="0057561C">
              <w:rPr>
                <w:noProof/>
                <w:webHidden/>
              </w:rPr>
              <w:fldChar w:fldCharType="separate"/>
            </w:r>
            <w:r w:rsidR="0057561C">
              <w:rPr>
                <w:noProof/>
                <w:webHidden/>
              </w:rPr>
              <w:t>V</w:t>
            </w:r>
            <w:r w:rsidR="0057561C">
              <w:rPr>
                <w:noProof/>
                <w:webHidden/>
              </w:rPr>
              <w:fldChar w:fldCharType="end"/>
            </w:r>
          </w:hyperlink>
        </w:p>
        <w:p w14:paraId="492986FD" w14:textId="77777777" w:rsidR="0057561C" w:rsidRDefault="0095730F">
          <w:pPr>
            <w:pStyle w:val="TM1"/>
            <w:tabs>
              <w:tab w:val="right" w:leader="dot" w:pos="9062"/>
            </w:tabs>
            <w:rPr>
              <w:rFonts w:cstheme="minorBidi"/>
              <w:noProof/>
            </w:rPr>
          </w:pPr>
          <w:hyperlink w:anchor="_Toc506977451" w:history="1">
            <w:r w:rsidR="0057561C" w:rsidRPr="00936FEF">
              <w:rPr>
                <w:rStyle w:val="Lienhypertexte"/>
                <w:rFonts w:ascii="Times New Roman" w:eastAsia="Calibri" w:hAnsi="Times New Roman"/>
                <w:noProof/>
              </w:rPr>
              <w:t>LISTE DES FIGURES</w:t>
            </w:r>
            <w:r w:rsidR="0057561C">
              <w:rPr>
                <w:noProof/>
                <w:webHidden/>
              </w:rPr>
              <w:tab/>
            </w:r>
            <w:r w:rsidR="0057561C">
              <w:rPr>
                <w:noProof/>
                <w:webHidden/>
              </w:rPr>
              <w:fldChar w:fldCharType="begin"/>
            </w:r>
            <w:r w:rsidR="0057561C">
              <w:rPr>
                <w:noProof/>
                <w:webHidden/>
              </w:rPr>
              <w:instrText xml:space="preserve"> PAGEREF _Toc506977451 \h </w:instrText>
            </w:r>
            <w:r w:rsidR="0057561C">
              <w:rPr>
                <w:noProof/>
                <w:webHidden/>
              </w:rPr>
            </w:r>
            <w:r w:rsidR="0057561C">
              <w:rPr>
                <w:noProof/>
                <w:webHidden/>
              </w:rPr>
              <w:fldChar w:fldCharType="separate"/>
            </w:r>
            <w:r w:rsidR="0057561C">
              <w:rPr>
                <w:noProof/>
                <w:webHidden/>
              </w:rPr>
              <w:t>VI</w:t>
            </w:r>
            <w:r w:rsidR="0057561C">
              <w:rPr>
                <w:noProof/>
                <w:webHidden/>
              </w:rPr>
              <w:fldChar w:fldCharType="end"/>
            </w:r>
          </w:hyperlink>
        </w:p>
        <w:p w14:paraId="592C7917" w14:textId="77777777" w:rsidR="0057561C" w:rsidRDefault="0095730F">
          <w:pPr>
            <w:pStyle w:val="TM1"/>
            <w:tabs>
              <w:tab w:val="right" w:leader="dot" w:pos="9062"/>
            </w:tabs>
            <w:rPr>
              <w:rFonts w:cstheme="minorBidi"/>
              <w:noProof/>
            </w:rPr>
          </w:pPr>
          <w:hyperlink w:anchor="_Toc506977452" w:history="1">
            <w:r w:rsidR="0057561C" w:rsidRPr="00936FEF">
              <w:rPr>
                <w:rStyle w:val="Lienhypertexte"/>
                <w:rFonts w:ascii="Times New Roman" w:eastAsia="Calibri" w:hAnsi="Times New Roman"/>
                <w:noProof/>
              </w:rPr>
              <w:t>LISTE DES TABLEAUX</w:t>
            </w:r>
            <w:r w:rsidR="0057561C">
              <w:rPr>
                <w:noProof/>
                <w:webHidden/>
              </w:rPr>
              <w:tab/>
            </w:r>
            <w:r w:rsidR="0057561C">
              <w:rPr>
                <w:noProof/>
                <w:webHidden/>
              </w:rPr>
              <w:fldChar w:fldCharType="begin"/>
            </w:r>
            <w:r w:rsidR="0057561C">
              <w:rPr>
                <w:noProof/>
                <w:webHidden/>
              </w:rPr>
              <w:instrText xml:space="preserve"> PAGEREF _Toc506977452 \h </w:instrText>
            </w:r>
            <w:r w:rsidR="0057561C">
              <w:rPr>
                <w:noProof/>
                <w:webHidden/>
              </w:rPr>
            </w:r>
            <w:r w:rsidR="0057561C">
              <w:rPr>
                <w:noProof/>
                <w:webHidden/>
              </w:rPr>
              <w:fldChar w:fldCharType="separate"/>
            </w:r>
            <w:r w:rsidR="0057561C">
              <w:rPr>
                <w:noProof/>
                <w:webHidden/>
              </w:rPr>
              <w:t>VII</w:t>
            </w:r>
            <w:r w:rsidR="0057561C">
              <w:rPr>
                <w:noProof/>
                <w:webHidden/>
              </w:rPr>
              <w:fldChar w:fldCharType="end"/>
            </w:r>
          </w:hyperlink>
        </w:p>
        <w:p w14:paraId="1A2E57C0" w14:textId="77777777" w:rsidR="0057561C" w:rsidRDefault="0095730F">
          <w:pPr>
            <w:pStyle w:val="TM1"/>
            <w:tabs>
              <w:tab w:val="right" w:leader="dot" w:pos="9062"/>
            </w:tabs>
            <w:rPr>
              <w:rFonts w:cstheme="minorBidi"/>
              <w:noProof/>
            </w:rPr>
          </w:pPr>
          <w:hyperlink w:anchor="_Toc506977453" w:history="1">
            <w:r w:rsidR="0057561C" w:rsidRPr="00936FEF">
              <w:rPr>
                <w:rStyle w:val="Lienhypertexte"/>
                <w:rFonts w:ascii="Times New Roman" w:eastAsia="Calibri" w:hAnsi="Times New Roman"/>
                <w:noProof/>
              </w:rPr>
              <w:t>LISTE DES ABREVIATIONS</w:t>
            </w:r>
            <w:r w:rsidR="0057561C">
              <w:rPr>
                <w:noProof/>
                <w:webHidden/>
              </w:rPr>
              <w:tab/>
            </w:r>
            <w:r w:rsidR="0057561C">
              <w:rPr>
                <w:noProof/>
                <w:webHidden/>
              </w:rPr>
              <w:fldChar w:fldCharType="begin"/>
            </w:r>
            <w:r w:rsidR="0057561C">
              <w:rPr>
                <w:noProof/>
                <w:webHidden/>
              </w:rPr>
              <w:instrText xml:space="preserve"> PAGEREF _Toc506977453 \h </w:instrText>
            </w:r>
            <w:r w:rsidR="0057561C">
              <w:rPr>
                <w:noProof/>
                <w:webHidden/>
              </w:rPr>
            </w:r>
            <w:r w:rsidR="0057561C">
              <w:rPr>
                <w:noProof/>
                <w:webHidden/>
              </w:rPr>
              <w:fldChar w:fldCharType="separate"/>
            </w:r>
            <w:r w:rsidR="0057561C">
              <w:rPr>
                <w:noProof/>
                <w:webHidden/>
              </w:rPr>
              <w:t>VIII</w:t>
            </w:r>
            <w:r w:rsidR="0057561C">
              <w:rPr>
                <w:noProof/>
                <w:webHidden/>
              </w:rPr>
              <w:fldChar w:fldCharType="end"/>
            </w:r>
          </w:hyperlink>
        </w:p>
        <w:p w14:paraId="7EE925E8" w14:textId="77777777" w:rsidR="0057561C" w:rsidRDefault="0095730F">
          <w:pPr>
            <w:pStyle w:val="TM1"/>
            <w:tabs>
              <w:tab w:val="right" w:leader="dot" w:pos="9062"/>
            </w:tabs>
            <w:rPr>
              <w:rFonts w:cstheme="minorBidi"/>
              <w:noProof/>
            </w:rPr>
          </w:pPr>
          <w:hyperlink w:anchor="_Toc506977454" w:history="1">
            <w:r w:rsidR="0057561C" w:rsidRPr="00936FEF">
              <w:rPr>
                <w:rStyle w:val="Lienhypertexte"/>
                <w:rFonts w:ascii="Times New Roman" w:eastAsia="Calibri" w:hAnsi="Times New Roman"/>
                <w:noProof/>
              </w:rPr>
              <w:t>INTRODUCTION GENERALE</w:t>
            </w:r>
            <w:r w:rsidR="0057561C">
              <w:rPr>
                <w:noProof/>
                <w:webHidden/>
              </w:rPr>
              <w:tab/>
            </w:r>
            <w:r w:rsidR="0057561C">
              <w:rPr>
                <w:noProof/>
                <w:webHidden/>
              </w:rPr>
              <w:fldChar w:fldCharType="begin"/>
            </w:r>
            <w:r w:rsidR="0057561C">
              <w:rPr>
                <w:noProof/>
                <w:webHidden/>
              </w:rPr>
              <w:instrText xml:space="preserve"> PAGEREF _Toc506977454 \h </w:instrText>
            </w:r>
            <w:r w:rsidR="0057561C">
              <w:rPr>
                <w:noProof/>
                <w:webHidden/>
              </w:rPr>
            </w:r>
            <w:r w:rsidR="0057561C">
              <w:rPr>
                <w:noProof/>
                <w:webHidden/>
              </w:rPr>
              <w:fldChar w:fldCharType="separate"/>
            </w:r>
            <w:r w:rsidR="0057561C">
              <w:rPr>
                <w:noProof/>
                <w:webHidden/>
              </w:rPr>
              <w:t>1</w:t>
            </w:r>
            <w:r w:rsidR="0057561C">
              <w:rPr>
                <w:noProof/>
                <w:webHidden/>
              </w:rPr>
              <w:fldChar w:fldCharType="end"/>
            </w:r>
          </w:hyperlink>
        </w:p>
        <w:p w14:paraId="51602838" w14:textId="77777777" w:rsidR="0057561C" w:rsidRDefault="0095730F">
          <w:pPr>
            <w:pStyle w:val="TM1"/>
            <w:tabs>
              <w:tab w:val="right" w:leader="dot" w:pos="9062"/>
            </w:tabs>
            <w:rPr>
              <w:rFonts w:cstheme="minorBidi"/>
              <w:noProof/>
            </w:rPr>
          </w:pPr>
          <w:hyperlink w:anchor="_Toc506977455" w:history="1">
            <w:r w:rsidR="0057561C" w:rsidRPr="00936FEF">
              <w:rPr>
                <w:rStyle w:val="Lienhypertexte"/>
                <w:rFonts w:ascii="Times New Roman" w:hAnsi="Times New Roman"/>
                <w:noProof/>
              </w:rPr>
              <w:t>PARTIE I : PRESENTATIONS</w:t>
            </w:r>
            <w:r w:rsidR="0057561C">
              <w:rPr>
                <w:noProof/>
                <w:webHidden/>
              </w:rPr>
              <w:tab/>
            </w:r>
            <w:r w:rsidR="0057561C">
              <w:rPr>
                <w:noProof/>
                <w:webHidden/>
              </w:rPr>
              <w:fldChar w:fldCharType="begin"/>
            </w:r>
            <w:r w:rsidR="0057561C">
              <w:rPr>
                <w:noProof/>
                <w:webHidden/>
              </w:rPr>
              <w:instrText xml:space="preserve"> PAGEREF _Toc506977455 \h </w:instrText>
            </w:r>
            <w:r w:rsidR="0057561C">
              <w:rPr>
                <w:noProof/>
                <w:webHidden/>
              </w:rPr>
            </w:r>
            <w:r w:rsidR="0057561C">
              <w:rPr>
                <w:noProof/>
                <w:webHidden/>
              </w:rPr>
              <w:fldChar w:fldCharType="separate"/>
            </w:r>
            <w:r w:rsidR="0057561C">
              <w:rPr>
                <w:noProof/>
                <w:webHidden/>
              </w:rPr>
              <w:t>2</w:t>
            </w:r>
            <w:r w:rsidR="0057561C">
              <w:rPr>
                <w:noProof/>
                <w:webHidden/>
              </w:rPr>
              <w:fldChar w:fldCharType="end"/>
            </w:r>
          </w:hyperlink>
        </w:p>
        <w:p w14:paraId="70F3DEC2" w14:textId="77777777" w:rsidR="0057561C" w:rsidRDefault="0095730F">
          <w:pPr>
            <w:pStyle w:val="TM2"/>
            <w:tabs>
              <w:tab w:val="right" w:leader="dot" w:pos="9062"/>
            </w:tabs>
            <w:rPr>
              <w:rFonts w:cstheme="minorBidi"/>
              <w:noProof/>
            </w:rPr>
          </w:pPr>
          <w:hyperlink w:anchor="_Toc506977456" w:history="1">
            <w:r w:rsidR="0057561C" w:rsidRPr="00936FEF">
              <w:rPr>
                <w:rStyle w:val="Lienhypertexte"/>
                <w:rFonts w:ascii="Times New Roman" w:hAnsi="Times New Roman"/>
                <w:noProof/>
              </w:rPr>
              <w:t>Chapitre 1.</w:t>
            </w:r>
            <w:r w:rsidR="0057561C" w:rsidRPr="00936FEF">
              <w:rPr>
                <w:rStyle w:val="Lienhypertexte"/>
                <w:noProof/>
              </w:rPr>
              <w:t xml:space="preserve"> Présentation de l’ENI</w:t>
            </w:r>
            <w:r w:rsidR="0057561C">
              <w:rPr>
                <w:noProof/>
                <w:webHidden/>
              </w:rPr>
              <w:tab/>
            </w:r>
            <w:r w:rsidR="0057561C">
              <w:rPr>
                <w:noProof/>
                <w:webHidden/>
              </w:rPr>
              <w:fldChar w:fldCharType="begin"/>
            </w:r>
            <w:r w:rsidR="0057561C">
              <w:rPr>
                <w:noProof/>
                <w:webHidden/>
              </w:rPr>
              <w:instrText xml:space="preserve"> PAGEREF _Toc506977456 \h </w:instrText>
            </w:r>
            <w:r w:rsidR="0057561C">
              <w:rPr>
                <w:noProof/>
                <w:webHidden/>
              </w:rPr>
            </w:r>
            <w:r w:rsidR="0057561C">
              <w:rPr>
                <w:noProof/>
                <w:webHidden/>
              </w:rPr>
              <w:fldChar w:fldCharType="separate"/>
            </w:r>
            <w:r w:rsidR="0057561C">
              <w:rPr>
                <w:noProof/>
                <w:webHidden/>
              </w:rPr>
              <w:t>3</w:t>
            </w:r>
            <w:r w:rsidR="0057561C">
              <w:rPr>
                <w:noProof/>
                <w:webHidden/>
              </w:rPr>
              <w:fldChar w:fldCharType="end"/>
            </w:r>
          </w:hyperlink>
        </w:p>
        <w:p w14:paraId="56B5A053" w14:textId="77777777" w:rsidR="0057561C" w:rsidRDefault="0095730F">
          <w:pPr>
            <w:pStyle w:val="TM2"/>
            <w:tabs>
              <w:tab w:val="right" w:leader="dot" w:pos="9062"/>
            </w:tabs>
            <w:rPr>
              <w:rFonts w:cstheme="minorBidi"/>
              <w:noProof/>
            </w:rPr>
          </w:pPr>
          <w:hyperlink w:anchor="_Toc506977457" w:history="1">
            <w:r w:rsidR="0057561C" w:rsidRPr="00936FEF">
              <w:rPr>
                <w:rStyle w:val="Lienhypertexte"/>
                <w:noProof/>
              </w:rPr>
              <w:t>1.1 Informations d’ordre général</w:t>
            </w:r>
            <w:r w:rsidR="0057561C">
              <w:rPr>
                <w:noProof/>
                <w:webHidden/>
              </w:rPr>
              <w:tab/>
            </w:r>
            <w:r w:rsidR="0057561C">
              <w:rPr>
                <w:noProof/>
                <w:webHidden/>
              </w:rPr>
              <w:fldChar w:fldCharType="begin"/>
            </w:r>
            <w:r w:rsidR="0057561C">
              <w:rPr>
                <w:noProof/>
                <w:webHidden/>
              </w:rPr>
              <w:instrText xml:space="preserve"> PAGEREF _Toc506977457 \h </w:instrText>
            </w:r>
            <w:r w:rsidR="0057561C">
              <w:rPr>
                <w:noProof/>
                <w:webHidden/>
              </w:rPr>
            </w:r>
            <w:r w:rsidR="0057561C">
              <w:rPr>
                <w:noProof/>
                <w:webHidden/>
              </w:rPr>
              <w:fldChar w:fldCharType="separate"/>
            </w:r>
            <w:r w:rsidR="0057561C">
              <w:rPr>
                <w:noProof/>
                <w:webHidden/>
              </w:rPr>
              <w:t>3</w:t>
            </w:r>
            <w:r w:rsidR="0057561C">
              <w:rPr>
                <w:noProof/>
                <w:webHidden/>
              </w:rPr>
              <w:fldChar w:fldCharType="end"/>
            </w:r>
          </w:hyperlink>
        </w:p>
        <w:p w14:paraId="10D48711" w14:textId="77777777" w:rsidR="0057561C" w:rsidRDefault="0095730F">
          <w:pPr>
            <w:pStyle w:val="TM2"/>
            <w:tabs>
              <w:tab w:val="right" w:leader="dot" w:pos="9062"/>
            </w:tabs>
            <w:rPr>
              <w:rFonts w:cstheme="minorBidi"/>
              <w:noProof/>
            </w:rPr>
          </w:pPr>
          <w:hyperlink w:anchor="_Toc506977458" w:history="1">
            <w:r w:rsidR="0057561C" w:rsidRPr="00936FEF">
              <w:rPr>
                <w:rStyle w:val="Lienhypertexte"/>
                <w:noProof/>
              </w:rPr>
              <w:t>1.2 Mission et historique</w:t>
            </w:r>
            <w:r w:rsidR="0057561C">
              <w:rPr>
                <w:noProof/>
                <w:webHidden/>
              </w:rPr>
              <w:tab/>
            </w:r>
            <w:r w:rsidR="0057561C">
              <w:rPr>
                <w:noProof/>
                <w:webHidden/>
              </w:rPr>
              <w:fldChar w:fldCharType="begin"/>
            </w:r>
            <w:r w:rsidR="0057561C">
              <w:rPr>
                <w:noProof/>
                <w:webHidden/>
              </w:rPr>
              <w:instrText xml:space="preserve"> PAGEREF _Toc506977458 \h </w:instrText>
            </w:r>
            <w:r w:rsidR="0057561C">
              <w:rPr>
                <w:noProof/>
                <w:webHidden/>
              </w:rPr>
            </w:r>
            <w:r w:rsidR="0057561C">
              <w:rPr>
                <w:noProof/>
                <w:webHidden/>
              </w:rPr>
              <w:fldChar w:fldCharType="separate"/>
            </w:r>
            <w:r w:rsidR="0057561C">
              <w:rPr>
                <w:noProof/>
                <w:webHidden/>
              </w:rPr>
              <w:t>3</w:t>
            </w:r>
            <w:r w:rsidR="0057561C">
              <w:rPr>
                <w:noProof/>
                <w:webHidden/>
              </w:rPr>
              <w:fldChar w:fldCharType="end"/>
            </w:r>
          </w:hyperlink>
        </w:p>
        <w:p w14:paraId="444E54C4" w14:textId="77777777" w:rsidR="0057561C" w:rsidRDefault="0095730F">
          <w:pPr>
            <w:pStyle w:val="TM2"/>
            <w:tabs>
              <w:tab w:val="right" w:leader="dot" w:pos="9062"/>
            </w:tabs>
            <w:rPr>
              <w:rFonts w:cstheme="minorBidi"/>
              <w:noProof/>
            </w:rPr>
          </w:pPr>
          <w:hyperlink w:anchor="_Toc506977459" w:history="1">
            <w:r w:rsidR="0057561C" w:rsidRPr="00936FEF">
              <w:rPr>
                <w:rStyle w:val="Lienhypertexte"/>
                <w:noProof/>
              </w:rPr>
              <w:t>1.3 Organigramme institutionnel de l’ENI</w:t>
            </w:r>
            <w:r w:rsidR="0057561C">
              <w:rPr>
                <w:noProof/>
                <w:webHidden/>
              </w:rPr>
              <w:tab/>
            </w:r>
            <w:r w:rsidR="0057561C">
              <w:rPr>
                <w:noProof/>
                <w:webHidden/>
              </w:rPr>
              <w:fldChar w:fldCharType="begin"/>
            </w:r>
            <w:r w:rsidR="0057561C">
              <w:rPr>
                <w:noProof/>
                <w:webHidden/>
              </w:rPr>
              <w:instrText xml:space="preserve"> PAGEREF _Toc506977459 \h </w:instrText>
            </w:r>
            <w:r w:rsidR="0057561C">
              <w:rPr>
                <w:noProof/>
                <w:webHidden/>
              </w:rPr>
            </w:r>
            <w:r w:rsidR="0057561C">
              <w:rPr>
                <w:noProof/>
                <w:webHidden/>
              </w:rPr>
              <w:fldChar w:fldCharType="separate"/>
            </w:r>
            <w:r w:rsidR="0057561C">
              <w:rPr>
                <w:noProof/>
                <w:webHidden/>
              </w:rPr>
              <w:t>5</w:t>
            </w:r>
            <w:r w:rsidR="0057561C">
              <w:rPr>
                <w:noProof/>
                <w:webHidden/>
              </w:rPr>
              <w:fldChar w:fldCharType="end"/>
            </w:r>
          </w:hyperlink>
        </w:p>
        <w:p w14:paraId="0C16C8E2" w14:textId="77777777" w:rsidR="0057561C" w:rsidRDefault="0095730F">
          <w:pPr>
            <w:pStyle w:val="TM2"/>
            <w:tabs>
              <w:tab w:val="right" w:leader="dot" w:pos="9062"/>
            </w:tabs>
            <w:rPr>
              <w:rFonts w:cstheme="minorBidi"/>
              <w:noProof/>
            </w:rPr>
          </w:pPr>
          <w:hyperlink w:anchor="_Toc506977460" w:history="1">
            <w:r w:rsidR="0057561C" w:rsidRPr="00936FEF">
              <w:rPr>
                <w:rStyle w:val="Lienhypertexte"/>
                <w:noProof/>
              </w:rPr>
              <w:t>1.4 Domaines de spécialisation</w:t>
            </w:r>
            <w:r w:rsidR="0057561C">
              <w:rPr>
                <w:noProof/>
                <w:webHidden/>
              </w:rPr>
              <w:tab/>
            </w:r>
            <w:r w:rsidR="0057561C">
              <w:rPr>
                <w:noProof/>
                <w:webHidden/>
              </w:rPr>
              <w:fldChar w:fldCharType="begin"/>
            </w:r>
            <w:r w:rsidR="0057561C">
              <w:rPr>
                <w:noProof/>
                <w:webHidden/>
              </w:rPr>
              <w:instrText xml:space="preserve"> PAGEREF _Toc506977460 \h </w:instrText>
            </w:r>
            <w:r w:rsidR="0057561C">
              <w:rPr>
                <w:noProof/>
                <w:webHidden/>
              </w:rPr>
            </w:r>
            <w:r w:rsidR="0057561C">
              <w:rPr>
                <w:noProof/>
                <w:webHidden/>
              </w:rPr>
              <w:fldChar w:fldCharType="separate"/>
            </w:r>
            <w:r w:rsidR="0057561C">
              <w:rPr>
                <w:noProof/>
                <w:webHidden/>
              </w:rPr>
              <w:t>7</w:t>
            </w:r>
            <w:r w:rsidR="0057561C">
              <w:rPr>
                <w:noProof/>
                <w:webHidden/>
              </w:rPr>
              <w:fldChar w:fldCharType="end"/>
            </w:r>
          </w:hyperlink>
        </w:p>
        <w:p w14:paraId="61254C3C" w14:textId="77777777" w:rsidR="0057561C" w:rsidRDefault="0095730F">
          <w:pPr>
            <w:pStyle w:val="TM2"/>
            <w:tabs>
              <w:tab w:val="right" w:leader="dot" w:pos="9062"/>
            </w:tabs>
            <w:rPr>
              <w:rFonts w:cstheme="minorBidi"/>
              <w:noProof/>
            </w:rPr>
          </w:pPr>
          <w:hyperlink w:anchor="_Toc506977461" w:history="1">
            <w:r w:rsidR="0057561C" w:rsidRPr="00936FEF">
              <w:rPr>
                <w:rStyle w:val="Lienhypertexte"/>
                <w:rFonts w:ascii="Times New Roman" w:hAnsi="Times New Roman"/>
                <w:noProof/>
              </w:rPr>
              <w:t>1.5 Architecture des formations pédagogiques</w:t>
            </w:r>
            <w:r w:rsidR="0057561C">
              <w:rPr>
                <w:noProof/>
                <w:webHidden/>
              </w:rPr>
              <w:tab/>
            </w:r>
            <w:r w:rsidR="0057561C">
              <w:rPr>
                <w:noProof/>
                <w:webHidden/>
              </w:rPr>
              <w:fldChar w:fldCharType="begin"/>
            </w:r>
            <w:r w:rsidR="0057561C">
              <w:rPr>
                <w:noProof/>
                <w:webHidden/>
              </w:rPr>
              <w:instrText xml:space="preserve"> PAGEREF _Toc506977461 \h </w:instrText>
            </w:r>
            <w:r w:rsidR="0057561C">
              <w:rPr>
                <w:noProof/>
                <w:webHidden/>
              </w:rPr>
            </w:r>
            <w:r w:rsidR="0057561C">
              <w:rPr>
                <w:noProof/>
                <w:webHidden/>
              </w:rPr>
              <w:fldChar w:fldCharType="separate"/>
            </w:r>
            <w:r w:rsidR="0057561C">
              <w:rPr>
                <w:noProof/>
                <w:webHidden/>
              </w:rPr>
              <w:t>7</w:t>
            </w:r>
            <w:r w:rsidR="0057561C">
              <w:rPr>
                <w:noProof/>
                <w:webHidden/>
              </w:rPr>
              <w:fldChar w:fldCharType="end"/>
            </w:r>
          </w:hyperlink>
        </w:p>
        <w:p w14:paraId="6EEA743C" w14:textId="77777777" w:rsidR="0057561C" w:rsidRDefault="0095730F">
          <w:pPr>
            <w:pStyle w:val="TM2"/>
            <w:tabs>
              <w:tab w:val="right" w:leader="dot" w:pos="9062"/>
            </w:tabs>
            <w:rPr>
              <w:rFonts w:cstheme="minorBidi"/>
              <w:noProof/>
            </w:rPr>
          </w:pPr>
          <w:hyperlink w:anchor="_Toc506977462" w:history="1">
            <w:r w:rsidR="0057561C" w:rsidRPr="00881B91">
              <w:rPr>
                <w:rStyle w:val="Lienhypertexte"/>
                <w:rFonts w:ascii="Times New Roman" w:hAnsi="Times New Roman"/>
                <w:noProof/>
              </w:rPr>
              <w:t>1.6 Réalisations de l’ENI avec les entreprises et les organismes</w:t>
            </w:r>
            <w:r w:rsidR="0057561C">
              <w:rPr>
                <w:noProof/>
                <w:webHidden/>
              </w:rPr>
              <w:tab/>
            </w:r>
            <w:r w:rsidR="0057561C">
              <w:rPr>
                <w:noProof/>
                <w:webHidden/>
              </w:rPr>
              <w:fldChar w:fldCharType="begin"/>
            </w:r>
            <w:r w:rsidR="0057561C">
              <w:rPr>
                <w:noProof/>
                <w:webHidden/>
              </w:rPr>
              <w:instrText xml:space="preserve"> PAGEREF _Toc506977462 \h </w:instrText>
            </w:r>
            <w:r w:rsidR="0057561C">
              <w:rPr>
                <w:noProof/>
                <w:webHidden/>
              </w:rPr>
            </w:r>
            <w:r w:rsidR="0057561C">
              <w:rPr>
                <w:noProof/>
                <w:webHidden/>
              </w:rPr>
              <w:fldChar w:fldCharType="separate"/>
            </w:r>
            <w:r w:rsidR="0057561C">
              <w:rPr>
                <w:noProof/>
                <w:webHidden/>
              </w:rPr>
              <w:t>10</w:t>
            </w:r>
            <w:r w:rsidR="0057561C">
              <w:rPr>
                <w:noProof/>
                <w:webHidden/>
              </w:rPr>
              <w:fldChar w:fldCharType="end"/>
            </w:r>
          </w:hyperlink>
        </w:p>
        <w:p w14:paraId="337A04DA" w14:textId="77777777" w:rsidR="0057561C" w:rsidRDefault="0095730F">
          <w:pPr>
            <w:pStyle w:val="TM2"/>
            <w:tabs>
              <w:tab w:val="right" w:leader="dot" w:pos="9062"/>
            </w:tabs>
            <w:rPr>
              <w:rFonts w:cstheme="minorBidi"/>
              <w:noProof/>
            </w:rPr>
          </w:pPr>
          <w:hyperlink w:anchor="_Toc506977463" w:history="1">
            <w:r w:rsidR="0057561C" w:rsidRPr="00936FEF">
              <w:rPr>
                <w:rStyle w:val="Lienhypertexte"/>
                <w:rFonts w:ascii="Times New Roman" w:hAnsi="Times New Roman"/>
                <w:noProof/>
              </w:rPr>
              <w:t>1.7 Partenariat au niveau International</w:t>
            </w:r>
            <w:r w:rsidR="0057561C">
              <w:rPr>
                <w:noProof/>
                <w:webHidden/>
              </w:rPr>
              <w:tab/>
            </w:r>
            <w:r w:rsidR="0057561C">
              <w:rPr>
                <w:noProof/>
                <w:webHidden/>
              </w:rPr>
              <w:fldChar w:fldCharType="begin"/>
            </w:r>
            <w:r w:rsidR="0057561C">
              <w:rPr>
                <w:noProof/>
                <w:webHidden/>
              </w:rPr>
              <w:instrText xml:space="preserve"> PAGEREF _Toc506977463 \h </w:instrText>
            </w:r>
            <w:r w:rsidR="0057561C">
              <w:rPr>
                <w:noProof/>
                <w:webHidden/>
              </w:rPr>
            </w:r>
            <w:r w:rsidR="0057561C">
              <w:rPr>
                <w:noProof/>
                <w:webHidden/>
              </w:rPr>
              <w:fldChar w:fldCharType="separate"/>
            </w:r>
            <w:r w:rsidR="0057561C">
              <w:rPr>
                <w:noProof/>
                <w:webHidden/>
              </w:rPr>
              <w:t>12</w:t>
            </w:r>
            <w:r w:rsidR="0057561C">
              <w:rPr>
                <w:noProof/>
                <w:webHidden/>
              </w:rPr>
              <w:fldChar w:fldCharType="end"/>
            </w:r>
          </w:hyperlink>
        </w:p>
        <w:p w14:paraId="6B18FE21" w14:textId="77777777" w:rsidR="0057561C" w:rsidRDefault="0095730F">
          <w:pPr>
            <w:pStyle w:val="TM2"/>
            <w:tabs>
              <w:tab w:val="right" w:leader="dot" w:pos="9062"/>
            </w:tabs>
            <w:rPr>
              <w:rFonts w:cstheme="minorBidi"/>
              <w:noProof/>
            </w:rPr>
          </w:pPr>
          <w:hyperlink w:anchor="_Toc506977464" w:history="1">
            <w:r w:rsidR="0057561C" w:rsidRPr="00936FEF">
              <w:rPr>
                <w:rStyle w:val="Lienhypertexte"/>
                <w:rFonts w:ascii="Times New Roman" w:hAnsi="Times New Roman"/>
                <w:noProof/>
              </w:rPr>
              <w:t>1.8 Débouchés professionnels des Diplômés</w:t>
            </w:r>
            <w:r w:rsidR="0057561C">
              <w:rPr>
                <w:noProof/>
                <w:webHidden/>
              </w:rPr>
              <w:tab/>
            </w:r>
            <w:r w:rsidR="0057561C">
              <w:rPr>
                <w:noProof/>
                <w:webHidden/>
              </w:rPr>
              <w:fldChar w:fldCharType="begin"/>
            </w:r>
            <w:r w:rsidR="0057561C">
              <w:rPr>
                <w:noProof/>
                <w:webHidden/>
              </w:rPr>
              <w:instrText xml:space="preserve"> PAGEREF _Toc506977464 \h </w:instrText>
            </w:r>
            <w:r w:rsidR="0057561C">
              <w:rPr>
                <w:noProof/>
                <w:webHidden/>
              </w:rPr>
            </w:r>
            <w:r w:rsidR="0057561C">
              <w:rPr>
                <w:noProof/>
                <w:webHidden/>
              </w:rPr>
              <w:fldChar w:fldCharType="separate"/>
            </w:r>
            <w:r w:rsidR="0057561C">
              <w:rPr>
                <w:noProof/>
                <w:webHidden/>
              </w:rPr>
              <w:t>13</w:t>
            </w:r>
            <w:r w:rsidR="0057561C">
              <w:rPr>
                <w:noProof/>
                <w:webHidden/>
              </w:rPr>
              <w:fldChar w:fldCharType="end"/>
            </w:r>
          </w:hyperlink>
        </w:p>
        <w:p w14:paraId="38DA1726" w14:textId="77777777" w:rsidR="0057561C" w:rsidRDefault="0095730F">
          <w:pPr>
            <w:pStyle w:val="TM2"/>
            <w:tabs>
              <w:tab w:val="right" w:leader="dot" w:pos="9062"/>
            </w:tabs>
            <w:rPr>
              <w:rFonts w:cstheme="minorBidi"/>
              <w:noProof/>
            </w:rPr>
          </w:pPr>
          <w:hyperlink w:anchor="_Toc506977465" w:history="1">
            <w:r w:rsidR="0057561C" w:rsidRPr="00936FEF">
              <w:rPr>
                <w:rStyle w:val="Lienhypertexte"/>
                <w:rFonts w:ascii="Times New Roman" w:hAnsi="Times New Roman"/>
                <w:noProof/>
              </w:rPr>
              <w:t>1.9 Ressources Humaines</w:t>
            </w:r>
            <w:r w:rsidR="0057561C">
              <w:rPr>
                <w:noProof/>
                <w:webHidden/>
              </w:rPr>
              <w:tab/>
            </w:r>
            <w:r w:rsidR="0057561C">
              <w:rPr>
                <w:noProof/>
                <w:webHidden/>
              </w:rPr>
              <w:fldChar w:fldCharType="begin"/>
            </w:r>
            <w:r w:rsidR="0057561C">
              <w:rPr>
                <w:noProof/>
                <w:webHidden/>
              </w:rPr>
              <w:instrText xml:space="preserve"> PAGEREF _Toc506977465 \h </w:instrText>
            </w:r>
            <w:r w:rsidR="0057561C">
              <w:rPr>
                <w:noProof/>
                <w:webHidden/>
              </w:rPr>
            </w:r>
            <w:r w:rsidR="0057561C">
              <w:rPr>
                <w:noProof/>
                <w:webHidden/>
              </w:rPr>
              <w:fldChar w:fldCharType="separate"/>
            </w:r>
            <w:r w:rsidR="0057561C">
              <w:rPr>
                <w:noProof/>
                <w:webHidden/>
              </w:rPr>
              <w:t>16</w:t>
            </w:r>
            <w:r w:rsidR="0057561C">
              <w:rPr>
                <w:noProof/>
                <w:webHidden/>
              </w:rPr>
              <w:fldChar w:fldCharType="end"/>
            </w:r>
          </w:hyperlink>
        </w:p>
        <w:p w14:paraId="21B6DAA8" w14:textId="77777777" w:rsidR="0057561C" w:rsidRDefault="0095730F">
          <w:pPr>
            <w:pStyle w:val="TM2"/>
            <w:tabs>
              <w:tab w:val="right" w:leader="dot" w:pos="9062"/>
            </w:tabs>
            <w:rPr>
              <w:rFonts w:cstheme="minorBidi"/>
              <w:noProof/>
            </w:rPr>
          </w:pPr>
          <w:hyperlink w:anchor="_Toc506977466" w:history="1">
            <w:r w:rsidR="0057561C" w:rsidRPr="00936FEF">
              <w:rPr>
                <w:rStyle w:val="Lienhypertexte"/>
                <w:rFonts w:ascii="Times New Roman" w:hAnsi="Times New Roman"/>
                <w:noProof/>
              </w:rPr>
              <w:t>Chapitre 2. Présentation de l’AUXIMAD</w:t>
            </w:r>
            <w:r w:rsidR="0057561C">
              <w:rPr>
                <w:noProof/>
                <w:webHidden/>
              </w:rPr>
              <w:tab/>
            </w:r>
            <w:r w:rsidR="0057561C">
              <w:rPr>
                <w:noProof/>
                <w:webHidden/>
              </w:rPr>
              <w:fldChar w:fldCharType="begin"/>
            </w:r>
            <w:r w:rsidR="0057561C">
              <w:rPr>
                <w:noProof/>
                <w:webHidden/>
              </w:rPr>
              <w:instrText xml:space="preserve"> PAGEREF _Toc506977466 \h </w:instrText>
            </w:r>
            <w:r w:rsidR="0057561C">
              <w:rPr>
                <w:noProof/>
                <w:webHidden/>
              </w:rPr>
            </w:r>
            <w:r w:rsidR="0057561C">
              <w:rPr>
                <w:noProof/>
                <w:webHidden/>
              </w:rPr>
              <w:fldChar w:fldCharType="separate"/>
            </w:r>
            <w:r w:rsidR="0057561C">
              <w:rPr>
                <w:noProof/>
                <w:webHidden/>
              </w:rPr>
              <w:t>17</w:t>
            </w:r>
            <w:r w:rsidR="0057561C">
              <w:rPr>
                <w:noProof/>
                <w:webHidden/>
              </w:rPr>
              <w:fldChar w:fldCharType="end"/>
            </w:r>
          </w:hyperlink>
        </w:p>
        <w:p w14:paraId="7EEF2E4D" w14:textId="77777777" w:rsidR="0057561C" w:rsidRDefault="0095730F">
          <w:pPr>
            <w:pStyle w:val="TM3"/>
            <w:tabs>
              <w:tab w:val="right" w:leader="dot" w:pos="9062"/>
            </w:tabs>
            <w:rPr>
              <w:rFonts w:cstheme="minorBidi"/>
              <w:noProof/>
            </w:rPr>
          </w:pPr>
          <w:hyperlink w:anchor="_Toc506977467" w:history="1">
            <w:r w:rsidR="0057561C" w:rsidRPr="00936FEF">
              <w:rPr>
                <w:rStyle w:val="Lienhypertexte"/>
                <w:rFonts w:ascii="Arial" w:hAnsi="Arial"/>
                <w:noProof/>
              </w:rPr>
              <w:t>2.1.</w:t>
            </w:r>
            <w:r w:rsidR="0057561C" w:rsidRPr="00936FEF">
              <w:rPr>
                <w:rStyle w:val="Lienhypertexte"/>
                <w:noProof/>
              </w:rPr>
              <w:t xml:space="preserve"> Localisation et adresse de contact</w:t>
            </w:r>
            <w:r w:rsidR="0057561C">
              <w:rPr>
                <w:noProof/>
                <w:webHidden/>
              </w:rPr>
              <w:tab/>
            </w:r>
            <w:r w:rsidR="0057561C">
              <w:rPr>
                <w:noProof/>
                <w:webHidden/>
              </w:rPr>
              <w:fldChar w:fldCharType="begin"/>
            </w:r>
            <w:r w:rsidR="0057561C">
              <w:rPr>
                <w:noProof/>
                <w:webHidden/>
              </w:rPr>
              <w:instrText xml:space="preserve"> PAGEREF _Toc506977467 \h </w:instrText>
            </w:r>
            <w:r w:rsidR="0057561C">
              <w:rPr>
                <w:noProof/>
                <w:webHidden/>
              </w:rPr>
            </w:r>
            <w:r w:rsidR="0057561C">
              <w:rPr>
                <w:noProof/>
                <w:webHidden/>
              </w:rPr>
              <w:fldChar w:fldCharType="separate"/>
            </w:r>
            <w:r w:rsidR="0057561C">
              <w:rPr>
                <w:noProof/>
                <w:webHidden/>
              </w:rPr>
              <w:t>17</w:t>
            </w:r>
            <w:r w:rsidR="0057561C">
              <w:rPr>
                <w:noProof/>
                <w:webHidden/>
              </w:rPr>
              <w:fldChar w:fldCharType="end"/>
            </w:r>
          </w:hyperlink>
        </w:p>
        <w:p w14:paraId="38D046EB" w14:textId="77777777" w:rsidR="0057561C" w:rsidRDefault="0095730F">
          <w:pPr>
            <w:pStyle w:val="TM3"/>
            <w:tabs>
              <w:tab w:val="right" w:leader="dot" w:pos="9062"/>
            </w:tabs>
            <w:rPr>
              <w:rFonts w:cstheme="minorBidi"/>
              <w:noProof/>
            </w:rPr>
          </w:pPr>
          <w:hyperlink w:anchor="_Toc506977468" w:history="1">
            <w:r w:rsidR="0057561C" w:rsidRPr="00936FEF">
              <w:rPr>
                <w:rStyle w:val="Lienhypertexte"/>
                <w:rFonts w:ascii="Arial" w:hAnsi="Arial"/>
                <w:noProof/>
              </w:rPr>
              <w:t>2.2.</w:t>
            </w:r>
            <w:r w:rsidR="0057561C" w:rsidRPr="00936FEF">
              <w:rPr>
                <w:rStyle w:val="Lienhypertexte"/>
                <w:noProof/>
              </w:rPr>
              <w:t xml:space="preserve"> Organigramme</w:t>
            </w:r>
            <w:r w:rsidR="0057561C">
              <w:rPr>
                <w:noProof/>
                <w:webHidden/>
              </w:rPr>
              <w:tab/>
            </w:r>
            <w:r w:rsidR="0057561C">
              <w:rPr>
                <w:noProof/>
                <w:webHidden/>
              </w:rPr>
              <w:fldChar w:fldCharType="begin"/>
            </w:r>
            <w:r w:rsidR="0057561C">
              <w:rPr>
                <w:noProof/>
                <w:webHidden/>
              </w:rPr>
              <w:instrText xml:space="preserve"> PAGEREF _Toc506977468 \h </w:instrText>
            </w:r>
            <w:r w:rsidR="0057561C">
              <w:rPr>
                <w:noProof/>
                <w:webHidden/>
              </w:rPr>
            </w:r>
            <w:r w:rsidR="0057561C">
              <w:rPr>
                <w:noProof/>
                <w:webHidden/>
              </w:rPr>
              <w:fldChar w:fldCharType="separate"/>
            </w:r>
            <w:r w:rsidR="0057561C">
              <w:rPr>
                <w:noProof/>
                <w:webHidden/>
              </w:rPr>
              <w:t>17</w:t>
            </w:r>
            <w:r w:rsidR="0057561C">
              <w:rPr>
                <w:noProof/>
                <w:webHidden/>
              </w:rPr>
              <w:fldChar w:fldCharType="end"/>
            </w:r>
          </w:hyperlink>
        </w:p>
        <w:p w14:paraId="293D8475" w14:textId="77777777" w:rsidR="0057561C" w:rsidRDefault="0095730F">
          <w:pPr>
            <w:pStyle w:val="TM3"/>
            <w:tabs>
              <w:tab w:val="right" w:leader="dot" w:pos="9062"/>
            </w:tabs>
            <w:rPr>
              <w:rFonts w:cstheme="minorBidi"/>
              <w:noProof/>
            </w:rPr>
          </w:pPr>
          <w:hyperlink w:anchor="_Toc506977469" w:history="1">
            <w:r w:rsidR="0057561C" w:rsidRPr="00936FEF">
              <w:rPr>
                <w:rStyle w:val="Lienhypertexte"/>
                <w:rFonts w:ascii="Arial" w:hAnsi="Arial"/>
                <w:noProof/>
              </w:rPr>
              <w:t>2.3.</w:t>
            </w:r>
            <w:r w:rsidR="0057561C" w:rsidRPr="00936FEF">
              <w:rPr>
                <w:rStyle w:val="Lienhypertexte"/>
                <w:noProof/>
              </w:rPr>
              <w:t xml:space="preserve"> Mission et historique</w:t>
            </w:r>
            <w:r w:rsidR="0057561C">
              <w:rPr>
                <w:noProof/>
                <w:webHidden/>
              </w:rPr>
              <w:tab/>
            </w:r>
            <w:r w:rsidR="0057561C">
              <w:rPr>
                <w:noProof/>
                <w:webHidden/>
              </w:rPr>
              <w:fldChar w:fldCharType="begin"/>
            </w:r>
            <w:r w:rsidR="0057561C">
              <w:rPr>
                <w:noProof/>
                <w:webHidden/>
              </w:rPr>
              <w:instrText xml:space="preserve"> PAGEREF _Toc506977469 \h </w:instrText>
            </w:r>
            <w:r w:rsidR="0057561C">
              <w:rPr>
                <w:noProof/>
                <w:webHidden/>
              </w:rPr>
            </w:r>
            <w:r w:rsidR="0057561C">
              <w:rPr>
                <w:noProof/>
                <w:webHidden/>
              </w:rPr>
              <w:fldChar w:fldCharType="separate"/>
            </w:r>
            <w:r w:rsidR="0057561C">
              <w:rPr>
                <w:noProof/>
                <w:webHidden/>
              </w:rPr>
              <w:t>18</w:t>
            </w:r>
            <w:r w:rsidR="0057561C">
              <w:rPr>
                <w:noProof/>
                <w:webHidden/>
              </w:rPr>
              <w:fldChar w:fldCharType="end"/>
            </w:r>
          </w:hyperlink>
        </w:p>
        <w:p w14:paraId="380F433D" w14:textId="77777777" w:rsidR="0057561C" w:rsidRDefault="0095730F">
          <w:pPr>
            <w:pStyle w:val="TM3"/>
            <w:tabs>
              <w:tab w:val="right" w:leader="dot" w:pos="9062"/>
            </w:tabs>
            <w:rPr>
              <w:rFonts w:cstheme="minorBidi"/>
              <w:noProof/>
            </w:rPr>
          </w:pPr>
          <w:hyperlink w:anchor="_Toc506977470" w:history="1">
            <w:r w:rsidR="0057561C" w:rsidRPr="00936FEF">
              <w:rPr>
                <w:rStyle w:val="Lienhypertexte"/>
                <w:rFonts w:ascii="Arial" w:hAnsi="Arial"/>
                <w:noProof/>
              </w:rPr>
              <w:t>2.4.</w:t>
            </w:r>
            <w:r w:rsidR="0057561C" w:rsidRPr="00936FEF">
              <w:rPr>
                <w:rStyle w:val="Lienhypertexte"/>
                <w:noProof/>
              </w:rPr>
              <w:t xml:space="preserve"> Domaine d’activité</w:t>
            </w:r>
            <w:r w:rsidR="0057561C">
              <w:rPr>
                <w:noProof/>
                <w:webHidden/>
              </w:rPr>
              <w:tab/>
            </w:r>
            <w:r w:rsidR="0057561C">
              <w:rPr>
                <w:noProof/>
                <w:webHidden/>
              </w:rPr>
              <w:fldChar w:fldCharType="begin"/>
            </w:r>
            <w:r w:rsidR="0057561C">
              <w:rPr>
                <w:noProof/>
                <w:webHidden/>
              </w:rPr>
              <w:instrText xml:space="preserve"> PAGEREF _Toc506977470 \h </w:instrText>
            </w:r>
            <w:r w:rsidR="0057561C">
              <w:rPr>
                <w:noProof/>
                <w:webHidden/>
              </w:rPr>
            </w:r>
            <w:r w:rsidR="0057561C">
              <w:rPr>
                <w:noProof/>
                <w:webHidden/>
              </w:rPr>
              <w:fldChar w:fldCharType="separate"/>
            </w:r>
            <w:r w:rsidR="0057561C">
              <w:rPr>
                <w:noProof/>
                <w:webHidden/>
              </w:rPr>
              <w:t>18</w:t>
            </w:r>
            <w:r w:rsidR="0057561C">
              <w:rPr>
                <w:noProof/>
                <w:webHidden/>
              </w:rPr>
              <w:fldChar w:fldCharType="end"/>
            </w:r>
          </w:hyperlink>
        </w:p>
        <w:p w14:paraId="3C93409F" w14:textId="77777777" w:rsidR="0057561C" w:rsidRDefault="0095730F">
          <w:pPr>
            <w:pStyle w:val="TM3"/>
            <w:tabs>
              <w:tab w:val="right" w:leader="dot" w:pos="9062"/>
            </w:tabs>
            <w:rPr>
              <w:rFonts w:cstheme="minorBidi"/>
              <w:noProof/>
            </w:rPr>
          </w:pPr>
          <w:hyperlink w:anchor="_Toc506977471" w:history="1">
            <w:r w:rsidR="0057561C" w:rsidRPr="00936FEF">
              <w:rPr>
                <w:rStyle w:val="Lienhypertexte"/>
                <w:rFonts w:ascii="Arial" w:hAnsi="Arial"/>
                <w:noProof/>
              </w:rPr>
              <w:t>2.5.</w:t>
            </w:r>
            <w:r w:rsidR="0057561C" w:rsidRPr="00936FEF">
              <w:rPr>
                <w:rStyle w:val="Lienhypertexte"/>
                <w:noProof/>
              </w:rPr>
              <w:t xml:space="preserve"> Les partenaires</w:t>
            </w:r>
            <w:r w:rsidR="0057561C">
              <w:rPr>
                <w:noProof/>
                <w:webHidden/>
              </w:rPr>
              <w:tab/>
            </w:r>
            <w:r w:rsidR="0057561C">
              <w:rPr>
                <w:noProof/>
                <w:webHidden/>
              </w:rPr>
              <w:fldChar w:fldCharType="begin"/>
            </w:r>
            <w:r w:rsidR="0057561C">
              <w:rPr>
                <w:noProof/>
                <w:webHidden/>
              </w:rPr>
              <w:instrText xml:space="preserve"> PAGEREF _Toc506977471 \h </w:instrText>
            </w:r>
            <w:r w:rsidR="0057561C">
              <w:rPr>
                <w:noProof/>
                <w:webHidden/>
              </w:rPr>
            </w:r>
            <w:r w:rsidR="0057561C">
              <w:rPr>
                <w:noProof/>
                <w:webHidden/>
              </w:rPr>
              <w:fldChar w:fldCharType="separate"/>
            </w:r>
            <w:r w:rsidR="0057561C">
              <w:rPr>
                <w:noProof/>
                <w:webHidden/>
              </w:rPr>
              <w:t>19</w:t>
            </w:r>
            <w:r w:rsidR="0057561C">
              <w:rPr>
                <w:noProof/>
                <w:webHidden/>
              </w:rPr>
              <w:fldChar w:fldCharType="end"/>
            </w:r>
          </w:hyperlink>
        </w:p>
        <w:p w14:paraId="7822D5D8" w14:textId="77777777" w:rsidR="0057561C" w:rsidRDefault="0095730F">
          <w:pPr>
            <w:pStyle w:val="TM3"/>
            <w:tabs>
              <w:tab w:val="right" w:leader="dot" w:pos="9062"/>
            </w:tabs>
            <w:rPr>
              <w:rFonts w:cstheme="minorBidi"/>
              <w:noProof/>
            </w:rPr>
          </w:pPr>
          <w:hyperlink w:anchor="_Toc506977472" w:history="1">
            <w:r w:rsidR="0057561C" w:rsidRPr="00936FEF">
              <w:rPr>
                <w:rStyle w:val="Lienhypertexte"/>
                <w:rFonts w:ascii="Arial" w:hAnsi="Arial"/>
                <w:noProof/>
              </w:rPr>
              <w:t>2.6.</w:t>
            </w:r>
            <w:r w:rsidR="0057561C" w:rsidRPr="00936FEF">
              <w:rPr>
                <w:rStyle w:val="Lienhypertexte"/>
                <w:noProof/>
              </w:rPr>
              <w:t xml:space="preserve"> Objectifs</w:t>
            </w:r>
            <w:r w:rsidR="0057561C">
              <w:rPr>
                <w:noProof/>
                <w:webHidden/>
              </w:rPr>
              <w:tab/>
            </w:r>
            <w:r w:rsidR="0057561C">
              <w:rPr>
                <w:noProof/>
                <w:webHidden/>
              </w:rPr>
              <w:fldChar w:fldCharType="begin"/>
            </w:r>
            <w:r w:rsidR="0057561C">
              <w:rPr>
                <w:noProof/>
                <w:webHidden/>
              </w:rPr>
              <w:instrText xml:space="preserve"> PAGEREF _Toc506977472 \h </w:instrText>
            </w:r>
            <w:r w:rsidR="0057561C">
              <w:rPr>
                <w:noProof/>
                <w:webHidden/>
              </w:rPr>
            </w:r>
            <w:r w:rsidR="0057561C">
              <w:rPr>
                <w:noProof/>
                <w:webHidden/>
              </w:rPr>
              <w:fldChar w:fldCharType="separate"/>
            </w:r>
            <w:r w:rsidR="0057561C">
              <w:rPr>
                <w:noProof/>
                <w:webHidden/>
              </w:rPr>
              <w:t>19</w:t>
            </w:r>
            <w:r w:rsidR="0057561C">
              <w:rPr>
                <w:noProof/>
                <w:webHidden/>
              </w:rPr>
              <w:fldChar w:fldCharType="end"/>
            </w:r>
          </w:hyperlink>
        </w:p>
        <w:p w14:paraId="6B72C79C" w14:textId="77777777" w:rsidR="0057561C" w:rsidRDefault="0095730F">
          <w:pPr>
            <w:pStyle w:val="TM2"/>
            <w:tabs>
              <w:tab w:val="right" w:leader="dot" w:pos="9062"/>
            </w:tabs>
            <w:rPr>
              <w:rFonts w:cstheme="minorBidi"/>
              <w:noProof/>
            </w:rPr>
          </w:pPr>
          <w:hyperlink w:anchor="_Toc506977473" w:history="1">
            <w:r w:rsidR="0057561C" w:rsidRPr="00936FEF">
              <w:rPr>
                <w:rStyle w:val="Lienhypertexte"/>
                <w:rFonts w:ascii="Times New Roman" w:hAnsi="Times New Roman"/>
                <w:noProof/>
              </w:rPr>
              <w:t>Chapitre 3. Description du projet</w:t>
            </w:r>
            <w:r w:rsidR="0057561C">
              <w:rPr>
                <w:noProof/>
                <w:webHidden/>
              </w:rPr>
              <w:tab/>
            </w:r>
            <w:r w:rsidR="0057561C">
              <w:rPr>
                <w:noProof/>
                <w:webHidden/>
              </w:rPr>
              <w:fldChar w:fldCharType="begin"/>
            </w:r>
            <w:r w:rsidR="0057561C">
              <w:rPr>
                <w:noProof/>
                <w:webHidden/>
              </w:rPr>
              <w:instrText xml:space="preserve"> PAGEREF _Toc506977473 \h </w:instrText>
            </w:r>
            <w:r w:rsidR="0057561C">
              <w:rPr>
                <w:noProof/>
                <w:webHidden/>
              </w:rPr>
            </w:r>
            <w:r w:rsidR="0057561C">
              <w:rPr>
                <w:noProof/>
                <w:webHidden/>
              </w:rPr>
              <w:fldChar w:fldCharType="separate"/>
            </w:r>
            <w:r w:rsidR="0057561C">
              <w:rPr>
                <w:noProof/>
                <w:webHidden/>
              </w:rPr>
              <w:t>20</w:t>
            </w:r>
            <w:r w:rsidR="0057561C">
              <w:rPr>
                <w:noProof/>
                <w:webHidden/>
              </w:rPr>
              <w:fldChar w:fldCharType="end"/>
            </w:r>
          </w:hyperlink>
        </w:p>
        <w:p w14:paraId="2D60AD86" w14:textId="77777777" w:rsidR="0057561C" w:rsidRDefault="0095730F">
          <w:pPr>
            <w:pStyle w:val="TM3"/>
            <w:tabs>
              <w:tab w:val="right" w:leader="dot" w:pos="9062"/>
            </w:tabs>
            <w:rPr>
              <w:rFonts w:cstheme="minorBidi"/>
              <w:noProof/>
            </w:rPr>
          </w:pPr>
          <w:hyperlink w:anchor="_Toc506977474" w:history="1">
            <w:r w:rsidR="0057561C" w:rsidRPr="00936FEF">
              <w:rPr>
                <w:rStyle w:val="Lienhypertexte"/>
                <w:rFonts w:ascii="Arial" w:hAnsi="Arial"/>
                <w:noProof/>
              </w:rPr>
              <w:t>3.1.</w:t>
            </w:r>
            <w:r w:rsidR="0057561C" w:rsidRPr="00936FEF">
              <w:rPr>
                <w:rStyle w:val="Lienhypertexte"/>
                <w:noProof/>
              </w:rPr>
              <w:t xml:space="preserve"> Formulation</w:t>
            </w:r>
            <w:r w:rsidR="0057561C">
              <w:rPr>
                <w:noProof/>
                <w:webHidden/>
              </w:rPr>
              <w:tab/>
            </w:r>
            <w:r w:rsidR="0057561C">
              <w:rPr>
                <w:noProof/>
                <w:webHidden/>
              </w:rPr>
              <w:fldChar w:fldCharType="begin"/>
            </w:r>
            <w:r w:rsidR="0057561C">
              <w:rPr>
                <w:noProof/>
                <w:webHidden/>
              </w:rPr>
              <w:instrText xml:space="preserve"> PAGEREF _Toc506977474 \h </w:instrText>
            </w:r>
            <w:r w:rsidR="0057561C">
              <w:rPr>
                <w:noProof/>
                <w:webHidden/>
              </w:rPr>
            </w:r>
            <w:r w:rsidR="0057561C">
              <w:rPr>
                <w:noProof/>
                <w:webHidden/>
              </w:rPr>
              <w:fldChar w:fldCharType="separate"/>
            </w:r>
            <w:r w:rsidR="0057561C">
              <w:rPr>
                <w:noProof/>
                <w:webHidden/>
              </w:rPr>
              <w:t>20</w:t>
            </w:r>
            <w:r w:rsidR="0057561C">
              <w:rPr>
                <w:noProof/>
                <w:webHidden/>
              </w:rPr>
              <w:fldChar w:fldCharType="end"/>
            </w:r>
          </w:hyperlink>
        </w:p>
        <w:p w14:paraId="70EDBF46" w14:textId="77777777" w:rsidR="0057561C" w:rsidRDefault="0095730F">
          <w:pPr>
            <w:pStyle w:val="TM3"/>
            <w:tabs>
              <w:tab w:val="right" w:leader="dot" w:pos="9062"/>
            </w:tabs>
            <w:rPr>
              <w:rFonts w:cstheme="minorBidi"/>
              <w:noProof/>
            </w:rPr>
          </w:pPr>
          <w:hyperlink w:anchor="_Toc506977475" w:history="1">
            <w:r w:rsidR="0057561C" w:rsidRPr="00936FEF">
              <w:rPr>
                <w:rStyle w:val="Lienhypertexte"/>
                <w:rFonts w:ascii="Arial" w:hAnsi="Arial"/>
                <w:noProof/>
              </w:rPr>
              <w:t>3.2.</w:t>
            </w:r>
            <w:r w:rsidR="0057561C" w:rsidRPr="00936FEF">
              <w:rPr>
                <w:rStyle w:val="Lienhypertexte"/>
                <w:noProof/>
              </w:rPr>
              <w:t xml:space="preserve"> Objectif et besoins de l’utilisateur</w:t>
            </w:r>
            <w:r w:rsidR="0057561C">
              <w:rPr>
                <w:noProof/>
                <w:webHidden/>
              </w:rPr>
              <w:tab/>
            </w:r>
            <w:r w:rsidR="0057561C">
              <w:rPr>
                <w:noProof/>
                <w:webHidden/>
              </w:rPr>
              <w:fldChar w:fldCharType="begin"/>
            </w:r>
            <w:r w:rsidR="0057561C">
              <w:rPr>
                <w:noProof/>
                <w:webHidden/>
              </w:rPr>
              <w:instrText xml:space="preserve"> PAGEREF _Toc506977475 \h </w:instrText>
            </w:r>
            <w:r w:rsidR="0057561C">
              <w:rPr>
                <w:noProof/>
                <w:webHidden/>
              </w:rPr>
            </w:r>
            <w:r w:rsidR="0057561C">
              <w:rPr>
                <w:noProof/>
                <w:webHidden/>
              </w:rPr>
              <w:fldChar w:fldCharType="separate"/>
            </w:r>
            <w:r w:rsidR="0057561C">
              <w:rPr>
                <w:noProof/>
                <w:webHidden/>
              </w:rPr>
              <w:t>20</w:t>
            </w:r>
            <w:r w:rsidR="0057561C">
              <w:rPr>
                <w:noProof/>
                <w:webHidden/>
              </w:rPr>
              <w:fldChar w:fldCharType="end"/>
            </w:r>
          </w:hyperlink>
        </w:p>
        <w:p w14:paraId="6BCFD936" w14:textId="77777777" w:rsidR="0057561C" w:rsidRDefault="0095730F">
          <w:pPr>
            <w:pStyle w:val="TM3"/>
            <w:tabs>
              <w:tab w:val="right" w:leader="dot" w:pos="9062"/>
            </w:tabs>
            <w:rPr>
              <w:rFonts w:cstheme="minorBidi"/>
              <w:noProof/>
            </w:rPr>
          </w:pPr>
          <w:hyperlink w:anchor="_Toc506977476" w:history="1">
            <w:r w:rsidR="0057561C" w:rsidRPr="00936FEF">
              <w:rPr>
                <w:rStyle w:val="Lienhypertexte"/>
                <w:rFonts w:ascii="Arial" w:hAnsi="Arial"/>
                <w:noProof/>
              </w:rPr>
              <w:t>3.3.</w:t>
            </w:r>
            <w:r w:rsidR="0057561C" w:rsidRPr="00936FEF">
              <w:rPr>
                <w:rStyle w:val="Lienhypertexte"/>
                <w:noProof/>
              </w:rPr>
              <w:t xml:space="preserve"> Moyens nécessaires à la réalisation du projet</w:t>
            </w:r>
            <w:r w:rsidR="0057561C">
              <w:rPr>
                <w:noProof/>
                <w:webHidden/>
              </w:rPr>
              <w:tab/>
            </w:r>
            <w:r w:rsidR="0057561C">
              <w:rPr>
                <w:noProof/>
                <w:webHidden/>
              </w:rPr>
              <w:fldChar w:fldCharType="begin"/>
            </w:r>
            <w:r w:rsidR="0057561C">
              <w:rPr>
                <w:noProof/>
                <w:webHidden/>
              </w:rPr>
              <w:instrText xml:space="preserve"> PAGEREF _Toc506977476 \h </w:instrText>
            </w:r>
            <w:r w:rsidR="0057561C">
              <w:rPr>
                <w:noProof/>
                <w:webHidden/>
              </w:rPr>
            </w:r>
            <w:r w:rsidR="0057561C">
              <w:rPr>
                <w:noProof/>
                <w:webHidden/>
              </w:rPr>
              <w:fldChar w:fldCharType="separate"/>
            </w:r>
            <w:r w:rsidR="0057561C">
              <w:rPr>
                <w:noProof/>
                <w:webHidden/>
              </w:rPr>
              <w:t>20</w:t>
            </w:r>
            <w:r w:rsidR="0057561C">
              <w:rPr>
                <w:noProof/>
                <w:webHidden/>
              </w:rPr>
              <w:fldChar w:fldCharType="end"/>
            </w:r>
          </w:hyperlink>
        </w:p>
        <w:p w14:paraId="1FCCE554" w14:textId="77777777" w:rsidR="0057561C" w:rsidRDefault="0095730F">
          <w:pPr>
            <w:pStyle w:val="TM3"/>
            <w:tabs>
              <w:tab w:val="right" w:leader="dot" w:pos="9062"/>
            </w:tabs>
            <w:rPr>
              <w:rFonts w:cstheme="minorBidi"/>
              <w:noProof/>
            </w:rPr>
          </w:pPr>
          <w:hyperlink w:anchor="_Toc506977477" w:history="1">
            <w:r w:rsidR="0057561C" w:rsidRPr="00936FEF">
              <w:rPr>
                <w:rStyle w:val="Lienhypertexte"/>
                <w:rFonts w:ascii="Arial" w:hAnsi="Arial"/>
                <w:noProof/>
              </w:rPr>
              <w:t>3.1.</w:t>
            </w:r>
            <w:r w:rsidR="0057561C" w:rsidRPr="00936FEF">
              <w:rPr>
                <w:rStyle w:val="Lienhypertexte"/>
                <w:noProof/>
              </w:rPr>
              <w:t xml:space="preserve"> Résultats attendus</w:t>
            </w:r>
            <w:r w:rsidR="0057561C">
              <w:rPr>
                <w:noProof/>
                <w:webHidden/>
              </w:rPr>
              <w:tab/>
            </w:r>
            <w:r w:rsidR="0057561C">
              <w:rPr>
                <w:noProof/>
                <w:webHidden/>
              </w:rPr>
              <w:fldChar w:fldCharType="begin"/>
            </w:r>
            <w:r w:rsidR="0057561C">
              <w:rPr>
                <w:noProof/>
                <w:webHidden/>
              </w:rPr>
              <w:instrText xml:space="preserve"> PAGEREF _Toc506977477 \h </w:instrText>
            </w:r>
            <w:r w:rsidR="0057561C">
              <w:rPr>
                <w:noProof/>
                <w:webHidden/>
              </w:rPr>
            </w:r>
            <w:r w:rsidR="0057561C">
              <w:rPr>
                <w:noProof/>
                <w:webHidden/>
              </w:rPr>
              <w:fldChar w:fldCharType="separate"/>
            </w:r>
            <w:r w:rsidR="0057561C">
              <w:rPr>
                <w:noProof/>
                <w:webHidden/>
              </w:rPr>
              <w:t>21</w:t>
            </w:r>
            <w:r w:rsidR="0057561C">
              <w:rPr>
                <w:noProof/>
                <w:webHidden/>
              </w:rPr>
              <w:fldChar w:fldCharType="end"/>
            </w:r>
          </w:hyperlink>
        </w:p>
        <w:p w14:paraId="128692F9" w14:textId="77777777" w:rsidR="0057561C" w:rsidRDefault="0095730F">
          <w:pPr>
            <w:pStyle w:val="TM1"/>
            <w:tabs>
              <w:tab w:val="right" w:leader="dot" w:pos="9062"/>
            </w:tabs>
            <w:rPr>
              <w:rFonts w:cstheme="minorBidi"/>
              <w:noProof/>
            </w:rPr>
          </w:pPr>
          <w:hyperlink w:anchor="_Toc506977478" w:history="1">
            <w:r w:rsidR="0057561C" w:rsidRPr="00936FEF">
              <w:rPr>
                <w:rStyle w:val="Lienhypertexte"/>
                <w:rFonts w:ascii="Times New Roman" w:hAnsi="Times New Roman"/>
                <w:noProof/>
              </w:rPr>
              <w:t>PARTIE II : ANALYSE ET CONCEPTION</w:t>
            </w:r>
            <w:r w:rsidR="0057561C">
              <w:rPr>
                <w:noProof/>
                <w:webHidden/>
              </w:rPr>
              <w:tab/>
            </w:r>
            <w:r w:rsidR="0057561C">
              <w:rPr>
                <w:noProof/>
                <w:webHidden/>
              </w:rPr>
              <w:fldChar w:fldCharType="begin"/>
            </w:r>
            <w:r w:rsidR="0057561C">
              <w:rPr>
                <w:noProof/>
                <w:webHidden/>
              </w:rPr>
              <w:instrText xml:space="preserve"> PAGEREF _Toc506977478 \h </w:instrText>
            </w:r>
            <w:r w:rsidR="0057561C">
              <w:rPr>
                <w:noProof/>
                <w:webHidden/>
              </w:rPr>
            </w:r>
            <w:r w:rsidR="0057561C">
              <w:rPr>
                <w:noProof/>
                <w:webHidden/>
              </w:rPr>
              <w:fldChar w:fldCharType="separate"/>
            </w:r>
            <w:r w:rsidR="0057561C">
              <w:rPr>
                <w:noProof/>
                <w:webHidden/>
              </w:rPr>
              <w:t>22</w:t>
            </w:r>
            <w:r w:rsidR="0057561C">
              <w:rPr>
                <w:noProof/>
                <w:webHidden/>
              </w:rPr>
              <w:fldChar w:fldCharType="end"/>
            </w:r>
          </w:hyperlink>
        </w:p>
        <w:p w14:paraId="4FC10A8F" w14:textId="77777777" w:rsidR="0057561C" w:rsidRDefault="0095730F">
          <w:pPr>
            <w:pStyle w:val="TM2"/>
            <w:tabs>
              <w:tab w:val="right" w:leader="dot" w:pos="9062"/>
            </w:tabs>
            <w:rPr>
              <w:rFonts w:cstheme="minorBidi"/>
              <w:noProof/>
            </w:rPr>
          </w:pPr>
          <w:hyperlink w:anchor="_Toc506977479" w:history="1">
            <w:r w:rsidR="0057561C" w:rsidRPr="00936FEF">
              <w:rPr>
                <w:rStyle w:val="Lienhypertexte"/>
                <w:rFonts w:ascii="Times New Roman" w:hAnsi="Times New Roman"/>
                <w:noProof/>
              </w:rPr>
              <w:t>Chapitre 4. Analyse préalable</w:t>
            </w:r>
            <w:r w:rsidR="0057561C">
              <w:rPr>
                <w:noProof/>
                <w:webHidden/>
              </w:rPr>
              <w:tab/>
            </w:r>
            <w:r w:rsidR="0057561C">
              <w:rPr>
                <w:noProof/>
                <w:webHidden/>
              </w:rPr>
              <w:fldChar w:fldCharType="begin"/>
            </w:r>
            <w:r w:rsidR="0057561C">
              <w:rPr>
                <w:noProof/>
                <w:webHidden/>
              </w:rPr>
              <w:instrText xml:space="preserve"> PAGEREF _Toc506977479 \h </w:instrText>
            </w:r>
            <w:r w:rsidR="0057561C">
              <w:rPr>
                <w:noProof/>
                <w:webHidden/>
              </w:rPr>
            </w:r>
            <w:r w:rsidR="0057561C">
              <w:rPr>
                <w:noProof/>
                <w:webHidden/>
              </w:rPr>
              <w:fldChar w:fldCharType="separate"/>
            </w:r>
            <w:r w:rsidR="0057561C">
              <w:rPr>
                <w:noProof/>
                <w:webHidden/>
              </w:rPr>
              <w:t>23</w:t>
            </w:r>
            <w:r w:rsidR="0057561C">
              <w:rPr>
                <w:noProof/>
                <w:webHidden/>
              </w:rPr>
              <w:fldChar w:fldCharType="end"/>
            </w:r>
          </w:hyperlink>
        </w:p>
        <w:p w14:paraId="3BBF0151" w14:textId="77777777" w:rsidR="0057561C" w:rsidRDefault="0095730F">
          <w:pPr>
            <w:pStyle w:val="TM3"/>
            <w:tabs>
              <w:tab w:val="right" w:leader="dot" w:pos="9062"/>
            </w:tabs>
            <w:rPr>
              <w:rFonts w:cstheme="minorBidi"/>
              <w:noProof/>
            </w:rPr>
          </w:pPr>
          <w:hyperlink w:anchor="_Toc506977480" w:history="1">
            <w:r w:rsidR="0057561C" w:rsidRPr="00936FEF">
              <w:rPr>
                <w:rStyle w:val="Lienhypertexte"/>
                <w:rFonts w:ascii="Arial" w:hAnsi="Arial"/>
                <w:noProof/>
              </w:rPr>
              <w:t>4.1.</w:t>
            </w:r>
            <w:r w:rsidR="0057561C" w:rsidRPr="00936FEF">
              <w:rPr>
                <w:rStyle w:val="Lienhypertexte"/>
                <w:noProof/>
              </w:rPr>
              <w:t xml:space="preserve"> Analyse de l’existant</w:t>
            </w:r>
            <w:r w:rsidR="0057561C">
              <w:rPr>
                <w:noProof/>
                <w:webHidden/>
              </w:rPr>
              <w:tab/>
            </w:r>
            <w:r w:rsidR="0057561C">
              <w:rPr>
                <w:noProof/>
                <w:webHidden/>
              </w:rPr>
              <w:fldChar w:fldCharType="begin"/>
            </w:r>
            <w:r w:rsidR="0057561C">
              <w:rPr>
                <w:noProof/>
                <w:webHidden/>
              </w:rPr>
              <w:instrText xml:space="preserve"> PAGEREF _Toc506977480 \h </w:instrText>
            </w:r>
            <w:r w:rsidR="0057561C">
              <w:rPr>
                <w:noProof/>
                <w:webHidden/>
              </w:rPr>
            </w:r>
            <w:r w:rsidR="0057561C">
              <w:rPr>
                <w:noProof/>
                <w:webHidden/>
              </w:rPr>
              <w:fldChar w:fldCharType="separate"/>
            </w:r>
            <w:r w:rsidR="0057561C">
              <w:rPr>
                <w:noProof/>
                <w:webHidden/>
              </w:rPr>
              <w:t>23</w:t>
            </w:r>
            <w:r w:rsidR="0057561C">
              <w:rPr>
                <w:noProof/>
                <w:webHidden/>
              </w:rPr>
              <w:fldChar w:fldCharType="end"/>
            </w:r>
          </w:hyperlink>
        </w:p>
        <w:p w14:paraId="29A25373" w14:textId="77777777" w:rsidR="0057561C" w:rsidRDefault="0095730F">
          <w:pPr>
            <w:pStyle w:val="TM3"/>
            <w:tabs>
              <w:tab w:val="right" w:leader="dot" w:pos="9062"/>
            </w:tabs>
            <w:rPr>
              <w:rFonts w:cstheme="minorBidi"/>
              <w:noProof/>
            </w:rPr>
          </w:pPr>
          <w:hyperlink w:anchor="_Toc506977481" w:history="1">
            <w:r w:rsidR="0057561C" w:rsidRPr="00936FEF">
              <w:rPr>
                <w:rStyle w:val="Lienhypertexte"/>
                <w:rFonts w:ascii="Arial" w:hAnsi="Arial"/>
                <w:noProof/>
              </w:rPr>
              <w:t>4.2.</w:t>
            </w:r>
            <w:r w:rsidR="0057561C" w:rsidRPr="00936FEF">
              <w:rPr>
                <w:rStyle w:val="Lienhypertexte"/>
                <w:noProof/>
              </w:rPr>
              <w:t xml:space="preserve"> Critique de l’existant</w:t>
            </w:r>
            <w:r w:rsidR="0057561C">
              <w:rPr>
                <w:noProof/>
                <w:webHidden/>
              </w:rPr>
              <w:tab/>
            </w:r>
            <w:r w:rsidR="0057561C">
              <w:rPr>
                <w:noProof/>
                <w:webHidden/>
              </w:rPr>
              <w:fldChar w:fldCharType="begin"/>
            </w:r>
            <w:r w:rsidR="0057561C">
              <w:rPr>
                <w:noProof/>
                <w:webHidden/>
              </w:rPr>
              <w:instrText xml:space="preserve"> PAGEREF _Toc506977481 \h </w:instrText>
            </w:r>
            <w:r w:rsidR="0057561C">
              <w:rPr>
                <w:noProof/>
                <w:webHidden/>
              </w:rPr>
            </w:r>
            <w:r w:rsidR="0057561C">
              <w:rPr>
                <w:noProof/>
                <w:webHidden/>
              </w:rPr>
              <w:fldChar w:fldCharType="separate"/>
            </w:r>
            <w:r w:rsidR="0057561C">
              <w:rPr>
                <w:noProof/>
                <w:webHidden/>
              </w:rPr>
              <w:t>24</w:t>
            </w:r>
            <w:r w:rsidR="0057561C">
              <w:rPr>
                <w:noProof/>
                <w:webHidden/>
              </w:rPr>
              <w:fldChar w:fldCharType="end"/>
            </w:r>
          </w:hyperlink>
        </w:p>
        <w:p w14:paraId="53682025" w14:textId="77777777" w:rsidR="0057561C" w:rsidRDefault="0095730F">
          <w:pPr>
            <w:pStyle w:val="TM3"/>
            <w:tabs>
              <w:tab w:val="right" w:leader="dot" w:pos="9062"/>
            </w:tabs>
            <w:rPr>
              <w:rFonts w:cstheme="minorBidi"/>
              <w:noProof/>
            </w:rPr>
          </w:pPr>
          <w:hyperlink w:anchor="_Toc506977482" w:history="1">
            <w:r w:rsidR="0057561C" w:rsidRPr="00936FEF">
              <w:rPr>
                <w:rStyle w:val="Lienhypertexte"/>
                <w:rFonts w:ascii="Arial" w:hAnsi="Arial"/>
                <w:noProof/>
              </w:rPr>
              <w:t>4.3.</w:t>
            </w:r>
            <w:r w:rsidR="0057561C" w:rsidRPr="00936FEF">
              <w:rPr>
                <w:rStyle w:val="Lienhypertexte"/>
                <w:noProof/>
              </w:rPr>
              <w:t xml:space="preserve"> Conception avant-projet :</w:t>
            </w:r>
            <w:r w:rsidR="0057561C">
              <w:rPr>
                <w:noProof/>
                <w:webHidden/>
              </w:rPr>
              <w:tab/>
            </w:r>
            <w:r w:rsidR="0057561C">
              <w:rPr>
                <w:noProof/>
                <w:webHidden/>
              </w:rPr>
              <w:fldChar w:fldCharType="begin"/>
            </w:r>
            <w:r w:rsidR="0057561C">
              <w:rPr>
                <w:noProof/>
                <w:webHidden/>
              </w:rPr>
              <w:instrText xml:space="preserve"> PAGEREF _Toc506977482 \h </w:instrText>
            </w:r>
            <w:r w:rsidR="0057561C">
              <w:rPr>
                <w:noProof/>
                <w:webHidden/>
              </w:rPr>
            </w:r>
            <w:r w:rsidR="0057561C">
              <w:rPr>
                <w:noProof/>
                <w:webHidden/>
              </w:rPr>
              <w:fldChar w:fldCharType="separate"/>
            </w:r>
            <w:r w:rsidR="0057561C">
              <w:rPr>
                <w:noProof/>
                <w:webHidden/>
              </w:rPr>
              <w:t>25</w:t>
            </w:r>
            <w:r w:rsidR="0057561C">
              <w:rPr>
                <w:noProof/>
                <w:webHidden/>
              </w:rPr>
              <w:fldChar w:fldCharType="end"/>
            </w:r>
          </w:hyperlink>
        </w:p>
        <w:p w14:paraId="5CA5FC36" w14:textId="77777777" w:rsidR="0057561C" w:rsidRDefault="0095730F">
          <w:pPr>
            <w:pStyle w:val="TM2"/>
            <w:tabs>
              <w:tab w:val="right" w:leader="dot" w:pos="9062"/>
            </w:tabs>
            <w:rPr>
              <w:rFonts w:cstheme="minorBidi"/>
              <w:noProof/>
            </w:rPr>
          </w:pPr>
          <w:hyperlink w:anchor="_Toc506977483" w:history="1">
            <w:r w:rsidR="0057561C" w:rsidRPr="00936FEF">
              <w:rPr>
                <w:rStyle w:val="Lienhypertexte"/>
                <w:rFonts w:ascii="Times New Roman" w:hAnsi="Times New Roman"/>
                <w:noProof/>
              </w:rPr>
              <w:t>Chapitre 5. Analyse Conceptuelle</w:t>
            </w:r>
            <w:r w:rsidR="0057561C">
              <w:rPr>
                <w:noProof/>
                <w:webHidden/>
              </w:rPr>
              <w:tab/>
            </w:r>
            <w:r w:rsidR="0057561C">
              <w:rPr>
                <w:noProof/>
                <w:webHidden/>
              </w:rPr>
              <w:fldChar w:fldCharType="begin"/>
            </w:r>
            <w:r w:rsidR="0057561C">
              <w:rPr>
                <w:noProof/>
                <w:webHidden/>
              </w:rPr>
              <w:instrText xml:space="preserve"> PAGEREF _Toc506977483 \h </w:instrText>
            </w:r>
            <w:r w:rsidR="0057561C">
              <w:rPr>
                <w:noProof/>
                <w:webHidden/>
              </w:rPr>
            </w:r>
            <w:r w:rsidR="0057561C">
              <w:rPr>
                <w:noProof/>
                <w:webHidden/>
              </w:rPr>
              <w:fldChar w:fldCharType="separate"/>
            </w:r>
            <w:r w:rsidR="0057561C">
              <w:rPr>
                <w:noProof/>
                <w:webHidden/>
              </w:rPr>
              <w:t>33</w:t>
            </w:r>
            <w:r w:rsidR="0057561C">
              <w:rPr>
                <w:noProof/>
                <w:webHidden/>
              </w:rPr>
              <w:fldChar w:fldCharType="end"/>
            </w:r>
          </w:hyperlink>
        </w:p>
        <w:p w14:paraId="66C99C79" w14:textId="77777777" w:rsidR="0057561C" w:rsidRDefault="0095730F">
          <w:pPr>
            <w:pStyle w:val="TM1"/>
            <w:tabs>
              <w:tab w:val="right" w:leader="dot" w:pos="9062"/>
            </w:tabs>
            <w:rPr>
              <w:rFonts w:cstheme="minorBidi"/>
              <w:noProof/>
            </w:rPr>
          </w:pPr>
          <w:hyperlink w:anchor="_Toc506977484" w:history="1">
            <w:r w:rsidR="0057561C" w:rsidRPr="00936FEF">
              <w:rPr>
                <w:rStyle w:val="Lienhypertexte"/>
                <w:rFonts w:ascii="Arial" w:eastAsia="TimesNewRoman-Identity-H" w:hAnsi="Arial"/>
                <w:noProof/>
              </w:rPr>
              <w:t>5.1.</w:t>
            </w:r>
            <w:r w:rsidR="0057561C" w:rsidRPr="00936FEF">
              <w:rPr>
                <w:rStyle w:val="Lienhypertexte"/>
                <w:rFonts w:eastAsia="TimesNewRoman-Identity-H"/>
                <w:noProof/>
              </w:rPr>
              <w:t xml:space="preserve"> Présentation de la méthode utilisée</w:t>
            </w:r>
            <w:r w:rsidR="0057561C">
              <w:rPr>
                <w:noProof/>
                <w:webHidden/>
              </w:rPr>
              <w:tab/>
            </w:r>
            <w:r w:rsidR="0057561C">
              <w:rPr>
                <w:noProof/>
                <w:webHidden/>
              </w:rPr>
              <w:fldChar w:fldCharType="begin"/>
            </w:r>
            <w:r w:rsidR="0057561C">
              <w:rPr>
                <w:noProof/>
                <w:webHidden/>
              </w:rPr>
              <w:instrText xml:space="preserve"> PAGEREF _Toc506977484 \h </w:instrText>
            </w:r>
            <w:r w:rsidR="0057561C">
              <w:rPr>
                <w:noProof/>
                <w:webHidden/>
              </w:rPr>
            </w:r>
            <w:r w:rsidR="0057561C">
              <w:rPr>
                <w:noProof/>
                <w:webHidden/>
              </w:rPr>
              <w:fldChar w:fldCharType="separate"/>
            </w:r>
            <w:r w:rsidR="0057561C">
              <w:rPr>
                <w:noProof/>
                <w:webHidden/>
              </w:rPr>
              <w:t>33</w:t>
            </w:r>
            <w:r w:rsidR="0057561C">
              <w:rPr>
                <w:noProof/>
                <w:webHidden/>
              </w:rPr>
              <w:fldChar w:fldCharType="end"/>
            </w:r>
          </w:hyperlink>
        </w:p>
        <w:p w14:paraId="5F84CDA2" w14:textId="77777777" w:rsidR="0057561C" w:rsidRDefault="0095730F">
          <w:pPr>
            <w:pStyle w:val="TM2"/>
            <w:tabs>
              <w:tab w:val="right" w:leader="dot" w:pos="9062"/>
            </w:tabs>
            <w:rPr>
              <w:rFonts w:cstheme="minorBidi"/>
              <w:noProof/>
            </w:rPr>
          </w:pPr>
          <w:hyperlink w:anchor="_Toc506977485" w:history="1">
            <w:r w:rsidR="0057561C" w:rsidRPr="00936FEF">
              <w:rPr>
                <w:rStyle w:val="Lienhypertexte"/>
                <w:rFonts w:ascii="Times New Roman" w:hAnsi="Times New Roman"/>
                <w:noProof/>
              </w:rPr>
              <w:t>5.1.1. Principes</w:t>
            </w:r>
            <w:r w:rsidR="0057561C">
              <w:rPr>
                <w:noProof/>
                <w:webHidden/>
              </w:rPr>
              <w:tab/>
            </w:r>
            <w:r w:rsidR="0057561C">
              <w:rPr>
                <w:noProof/>
                <w:webHidden/>
              </w:rPr>
              <w:fldChar w:fldCharType="begin"/>
            </w:r>
            <w:r w:rsidR="0057561C">
              <w:rPr>
                <w:noProof/>
                <w:webHidden/>
              </w:rPr>
              <w:instrText xml:space="preserve"> PAGEREF _Toc506977485 \h </w:instrText>
            </w:r>
            <w:r w:rsidR="0057561C">
              <w:rPr>
                <w:noProof/>
                <w:webHidden/>
              </w:rPr>
            </w:r>
            <w:r w:rsidR="0057561C">
              <w:rPr>
                <w:noProof/>
                <w:webHidden/>
              </w:rPr>
              <w:fldChar w:fldCharType="separate"/>
            </w:r>
            <w:r w:rsidR="0057561C">
              <w:rPr>
                <w:noProof/>
                <w:webHidden/>
              </w:rPr>
              <w:t>33</w:t>
            </w:r>
            <w:r w:rsidR="0057561C">
              <w:rPr>
                <w:noProof/>
                <w:webHidden/>
              </w:rPr>
              <w:fldChar w:fldCharType="end"/>
            </w:r>
          </w:hyperlink>
        </w:p>
        <w:p w14:paraId="04D1AD7A" w14:textId="77777777" w:rsidR="0057561C" w:rsidRDefault="0095730F">
          <w:pPr>
            <w:pStyle w:val="TM2"/>
            <w:tabs>
              <w:tab w:val="right" w:leader="dot" w:pos="9062"/>
            </w:tabs>
            <w:rPr>
              <w:rFonts w:cstheme="minorBidi"/>
              <w:noProof/>
            </w:rPr>
          </w:pPr>
          <w:hyperlink w:anchor="_Toc506977486" w:history="1">
            <w:r w:rsidR="0057561C" w:rsidRPr="00936FEF">
              <w:rPr>
                <w:rStyle w:val="Lienhypertexte"/>
                <w:rFonts w:ascii="Times New Roman" w:hAnsi="Times New Roman"/>
                <w:noProof/>
              </w:rPr>
              <w:t>5.1.2. Phases et itérations du processus</w:t>
            </w:r>
            <w:r w:rsidR="0057561C">
              <w:rPr>
                <w:noProof/>
                <w:webHidden/>
              </w:rPr>
              <w:tab/>
            </w:r>
            <w:r w:rsidR="0057561C">
              <w:rPr>
                <w:noProof/>
                <w:webHidden/>
              </w:rPr>
              <w:fldChar w:fldCharType="begin"/>
            </w:r>
            <w:r w:rsidR="0057561C">
              <w:rPr>
                <w:noProof/>
                <w:webHidden/>
              </w:rPr>
              <w:instrText xml:space="preserve"> PAGEREF _Toc506977486 \h </w:instrText>
            </w:r>
            <w:r w:rsidR="0057561C">
              <w:rPr>
                <w:noProof/>
                <w:webHidden/>
              </w:rPr>
            </w:r>
            <w:r w:rsidR="0057561C">
              <w:rPr>
                <w:noProof/>
                <w:webHidden/>
              </w:rPr>
              <w:fldChar w:fldCharType="separate"/>
            </w:r>
            <w:r w:rsidR="0057561C">
              <w:rPr>
                <w:noProof/>
                <w:webHidden/>
              </w:rPr>
              <w:t>34</w:t>
            </w:r>
            <w:r w:rsidR="0057561C">
              <w:rPr>
                <w:noProof/>
                <w:webHidden/>
              </w:rPr>
              <w:fldChar w:fldCharType="end"/>
            </w:r>
          </w:hyperlink>
        </w:p>
        <w:p w14:paraId="7AF8CAD4" w14:textId="77777777" w:rsidR="0057561C" w:rsidRDefault="0095730F">
          <w:pPr>
            <w:pStyle w:val="TM1"/>
            <w:tabs>
              <w:tab w:val="right" w:leader="dot" w:pos="9062"/>
            </w:tabs>
            <w:rPr>
              <w:rFonts w:cstheme="minorBidi"/>
              <w:noProof/>
            </w:rPr>
          </w:pPr>
          <w:hyperlink w:anchor="_Toc506977487" w:history="1">
            <w:r w:rsidR="0057561C" w:rsidRPr="00936FEF">
              <w:rPr>
                <w:rStyle w:val="Lienhypertexte"/>
                <w:rFonts w:ascii="Arial" w:eastAsia="TimesNewRoman-Identity-H" w:hAnsi="Arial"/>
                <w:noProof/>
              </w:rPr>
              <w:t>5.2.</w:t>
            </w:r>
            <w:r w:rsidR="0057561C" w:rsidRPr="00936FEF">
              <w:rPr>
                <w:rStyle w:val="Lienhypertexte"/>
                <w:rFonts w:eastAsia="TimesNewRoman-Identity-H"/>
                <w:noProof/>
              </w:rPr>
              <w:t xml:space="preserve"> Présentation de UML</w:t>
            </w:r>
            <w:r w:rsidR="0057561C">
              <w:rPr>
                <w:noProof/>
                <w:webHidden/>
              </w:rPr>
              <w:tab/>
            </w:r>
            <w:r w:rsidR="0057561C">
              <w:rPr>
                <w:noProof/>
                <w:webHidden/>
              </w:rPr>
              <w:fldChar w:fldCharType="begin"/>
            </w:r>
            <w:r w:rsidR="0057561C">
              <w:rPr>
                <w:noProof/>
                <w:webHidden/>
              </w:rPr>
              <w:instrText xml:space="preserve"> PAGEREF _Toc506977487 \h </w:instrText>
            </w:r>
            <w:r w:rsidR="0057561C">
              <w:rPr>
                <w:noProof/>
                <w:webHidden/>
              </w:rPr>
            </w:r>
            <w:r w:rsidR="0057561C">
              <w:rPr>
                <w:noProof/>
                <w:webHidden/>
              </w:rPr>
              <w:fldChar w:fldCharType="separate"/>
            </w:r>
            <w:r w:rsidR="0057561C">
              <w:rPr>
                <w:noProof/>
                <w:webHidden/>
              </w:rPr>
              <w:t>36</w:t>
            </w:r>
            <w:r w:rsidR="0057561C">
              <w:rPr>
                <w:noProof/>
                <w:webHidden/>
              </w:rPr>
              <w:fldChar w:fldCharType="end"/>
            </w:r>
          </w:hyperlink>
        </w:p>
        <w:p w14:paraId="358A18FC" w14:textId="77777777" w:rsidR="0057561C" w:rsidRDefault="0095730F">
          <w:pPr>
            <w:pStyle w:val="TM2"/>
            <w:tabs>
              <w:tab w:val="right" w:leader="dot" w:pos="9062"/>
            </w:tabs>
            <w:rPr>
              <w:rFonts w:cstheme="minorBidi"/>
              <w:noProof/>
            </w:rPr>
          </w:pPr>
          <w:hyperlink w:anchor="_Toc506977488" w:history="1">
            <w:r w:rsidR="0057561C" w:rsidRPr="00936FEF">
              <w:rPr>
                <w:rStyle w:val="Lienhypertexte"/>
                <w:rFonts w:ascii="Arial" w:eastAsia="TimesNewRoman-Identity-H" w:hAnsi="Arial"/>
                <w:noProof/>
              </w:rPr>
              <w:t>5.2.1.</w:t>
            </w:r>
            <w:r w:rsidR="0057561C" w:rsidRPr="00936FEF">
              <w:rPr>
                <w:rStyle w:val="Lienhypertexte"/>
                <w:rFonts w:eastAsia="TimesNewRoman-Identity-H"/>
                <w:noProof/>
              </w:rPr>
              <w:t xml:space="preserve"> Historique</w:t>
            </w:r>
            <w:r w:rsidR="0057561C">
              <w:rPr>
                <w:noProof/>
                <w:webHidden/>
              </w:rPr>
              <w:tab/>
            </w:r>
            <w:r w:rsidR="0057561C">
              <w:rPr>
                <w:noProof/>
                <w:webHidden/>
              </w:rPr>
              <w:fldChar w:fldCharType="begin"/>
            </w:r>
            <w:r w:rsidR="0057561C">
              <w:rPr>
                <w:noProof/>
                <w:webHidden/>
              </w:rPr>
              <w:instrText xml:space="preserve"> PAGEREF _Toc506977488 \h </w:instrText>
            </w:r>
            <w:r w:rsidR="0057561C">
              <w:rPr>
                <w:noProof/>
                <w:webHidden/>
              </w:rPr>
            </w:r>
            <w:r w:rsidR="0057561C">
              <w:rPr>
                <w:noProof/>
                <w:webHidden/>
              </w:rPr>
              <w:fldChar w:fldCharType="separate"/>
            </w:r>
            <w:r w:rsidR="0057561C">
              <w:rPr>
                <w:noProof/>
                <w:webHidden/>
              </w:rPr>
              <w:t>36</w:t>
            </w:r>
            <w:r w:rsidR="0057561C">
              <w:rPr>
                <w:noProof/>
                <w:webHidden/>
              </w:rPr>
              <w:fldChar w:fldCharType="end"/>
            </w:r>
          </w:hyperlink>
        </w:p>
        <w:p w14:paraId="0DED39AA" w14:textId="77777777" w:rsidR="0057561C" w:rsidRDefault="0095730F">
          <w:pPr>
            <w:pStyle w:val="TM3"/>
            <w:tabs>
              <w:tab w:val="right" w:leader="dot" w:pos="9062"/>
            </w:tabs>
            <w:rPr>
              <w:rFonts w:cstheme="minorBidi"/>
              <w:noProof/>
            </w:rPr>
          </w:pPr>
          <w:hyperlink w:anchor="_Toc506977489" w:history="1">
            <w:r w:rsidR="0057561C" w:rsidRPr="00936FEF">
              <w:rPr>
                <w:rStyle w:val="Lienhypertexte"/>
                <w:rFonts w:ascii="Arial" w:hAnsi="Arial"/>
                <w:noProof/>
              </w:rPr>
              <w:t>5.2.2.</w:t>
            </w:r>
            <w:r w:rsidR="0057561C" w:rsidRPr="00936FEF">
              <w:rPr>
                <w:rStyle w:val="Lienhypertexte"/>
                <w:noProof/>
              </w:rPr>
              <w:t xml:space="preserve"> Règles générales</w:t>
            </w:r>
            <w:r w:rsidR="0057561C">
              <w:rPr>
                <w:noProof/>
                <w:webHidden/>
              </w:rPr>
              <w:tab/>
            </w:r>
            <w:r w:rsidR="0057561C">
              <w:rPr>
                <w:noProof/>
                <w:webHidden/>
              </w:rPr>
              <w:fldChar w:fldCharType="begin"/>
            </w:r>
            <w:r w:rsidR="0057561C">
              <w:rPr>
                <w:noProof/>
                <w:webHidden/>
              </w:rPr>
              <w:instrText xml:space="preserve"> PAGEREF _Toc506977489 \h </w:instrText>
            </w:r>
            <w:r w:rsidR="0057561C">
              <w:rPr>
                <w:noProof/>
                <w:webHidden/>
              </w:rPr>
            </w:r>
            <w:r w:rsidR="0057561C">
              <w:rPr>
                <w:noProof/>
                <w:webHidden/>
              </w:rPr>
              <w:fldChar w:fldCharType="separate"/>
            </w:r>
            <w:r w:rsidR="0057561C">
              <w:rPr>
                <w:noProof/>
                <w:webHidden/>
              </w:rPr>
              <w:t>37</w:t>
            </w:r>
            <w:r w:rsidR="0057561C">
              <w:rPr>
                <w:noProof/>
                <w:webHidden/>
              </w:rPr>
              <w:fldChar w:fldCharType="end"/>
            </w:r>
          </w:hyperlink>
        </w:p>
        <w:p w14:paraId="60C9F87C" w14:textId="77777777" w:rsidR="0057561C" w:rsidRDefault="0095730F">
          <w:pPr>
            <w:pStyle w:val="TM2"/>
            <w:tabs>
              <w:tab w:val="right" w:leader="dot" w:pos="9062"/>
            </w:tabs>
            <w:rPr>
              <w:rFonts w:cstheme="minorBidi"/>
              <w:noProof/>
            </w:rPr>
          </w:pPr>
          <w:hyperlink w:anchor="_Toc506977490" w:history="1">
            <w:r w:rsidR="0057561C" w:rsidRPr="00936FEF">
              <w:rPr>
                <w:rStyle w:val="Lienhypertexte"/>
                <w:rFonts w:ascii="Arial" w:hAnsi="Arial"/>
                <w:noProof/>
              </w:rPr>
              <w:t>5.3.</w:t>
            </w:r>
            <w:r w:rsidR="0057561C" w:rsidRPr="00936FEF">
              <w:rPr>
                <w:rStyle w:val="Lienhypertexte"/>
                <w:noProof/>
              </w:rPr>
              <w:t xml:space="preserve"> Dictionnaires des données</w:t>
            </w:r>
            <w:r w:rsidR="0057561C">
              <w:rPr>
                <w:noProof/>
                <w:webHidden/>
              </w:rPr>
              <w:tab/>
            </w:r>
            <w:r w:rsidR="0057561C">
              <w:rPr>
                <w:noProof/>
                <w:webHidden/>
              </w:rPr>
              <w:fldChar w:fldCharType="begin"/>
            </w:r>
            <w:r w:rsidR="0057561C">
              <w:rPr>
                <w:noProof/>
                <w:webHidden/>
              </w:rPr>
              <w:instrText xml:space="preserve"> PAGEREF _Toc506977490 \h </w:instrText>
            </w:r>
            <w:r w:rsidR="0057561C">
              <w:rPr>
                <w:noProof/>
                <w:webHidden/>
              </w:rPr>
            </w:r>
            <w:r w:rsidR="0057561C">
              <w:rPr>
                <w:noProof/>
                <w:webHidden/>
              </w:rPr>
              <w:fldChar w:fldCharType="separate"/>
            </w:r>
            <w:r w:rsidR="0057561C">
              <w:rPr>
                <w:noProof/>
                <w:webHidden/>
              </w:rPr>
              <w:t>37</w:t>
            </w:r>
            <w:r w:rsidR="0057561C">
              <w:rPr>
                <w:noProof/>
                <w:webHidden/>
              </w:rPr>
              <w:fldChar w:fldCharType="end"/>
            </w:r>
          </w:hyperlink>
        </w:p>
        <w:p w14:paraId="3F4EA30F" w14:textId="77777777" w:rsidR="0057561C" w:rsidRDefault="0095730F">
          <w:pPr>
            <w:pStyle w:val="TM2"/>
            <w:tabs>
              <w:tab w:val="right" w:leader="dot" w:pos="9062"/>
            </w:tabs>
            <w:rPr>
              <w:rFonts w:cstheme="minorBidi"/>
              <w:noProof/>
            </w:rPr>
          </w:pPr>
          <w:hyperlink w:anchor="_Toc506977491" w:history="1">
            <w:r w:rsidR="0057561C" w:rsidRPr="00936FEF">
              <w:rPr>
                <w:rStyle w:val="Lienhypertexte"/>
                <w:rFonts w:ascii="Arial" w:hAnsi="Arial"/>
                <w:noProof/>
              </w:rPr>
              <w:t>5.4.</w:t>
            </w:r>
            <w:r w:rsidR="0057561C" w:rsidRPr="00936FEF">
              <w:rPr>
                <w:rStyle w:val="Lienhypertexte"/>
                <w:noProof/>
              </w:rPr>
              <w:t xml:space="preserve"> Règle de gestion</w:t>
            </w:r>
            <w:r w:rsidR="0057561C">
              <w:rPr>
                <w:noProof/>
                <w:webHidden/>
              </w:rPr>
              <w:tab/>
            </w:r>
            <w:r w:rsidR="0057561C">
              <w:rPr>
                <w:noProof/>
                <w:webHidden/>
              </w:rPr>
              <w:fldChar w:fldCharType="begin"/>
            </w:r>
            <w:r w:rsidR="0057561C">
              <w:rPr>
                <w:noProof/>
                <w:webHidden/>
              </w:rPr>
              <w:instrText xml:space="preserve"> PAGEREF _Toc506977491 \h </w:instrText>
            </w:r>
            <w:r w:rsidR="0057561C">
              <w:rPr>
                <w:noProof/>
                <w:webHidden/>
              </w:rPr>
            </w:r>
            <w:r w:rsidR="0057561C">
              <w:rPr>
                <w:noProof/>
                <w:webHidden/>
              </w:rPr>
              <w:fldChar w:fldCharType="separate"/>
            </w:r>
            <w:r w:rsidR="0057561C">
              <w:rPr>
                <w:noProof/>
                <w:webHidden/>
              </w:rPr>
              <w:t>39</w:t>
            </w:r>
            <w:r w:rsidR="0057561C">
              <w:rPr>
                <w:noProof/>
                <w:webHidden/>
              </w:rPr>
              <w:fldChar w:fldCharType="end"/>
            </w:r>
          </w:hyperlink>
        </w:p>
        <w:p w14:paraId="46D25383" w14:textId="77777777" w:rsidR="0057561C" w:rsidRDefault="0095730F">
          <w:pPr>
            <w:pStyle w:val="TM2"/>
            <w:tabs>
              <w:tab w:val="right" w:leader="dot" w:pos="9062"/>
            </w:tabs>
            <w:rPr>
              <w:rFonts w:cstheme="minorBidi"/>
              <w:noProof/>
            </w:rPr>
          </w:pPr>
          <w:hyperlink w:anchor="_Toc506977492" w:history="1">
            <w:r w:rsidR="0057561C" w:rsidRPr="00936FEF">
              <w:rPr>
                <w:rStyle w:val="Lienhypertexte"/>
                <w:rFonts w:ascii="Arial" w:hAnsi="Arial"/>
                <w:noProof/>
              </w:rPr>
              <w:t>5.5.</w:t>
            </w:r>
            <w:r w:rsidR="0057561C" w:rsidRPr="00936FEF">
              <w:rPr>
                <w:rStyle w:val="Lienhypertexte"/>
                <w:noProof/>
              </w:rPr>
              <w:t xml:space="preserve"> Présentation et spécification des besoins</w:t>
            </w:r>
            <w:r w:rsidR="0057561C">
              <w:rPr>
                <w:noProof/>
                <w:webHidden/>
              </w:rPr>
              <w:tab/>
            </w:r>
            <w:r w:rsidR="0057561C">
              <w:rPr>
                <w:noProof/>
                <w:webHidden/>
              </w:rPr>
              <w:fldChar w:fldCharType="begin"/>
            </w:r>
            <w:r w:rsidR="0057561C">
              <w:rPr>
                <w:noProof/>
                <w:webHidden/>
              </w:rPr>
              <w:instrText xml:space="preserve"> PAGEREF _Toc506977492 \h </w:instrText>
            </w:r>
            <w:r w:rsidR="0057561C">
              <w:rPr>
                <w:noProof/>
                <w:webHidden/>
              </w:rPr>
            </w:r>
            <w:r w:rsidR="0057561C">
              <w:rPr>
                <w:noProof/>
                <w:webHidden/>
              </w:rPr>
              <w:fldChar w:fldCharType="separate"/>
            </w:r>
            <w:r w:rsidR="0057561C">
              <w:rPr>
                <w:noProof/>
                <w:webHidden/>
              </w:rPr>
              <w:t>39</w:t>
            </w:r>
            <w:r w:rsidR="0057561C">
              <w:rPr>
                <w:noProof/>
                <w:webHidden/>
              </w:rPr>
              <w:fldChar w:fldCharType="end"/>
            </w:r>
          </w:hyperlink>
        </w:p>
        <w:p w14:paraId="0DDA92FF" w14:textId="77777777" w:rsidR="0057561C" w:rsidRDefault="0095730F">
          <w:pPr>
            <w:pStyle w:val="TM3"/>
            <w:tabs>
              <w:tab w:val="right" w:leader="dot" w:pos="9062"/>
            </w:tabs>
            <w:rPr>
              <w:rFonts w:cstheme="minorBidi"/>
              <w:noProof/>
            </w:rPr>
          </w:pPr>
          <w:hyperlink w:anchor="_Toc506977493" w:history="1">
            <w:r w:rsidR="0057561C" w:rsidRPr="00936FEF">
              <w:rPr>
                <w:rStyle w:val="Lienhypertexte"/>
                <w:rFonts w:ascii="Arial" w:hAnsi="Arial"/>
                <w:noProof/>
              </w:rPr>
              <w:t>5.5.1.</w:t>
            </w:r>
            <w:r w:rsidR="0057561C" w:rsidRPr="00936FEF">
              <w:rPr>
                <w:rStyle w:val="Lienhypertexte"/>
                <w:noProof/>
              </w:rPr>
              <w:t xml:space="preserve"> Diagramme de cas d’utilisation</w:t>
            </w:r>
            <w:r w:rsidR="0057561C">
              <w:rPr>
                <w:noProof/>
                <w:webHidden/>
              </w:rPr>
              <w:tab/>
            </w:r>
            <w:r w:rsidR="0057561C">
              <w:rPr>
                <w:noProof/>
                <w:webHidden/>
              </w:rPr>
              <w:fldChar w:fldCharType="begin"/>
            </w:r>
            <w:r w:rsidR="0057561C">
              <w:rPr>
                <w:noProof/>
                <w:webHidden/>
              </w:rPr>
              <w:instrText xml:space="preserve"> PAGEREF _Toc506977493 \h </w:instrText>
            </w:r>
            <w:r w:rsidR="0057561C">
              <w:rPr>
                <w:noProof/>
                <w:webHidden/>
              </w:rPr>
            </w:r>
            <w:r w:rsidR="0057561C">
              <w:rPr>
                <w:noProof/>
                <w:webHidden/>
              </w:rPr>
              <w:fldChar w:fldCharType="separate"/>
            </w:r>
            <w:r w:rsidR="0057561C">
              <w:rPr>
                <w:noProof/>
                <w:webHidden/>
              </w:rPr>
              <w:t>39</w:t>
            </w:r>
            <w:r w:rsidR="0057561C">
              <w:rPr>
                <w:noProof/>
                <w:webHidden/>
              </w:rPr>
              <w:fldChar w:fldCharType="end"/>
            </w:r>
          </w:hyperlink>
        </w:p>
        <w:p w14:paraId="15460247" w14:textId="77777777" w:rsidR="0057561C" w:rsidRDefault="0095730F">
          <w:pPr>
            <w:pStyle w:val="TM3"/>
            <w:tabs>
              <w:tab w:val="right" w:leader="dot" w:pos="9062"/>
            </w:tabs>
            <w:rPr>
              <w:rFonts w:cstheme="minorBidi"/>
              <w:noProof/>
            </w:rPr>
          </w:pPr>
          <w:hyperlink w:anchor="_Toc506977494" w:history="1">
            <w:r w:rsidR="0057561C" w:rsidRPr="00936FEF">
              <w:rPr>
                <w:rStyle w:val="Lienhypertexte"/>
                <w:rFonts w:ascii="Arial" w:hAnsi="Arial"/>
                <w:noProof/>
              </w:rPr>
              <w:t>5.5.1.1.</w:t>
            </w:r>
            <w:r w:rsidR="0057561C" w:rsidRPr="00936FEF">
              <w:rPr>
                <w:rStyle w:val="Lienhypertexte"/>
                <w:noProof/>
              </w:rPr>
              <w:t xml:space="preserve"> Identification des acteurs</w:t>
            </w:r>
            <w:r w:rsidR="0057561C">
              <w:rPr>
                <w:noProof/>
                <w:webHidden/>
              </w:rPr>
              <w:tab/>
            </w:r>
            <w:r w:rsidR="0057561C">
              <w:rPr>
                <w:noProof/>
                <w:webHidden/>
              </w:rPr>
              <w:fldChar w:fldCharType="begin"/>
            </w:r>
            <w:r w:rsidR="0057561C">
              <w:rPr>
                <w:noProof/>
                <w:webHidden/>
              </w:rPr>
              <w:instrText xml:space="preserve"> PAGEREF _Toc506977494 \h </w:instrText>
            </w:r>
            <w:r w:rsidR="0057561C">
              <w:rPr>
                <w:noProof/>
                <w:webHidden/>
              </w:rPr>
            </w:r>
            <w:r w:rsidR="0057561C">
              <w:rPr>
                <w:noProof/>
                <w:webHidden/>
              </w:rPr>
              <w:fldChar w:fldCharType="separate"/>
            </w:r>
            <w:r w:rsidR="0057561C">
              <w:rPr>
                <w:noProof/>
                <w:webHidden/>
              </w:rPr>
              <w:t>40</w:t>
            </w:r>
            <w:r w:rsidR="0057561C">
              <w:rPr>
                <w:noProof/>
                <w:webHidden/>
              </w:rPr>
              <w:fldChar w:fldCharType="end"/>
            </w:r>
          </w:hyperlink>
        </w:p>
        <w:p w14:paraId="39D215C4" w14:textId="77777777" w:rsidR="0057561C" w:rsidRDefault="0095730F">
          <w:pPr>
            <w:pStyle w:val="TM3"/>
            <w:tabs>
              <w:tab w:val="right" w:leader="dot" w:pos="9062"/>
            </w:tabs>
            <w:rPr>
              <w:rFonts w:cstheme="minorBidi"/>
              <w:noProof/>
            </w:rPr>
          </w:pPr>
          <w:hyperlink w:anchor="_Toc506977495" w:history="1">
            <w:r w:rsidR="0057561C" w:rsidRPr="00936FEF">
              <w:rPr>
                <w:rStyle w:val="Lienhypertexte"/>
                <w:rFonts w:ascii="Arial" w:hAnsi="Arial"/>
                <w:noProof/>
              </w:rPr>
              <w:t>5.5.1.2.</w:t>
            </w:r>
            <w:r w:rsidR="0057561C" w:rsidRPr="00936FEF">
              <w:rPr>
                <w:rStyle w:val="Lienhypertexte"/>
                <w:noProof/>
              </w:rPr>
              <w:t xml:space="preserve"> Identification des cas d’utilisation</w:t>
            </w:r>
            <w:r w:rsidR="0057561C">
              <w:rPr>
                <w:noProof/>
                <w:webHidden/>
              </w:rPr>
              <w:tab/>
            </w:r>
            <w:r w:rsidR="0057561C">
              <w:rPr>
                <w:noProof/>
                <w:webHidden/>
              </w:rPr>
              <w:fldChar w:fldCharType="begin"/>
            </w:r>
            <w:r w:rsidR="0057561C">
              <w:rPr>
                <w:noProof/>
                <w:webHidden/>
              </w:rPr>
              <w:instrText xml:space="preserve"> PAGEREF _Toc506977495 \h </w:instrText>
            </w:r>
            <w:r w:rsidR="0057561C">
              <w:rPr>
                <w:noProof/>
                <w:webHidden/>
              </w:rPr>
            </w:r>
            <w:r w:rsidR="0057561C">
              <w:rPr>
                <w:noProof/>
                <w:webHidden/>
              </w:rPr>
              <w:fldChar w:fldCharType="separate"/>
            </w:r>
            <w:r w:rsidR="0057561C">
              <w:rPr>
                <w:noProof/>
                <w:webHidden/>
              </w:rPr>
              <w:t>40</w:t>
            </w:r>
            <w:r w:rsidR="0057561C">
              <w:rPr>
                <w:noProof/>
                <w:webHidden/>
              </w:rPr>
              <w:fldChar w:fldCharType="end"/>
            </w:r>
          </w:hyperlink>
        </w:p>
        <w:p w14:paraId="4B99CDFA" w14:textId="77777777" w:rsidR="0057561C" w:rsidRDefault="0095730F">
          <w:pPr>
            <w:pStyle w:val="TM3"/>
            <w:tabs>
              <w:tab w:val="right" w:leader="dot" w:pos="9062"/>
            </w:tabs>
            <w:rPr>
              <w:rFonts w:cstheme="minorBidi"/>
              <w:noProof/>
            </w:rPr>
          </w:pPr>
          <w:hyperlink w:anchor="_Toc506977496" w:history="1">
            <w:r w:rsidR="0057561C" w:rsidRPr="00936FEF">
              <w:rPr>
                <w:rStyle w:val="Lienhypertexte"/>
                <w:rFonts w:ascii="Arial" w:hAnsi="Arial"/>
                <w:noProof/>
              </w:rPr>
              <w:t>5.5.2.</w:t>
            </w:r>
            <w:r w:rsidR="0057561C" w:rsidRPr="00936FEF">
              <w:rPr>
                <w:rStyle w:val="Lienhypertexte"/>
                <w:noProof/>
              </w:rPr>
              <w:t xml:space="preserve"> Priorisation de cas d’utilisation</w:t>
            </w:r>
            <w:r w:rsidR="0057561C">
              <w:rPr>
                <w:noProof/>
                <w:webHidden/>
              </w:rPr>
              <w:tab/>
            </w:r>
            <w:r w:rsidR="0057561C">
              <w:rPr>
                <w:noProof/>
                <w:webHidden/>
              </w:rPr>
              <w:fldChar w:fldCharType="begin"/>
            </w:r>
            <w:r w:rsidR="0057561C">
              <w:rPr>
                <w:noProof/>
                <w:webHidden/>
              </w:rPr>
              <w:instrText xml:space="preserve"> PAGEREF _Toc506977496 \h </w:instrText>
            </w:r>
            <w:r w:rsidR="0057561C">
              <w:rPr>
                <w:noProof/>
                <w:webHidden/>
              </w:rPr>
            </w:r>
            <w:r w:rsidR="0057561C">
              <w:rPr>
                <w:noProof/>
                <w:webHidden/>
              </w:rPr>
              <w:fldChar w:fldCharType="separate"/>
            </w:r>
            <w:r w:rsidR="0057561C">
              <w:rPr>
                <w:noProof/>
                <w:webHidden/>
              </w:rPr>
              <w:t>45</w:t>
            </w:r>
            <w:r w:rsidR="0057561C">
              <w:rPr>
                <w:noProof/>
                <w:webHidden/>
              </w:rPr>
              <w:fldChar w:fldCharType="end"/>
            </w:r>
          </w:hyperlink>
        </w:p>
        <w:p w14:paraId="667FDE7D" w14:textId="77777777" w:rsidR="0057561C" w:rsidRDefault="0095730F">
          <w:pPr>
            <w:pStyle w:val="TM3"/>
            <w:tabs>
              <w:tab w:val="right" w:leader="dot" w:pos="9062"/>
            </w:tabs>
            <w:rPr>
              <w:rFonts w:cstheme="minorBidi"/>
              <w:noProof/>
            </w:rPr>
          </w:pPr>
          <w:hyperlink w:anchor="_Toc506977497" w:history="1">
            <w:r w:rsidR="0057561C" w:rsidRPr="00936FEF">
              <w:rPr>
                <w:rStyle w:val="Lienhypertexte"/>
                <w:rFonts w:ascii="Arial" w:hAnsi="Arial"/>
                <w:noProof/>
              </w:rPr>
              <w:t>5.5.3.</w:t>
            </w:r>
            <w:r w:rsidR="0057561C" w:rsidRPr="00936FEF">
              <w:rPr>
                <w:rStyle w:val="Lienhypertexte"/>
                <w:noProof/>
              </w:rPr>
              <w:t xml:space="preserve"> Diagramme de séquence système</w:t>
            </w:r>
            <w:r w:rsidR="0057561C">
              <w:rPr>
                <w:noProof/>
                <w:webHidden/>
              </w:rPr>
              <w:tab/>
            </w:r>
            <w:r w:rsidR="0057561C">
              <w:rPr>
                <w:noProof/>
                <w:webHidden/>
              </w:rPr>
              <w:fldChar w:fldCharType="begin"/>
            </w:r>
            <w:r w:rsidR="0057561C">
              <w:rPr>
                <w:noProof/>
                <w:webHidden/>
              </w:rPr>
              <w:instrText xml:space="preserve"> PAGEREF _Toc506977497 \h </w:instrText>
            </w:r>
            <w:r w:rsidR="0057561C">
              <w:rPr>
                <w:noProof/>
                <w:webHidden/>
              </w:rPr>
            </w:r>
            <w:r w:rsidR="0057561C">
              <w:rPr>
                <w:noProof/>
                <w:webHidden/>
              </w:rPr>
              <w:fldChar w:fldCharType="separate"/>
            </w:r>
            <w:r w:rsidR="0057561C">
              <w:rPr>
                <w:noProof/>
                <w:webHidden/>
              </w:rPr>
              <w:t>46</w:t>
            </w:r>
            <w:r w:rsidR="0057561C">
              <w:rPr>
                <w:noProof/>
                <w:webHidden/>
              </w:rPr>
              <w:fldChar w:fldCharType="end"/>
            </w:r>
          </w:hyperlink>
        </w:p>
        <w:p w14:paraId="5287461D" w14:textId="77777777" w:rsidR="0057561C" w:rsidRDefault="0095730F">
          <w:pPr>
            <w:pStyle w:val="TM2"/>
            <w:tabs>
              <w:tab w:val="right" w:leader="dot" w:pos="9062"/>
            </w:tabs>
            <w:rPr>
              <w:rFonts w:cstheme="minorBidi"/>
              <w:noProof/>
            </w:rPr>
          </w:pPr>
          <w:hyperlink w:anchor="_Toc506977498" w:history="1">
            <w:r w:rsidR="0057561C" w:rsidRPr="00936FEF">
              <w:rPr>
                <w:rStyle w:val="Lienhypertexte"/>
                <w:rFonts w:ascii="Times New Roman" w:hAnsi="Times New Roman"/>
                <w:noProof/>
              </w:rPr>
              <w:t>Chapitre 6. Conception détaillée</w:t>
            </w:r>
            <w:r w:rsidR="0057561C">
              <w:rPr>
                <w:noProof/>
                <w:webHidden/>
              </w:rPr>
              <w:tab/>
            </w:r>
            <w:r w:rsidR="0057561C">
              <w:rPr>
                <w:noProof/>
                <w:webHidden/>
              </w:rPr>
              <w:fldChar w:fldCharType="begin"/>
            </w:r>
            <w:r w:rsidR="0057561C">
              <w:rPr>
                <w:noProof/>
                <w:webHidden/>
              </w:rPr>
              <w:instrText xml:space="preserve"> PAGEREF _Toc506977498 \h </w:instrText>
            </w:r>
            <w:r w:rsidR="0057561C">
              <w:rPr>
                <w:noProof/>
                <w:webHidden/>
              </w:rPr>
            </w:r>
            <w:r w:rsidR="0057561C">
              <w:rPr>
                <w:noProof/>
                <w:webHidden/>
              </w:rPr>
              <w:fldChar w:fldCharType="separate"/>
            </w:r>
            <w:r w:rsidR="0057561C">
              <w:rPr>
                <w:noProof/>
                <w:webHidden/>
              </w:rPr>
              <w:t>54</w:t>
            </w:r>
            <w:r w:rsidR="0057561C">
              <w:rPr>
                <w:noProof/>
                <w:webHidden/>
              </w:rPr>
              <w:fldChar w:fldCharType="end"/>
            </w:r>
          </w:hyperlink>
        </w:p>
        <w:p w14:paraId="2A99A52C" w14:textId="77777777" w:rsidR="0057561C" w:rsidRDefault="0095730F">
          <w:pPr>
            <w:pStyle w:val="TM1"/>
            <w:tabs>
              <w:tab w:val="right" w:leader="dot" w:pos="9062"/>
            </w:tabs>
            <w:rPr>
              <w:rFonts w:cstheme="minorBidi"/>
              <w:noProof/>
            </w:rPr>
          </w:pPr>
          <w:hyperlink w:anchor="_Toc506977499" w:history="1">
            <w:r w:rsidR="0057561C" w:rsidRPr="00936FEF">
              <w:rPr>
                <w:rStyle w:val="Lienhypertexte"/>
                <w:rFonts w:ascii="Arial" w:eastAsiaTheme="minorHAnsi" w:hAnsi="Arial"/>
                <w:noProof/>
              </w:rPr>
              <w:t>6.1.</w:t>
            </w:r>
            <w:r w:rsidR="0057561C" w:rsidRPr="00936FEF">
              <w:rPr>
                <w:rStyle w:val="Lienhypertexte"/>
                <w:rFonts w:eastAsia="TimesNewRoman-Identity-H"/>
                <w:noProof/>
              </w:rPr>
              <w:t xml:space="preserve"> Architecture du système</w:t>
            </w:r>
            <w:r w:rsidR="0057561C">
              <w:rPr>
                <w:noProof/>
                <w:webHidden/>
              </w:rPr>
              <w:tab/>
            </w:r>
            <w:r w:rsidR="0057561C">
              <w:rPr>
                <w:noProof/>
                <w:webHidden/>
              </w:rPr>
              <w:fldChar w:fldCharType="begin"/>
            </w:r>
            <w:r w:rsidR="0057561C">
              <w:rPr>
                <w:noProof/>
                <w:webHidden/>
              </w:rPr>
              <w:instrText xml:space="preserve"> PAGEREF _Toc506977499 \h </w:instrText>
            </w:r>
            <w:r w:rsidR="0057561C">
              <w:rPr>
                <w:noProof/>
                <w:webHidden/>
              </w:rPr>
            </w:r>
            <w:r w:rsidR="0057561C">
              <w:rPr>
                <w:noProof/>
                <w:webHidden/>
              </w:rPr>
              <w:fldChar w:fldCharType="separate"/>
            </w:r>
            <w:r w:rsidR="0057561C">
              <w:rPr>
                <w:noProof/>
                <w:webHidden/>
              </w:rPr>
              <w:t>54</w:t>
            </w:r>
            <w:r w:rsidR="0057561C">
              <w:rPr>
                <w:noProof/>
                <w:webHidden/>
              </w:rPr>
              <w:fldChar w:fldCharType="end"/>
            </w:r>
          </w:hyperlink>
        </w:p>
        <w:p w14:paraId="63624C45" w14:textId="77777777" w:rsidR="0057561C" w:rsidRDefault="0095730F">
          <w:pPr>
            <w:pStyle w:val="TM2"/>
            <w:tabs>
              <w:tab w:val="right" w:leader="dot" w:pos="9062"/>
            </w:tabs>
            <w:rPr>
              <w:rFonts w:cstheme="minorBidi"/>
              <w:noProof/>
            </w:rPr>
          </w:pPr>
          <w:hyperlink w:anchor="_Toc506977500" w:history="1">
            <w:r w:rsidR="0057561C" w:rsidRPr="00936FEF">
              <w:rPr>
                <w:rStyle w:val="Lienhypertexte"/>
                <w:rFonts w:ascii="Arial" w:hAnsi="Arial"/>
                <w:noProof/>
              </w:rPr>
              <w:t>6.2.</w:t>
            </w:r>
            <w:r w:rsidR="0057561C" w:rsidRPr="00936FEF">
              <w:rPr>
                <w:rStyle w:val="Lienhypertexte"/>
                <w:noProof/>
              </w:rPr>
              <w:t xml:space="preserve"> Diagramme de séquence conception</w:t>
            </w:r>
            <w:r w:rsidR="0057561C">
              <w:rPr>
                <w:noProof/>
                <w:webHidden/>
              </w:rPr>
              <w:tab/>
            </w:r>
            <w:r w:rsidR="0057561C">
              <w:rPr>
                <w:noProof/>
                <w:webHidden/>
              </w:rPr>
              <w:fldChar w:fldCharType="begin"/>
            </w:r>
            <w:r w:rsidR="0057561C">
              <w:rPr>
                <w:noProof/>
                <w:webHidden/>
              </w:rPr>
              <w:instrText xml:space="preserve"> PAGEREF _Toc506977500 \h </w:instrText>
            </w:r>
            <w:r w:rsidR="0057561C">
              <w:rPr>
                <w:noProof/>
                <w:webHidden/>
              </w:rPr>
            </w:r>
            <w:r w:rsidR="0057561C">
              <w:rPr>
                <w:noProof/>
                <w:webHidden/>
              </w:rPr>
              <w:fldChar w:fldCharType="separate"/>
            </w:r>
            <w:r w:rsidR="0057561C">
              <w:rPr>
                <w:noProof/>
                <w:webHidden/>
              </w:rPr>
              <w:t>55</w:t>
            </w:r>
            <w:r w:rsidR="0057561C">
              <w:rPr>
                <w:noProof/>
                <w:webHidden/>
              </w:rPr>
              <w:fldChar w:fldCharType="end"/>
            </w:r>
          </w:hyperlink>
        </w:p>
        <w:p w14:paraId="4D14D140" w14:textId="77777777" w:rsidR="0057561C" w:rsidRDefault="0095730F">
          <w:pPr>
            <w:pStyle w:val="TM2"/>
            <w:tabs>
              <w:tab w:val="right" w:leader="dot" w:pos="9062"/>
            </w:tabs>
            <w:rPr>
              <w:rFonts w:cstheme="minorBidi"/>
              <w:noProof/>
            </w:rPr>
          </w:pPr>
          <w:hyperlink w:anchor="_Toc506977501" w:history="1">
            <w:r w:rsidR="0057561C" w:rsidRPr="00936FEF">
              <w:rPr>
                <w:rStyle w:val="Lienhypertexte"/>
                <w:rFonts w:ascii="Arial" w:hAnsi="Arial"/>
                <w:noProof/>
              </w:rPr>
              <w:t>6.3.</w:t>
            </w:r>
            <w:r w:rsidR="0057561C" w:rsidRPr="00936FEF">
              <w:rPr>
                <w:rStyle w:val="Lienhypertexte"/>
                <w:noProof/>
              </w:rPr>
              <w:t xml:space="preserve"> Diagrammes de classe de conception pour chaque cas d’utilisation</w:t>
            </w:r>
            <w:r w:rsidR="0057561C">
              <w:rPr>
                <w:noProof/>
                <w:webHidden/>
              </w:rPr>
              <w:tab/>
            </w:r>
            <w:r w:rsidR="0057561C">
              <w:rPr>
                <w:noProof/>
                <w:webHidden/>
              </w:rPr>
              <w:fldChar w:fldCharType="begin"/>
            </w:r>
            <w:r w:rsidR="0057561C">
              <w:rPr>
                <w:noProof/>
                <w:webHidden/>
              </w:rPr>
              <w:instrText xml:space="preserve"> PAGEREF _Toc506977501 \h </w:instrText>
            </w:r>
            <w:r w:rsidR="0057561C">
              <w:rPr>
                <w:noProof/>
                <w:webHidden/>
              </w:rPr>
            </w:r>
            <w:r w:rsidR="0057561C">
              <w:rPr>
                <w:noProof/>
                <w:webHidden/>
              </w:rPr>
              <w:fldChar w:fldCharType="separate"/>
            </w:r>
            <w:r w:rsidR="0057561C">
              <w:rPr>
                <w:noProof/>
                <w:webHidden/>
              </w:rPr>
              <w:t>57</w:t>
            </w:r>
            <w:r w:rsidR="0057561C">
              <w:rPr>
                <w:noProof/>
                <w:webHidden/>
              </w:rPr>
              <w:fldChar w:fldCharType="end"/>
            </w:r>
          </w:hyperlink>
        </w:p>
        <w:p w14:paraId="32AC6A74" w14:textId="77777777" w:rsidR="0057561C" w:rsidRDefault="0095730F">
          <w:pPr>
            <w:pStyle w:val="TM2"/>
            <w:tabs>
              <w:tab w:val="right" w:leader="dot" w:pos="9062"/>
            </w:tabs>
            <w:rPr>
              <w:rFonts w:cstheme="minorBidi"/>
              <w:noProof/>
            </w:rPr>
          </w:pPr>
          <w:hyperlink w:anchor="_Toc506977502" w:history="1">
            <w:r w:rsidR="0057561C" w:rsidRPr="00936FEF">
              <w:rPr>
                <w:rStyle w:val="Lienhypertexte"/>
                <w:rFonts w:ascii="Arial" w:hAnsi="Arial"/>
                <w:noProof/>
              </w:rPr>
              <w:t>6.4.</w:t>
            </w:r>
            <w:r w:rsidR="0057561C" w:rsidRPr="00936FEF">
              <w:rPr>
                <w:rStyle w:val="Lienhypertexte"/>
                <w:noProof/>
              </w:rPr>
              <w:t xml:space="preserve"> Diagramme des classes</w:t>
            </w:r>
            <w:r w:rsidR="0057561C">
              <w:rPr>
                <w:noProof/>
                <w:webHidden/>
              </w:rPr>
              <w:tab/>
            </w:r>
            <w:r w:rsidR="0057561C">
              <w:rPr>
                <w:noProof/>
                <w:webHidden/>
              </w:rPr>
              <w:fldChar w:fldCharType="begin"/>
            </w:r>
            <w:r w:rsidR="0057561C">
              <w:rPr>
                <w:noProof/>
                <w:webHidden/>
              </w:rPr>
              <w:instrText xml:space="preserve"> PAGEREF _Toc506977502 \h </w:instrText>
            </w:r>
            <w:r w:rsidR="0057561C">
              <w:rPr>
                <w:noProof/>
                <w:webHidden/>
              </w:rPr>
            </w:r>
            <w:r w:rsidR="0057561C">
              <w:rPr>
                <w:noProof/>
                <w:webHidden/>
              </w:rPr>
              <w:fldChar w:fldCharType="separate"/>
            </w:r>
            <w:r w:rsidR="0057561C">
              <w:rPr>
                <w:noProof/>
                <w:webHidden/>
              </w:rPr>
              <w:t>60</w:t>
            </w:r>
            <w:r w:rsidR="0057561C">
              <w:rPr>
                <w:noProof/>
                <w:webHidden/>
              </w:rPr>
              <w:fldChar w:fldCharType="end"/>
            </w:r>
          </w:hyperlink>
        </w:p>
        <w:p w14:paraId="1B7CB4B1" w14:textId="77777777" w:rsidR="0057561C" w:rsidRDefault="0095730F">
          <w:pPr>
            <w:pStyle w:val="TM2"/>
            <w:tabs>
              <w:tab w:val="right" w:leader="dot" w:pos="9062"/>
            </w:tabs>
            <w:rPr>
              <w:rFonts w:cstheme="minorBidi"/>
              <w:noProof/>
            </w:rPr>
          </w:pPr>
          <w:hyperlink w:anchor="_Toc506977503" w:history="1">
            <w:r w:rsidR="0057561C" w:rsidRPr="00936FEF">
              <w:rPr>
                <w:rStyle w:val="Lienhypertexte"/>
                <w:rFonts w:ascii="Arial" w:hAnsi="Arial"/>
                <w:noProof/>
              </w:rPr>
              <w:t>6.5.</w:t>
            </w:r>
            <w:r w:rsidR="0057561C" w:rsidRPr="00936FEF">
              <w:rPr>
                <w:rStyle w:val="Lienhypertexte"/>
                <w:noProof/>
              </w:rPr>
              <w:t xml:space="preserve"> Diagramme de paquetages</w:t>
            </w:r>
            <w:r w:rsidR="0057561C">
              <w:rPr>
                <w:noProof/>
                <w:webHidden/>
              </w:rPr>
              <w:tab/>
            </w:r>
            <w:r w:rsidR="0057561C">
              <w:rPr>
                <w:noProof/>
                <w:webHidden/>
              </w:rPr>
              <w:fldChar w:fldCharType="begin"/>
            </w:r>
            <w:r w:rsidR="0057561C">
              <w:rPr>
                <w:noProof/>
                <w:webHidden/>
              </w:rPr>
              <w:instrText xml:space="preserve"> PAGEREF _Toc506977503 \h </w:instrText>
            </w:r>
            <w:r w:rsidR="0057561C">
              <w:rPr>
                <w:noProof/>
                <w:webHidden/>
              </w:rPr>
            </w:r>
            <w:r w:rsidR="0057561C">
              <w:rPr>
                <w:noProof/>
                <w:webHidden/>
              </w:rPr>
              <w:fldChar w:fldCharType="separate"/>
            </w:r>
            <w:r w:rsidR="0057561C">
              <w:rPr>
                <w:noProof/>
                <w:webHidden/>
              </w:rPr>
              <w:t>62</w:t>
            </w:r>
            <w:r w:rsidR="0057561C">
              <w:rPr>
                <w:noProof/>
                <w:webHidden/>
              </w:rPr>
              <w:fldChar w:fldCharType="end"/>
            </w:r>
          </w:hyperlink>
        </w:p>
        <w:p w14:paraId="1A2CA7E5" w14:textId="77777777" w:rsidR="0057561C" w:rsidRDefault="0095730F">
          <w:pPr>
            <w:pStyle w:val="TM1"/>
            <w:tabs>
              <w:tab w:val="left" w:pos="660"/>
              <w:tab w:val="right" w:leader="dot" w:pos="9062"/>
            </w:tabs>
            <w:rPr>
              <w:rFonts w:cstheme="minorBidi"/>
              <w:noProof/>
            </w:rPr>
          </w:pPr>
          <w:hyperlink w:anchor="_Toc506977504" w:history="1">
            <w:r w:rsidR="0057561C" w:rsidRPr="00936FEF">
              <w:rPr>
                <w:rStyle w:val="Lienhypertexte"/>
                <w:noProof/>
              </w:rPr>
              <w:t>6.6</w:t>
            </w:r>
            <w:r w:rsidR="0057561C">
              <w:rPr>
                <w:rFonts w:cstheme="minorBidi"/>
                <w:noProof/>
              </w:rPr>
              <w:tab/>
            </w:r>
            <w:r w:rsidR="0057561C" w:rsidRPr="00936FEF">
              <w:rPr>
                <w:rStyle w:val="Lienhypertexte"/>
                <w:noProof/>
              </w:rPr>
              <w:t>Diagrammes de déploiement</w:t>
            </w:r>
            <w:r w:rsidR="0057561C">
              <w:rPr>
                <w:noProof/>
                <w:webHidden/>
              </w:rPr>
              <w:tab/>
            </w:r>
            <w:r w:rsidR="0057561C">
              <w:rPr>
                <w:noProof/>
                <w:webHidden/>
              </w:rPr>
              <w:fldChar w:fldCharType="begin"/>
            </w:r>
            <w:r w:rsidR="0057561C">
              <w:rPr>
                <w:noProof/>
                <w:webHidden/>
              </w:rPr>
              <w:instrText xml:space="preserve"> PAGEREF _Toc506977504 \h </w:instrText>
            </w:r>
            <w:r w:rsidR="0057561C">
              <w:rPr>
                <w:noProof/>
                <w:webHidden/>
              </w:rPr>
            </w:r>
            <w:r w:rsidR="0057561C">
              <w:rPr>
                <w:noProof/>
                <w:webHidden/>
              </w:rPr>
              <w:fldChar w:fldCharType="separate"/>
            </w:r>
            <w:r w:rsidR="0057561C">
              <w:rPr>
                <w:noProof/>
                <w:webHidden/>
              </w:rPr>
              <w:t>64</w:t>
            </w:r>
            <w:r w:rsidR="0057561C">
              <w:rPr>
                <w:noProof/>
                <w:webHidden/>
              </w:rPr>
              <w:fldChar w:fldCharType="end"/>
            </w:r>
          </w:hyperlink>
        </w:p>
        <w:p w14:paraId="3E31BB82" w14:textId="77777777" w:rsidR="0057561C" w:rsidRDefault="0095730F">
          <w:pPr>
            <w:pStyle w:val="TM1"/>
            <w:tabs>
              <w:tab w:val="right" w:leader="dot" w:pos="9062"/>
            </w:tabs>
            <w:rPr>
              <w:rFonts w:cstheme="minorBidi"/>
              <w:noProof/>
            </w:rPr>
          </w:pPr>
          <w:hyperlink w:anchor="_Toc506977505" w:history="1">
            <w:r w:rsidR="0057561C" w:rsidRPr="00936FEF">
              <w:rPr>
                <w:rStyle w:val="Lienhypertexte"/>
                <w:rFonts w:ascii="Times New Roman" w:hAnsi="Times New Roman"/>
                <w:noProof/>
              </w:rPr>
              <w:t>PARTIE III : REALISATION</w:t>
            </w:r>
            <w:r w:rsidR="0057561C">
              <w:rPr>
                <w:noProof/>
                <w:webHidden/>
              </w:rPr>
              <w:tab/>
            </w:r>
            <w:r w:rsidR="0057561C">
              <w:rPr>
                <w:noProof/>
                <w:webHidden/>
              </w:rPr>
              <w:fldChar w:fldCharType="begin"/>
            </w:r>
            <w:r w:rsidR="0057561C">
              <w:rPr>
                <w:noProof/>
                <w:webHidden/>
              </w:rPr>
              <w:instrText xml:space="preserve"> PAGEREF _Toc506977505 \h </w:instrText>
            </w:r>
            <w:r w:rsidR="0057561C">
              <w:rPr>
                <w:noProof/>
                <w:webHidden/>
              </w:rPr>
            </w:r>
            <w:r w:rsidR="0057561C">
              <w:rPr>
                <w:noProof/>
                <w:webHidden/>
              </w:rPr>
              <w:fldChar w:fldCharType="separate"/>
            </w:r>
            <w:r w:rsidR="0057561C">
              <w:rPr>
                <w:noProof/>
                <w:webHidden/>
              </w:rPr>
              <w:t>66</w:t>
            </w:r>
            <w:r w:rsidR="0057561C">
              <w:rPr>
                <w:noProof/>
                <w:webHidden/>
              </w:rPr>
              <w:fldChar w:fldCharType="end"/>
            </w:r>
          </w:hyperlink>
        </w:p>
        <w:p w14:paraId="14F3305D" w14:textId="77777777" w:rsidR="0057561C" w:rsidRDefault="0095730F">
          <w:pPr>
            <w:pStyle w:val="TM2"/>
            <w:tabs>
              <w:tab w:val="right" w:leader="dot" w:pos="9062"/>
            </w:tabs>
            <w:rPr>
              <w:rFonts w:cstheme="minorBidi"/>
              <w:noProof/>
            </w:rPr>
          </w:pPr>
          <w:hyperlink w:anchor="_Toc506977506" w:history="1">
            <w:r w:rsidR="0057561C" w:rsidRPr="00936FEF">
              <w:rPr>
                <w:rStyle w:val="Lienhypertexte"/>
                <w:rFonts w:ascii="Times New Roman" w:hAnsi="Times New Roman"/>
                <w:noProof/>
              </w:rPr>
              <w:t>Chapitre 7. Mise en place de l’environnement de développement</w:t>
            </w:r>
            <w:r w:rsidR="0057561C">
              <w:rPr>
                <w:noProof/>
                <w:webHidden/>
              </w:rPr>
              <w:tab/>
            </w:r>
            <w:r w:rsidR="0057561C">
              <w:rPr>
                <w:noProof/>
                <w:webHidden/>
              </w:rPr>
              <w:fldChar w:fldCharType="begin"/>
            </w:r>
            <w:r w:rsidR="0057561C">
              <w:rPr>
                <w:noProof/>
                <w:webHidden/>
              </w:rPr>
              <w:instrText xml:space="preserve"> PAGEREF _Toc506977506 \h </w:instrText>
            </w:r>
            <w:r w:rsidR="0057561C">
              <w:rPr>
                <w:noProof/>
                <w:webHidden/>
              </w:rPr>
            </w:r>
            <w:r w:rsidR="0057561C">
              <w:rPr>
                <w:noProof/>
                <w:webHidden/>
              </w:rPr>
              <w:fldChar w:fldCharType="separate"/>
            </w:r>
            <w:r w:rsidR="0057561C">
              <w:rPr>
                <w:noProof/>
                <w:webHidden/>
              </w:rPr>
              <w:t>67</w:t>
            </w:r>
            <w:r w:rsidR="0057561C">
              <w:rPr>
                <w:noProof/>
                <w:webHidden/>
              </w:rPr>
              <w:fldChar w:fldCharType="end"/>
            </w:r>
          </w:hyperlink>
        </w:p>
        <w:p w14:paraId="509313DC" w14:textId="77777777" w:rsidR="0057561C" w:rsidRDefault="0095730F">
          <w:pPr>
            <w:pStyle w:val="TM1"/>
            <w:tabs>
              <w:tab w:val="right" w:leader="dot" w:pos="9062"/>
            </w:tabs>
            <w:rPr>
              <w:rFonts w:cstheme="minorBidi"/>
              <w:noProof/>
            </w:rPr>
          </w:pPr>
          <w:hyperlink w:anchor="_Toc506977507" w:history="1">
            <w:r w:rsidR="0057561C" w:rsidRPr="00936FEF">
              <w:rPr>
                <w:rStyle w:val="Lienhypertexte"/>
                <w:rFonts w:ascii="Arial" w:hAnsi="Arial"/>
                <w:noProof/>
              </w:rPr>
              <w:t>7.1.</w:t>
            </w:r>
            <w:r w:rsidR="0057561C" w:rsidRPr="00936FEF">
              <w:rPr>
                <w:rStyle w:val="Lienhypertexte"/>
                <w:noProof/>
              </w:rPr>
              <w:t xml:space="preserve"> Installation et configuration des outils</w:t>
            </w:r>
            <w:r w:rsidR="0057561C">
              <w:rPr>
                <w:noProof/>
                <w:webHidden/>
              </w:rPr>
              <w:tab/>
            </w:r>
            <w:r w:rsidR="0057561C">
              <w:rPr>
                <w:noProof/>
                <w:webHidden/>
              </w:rPr>
              <w:fldChar w:fldCharType="begin"/>
            </w:r>
            <w:r w:rsidR="0057561C">
              <w:rPr>
                <w:noProof/>
                <w:webHidden/>
              </w:rPr>
              <w:instrText xml:space="preserve"> PAGEREF _Toc506977507 \h </w:instrText>
            </w:r>
            <w:r w:rsidR="0057561C">
              <w:rPr>
                <w:noProof/>
                <w:webHidden/>
              </w:rPr>
            </w:r>
            <w:r w:rsidR="0057561C">
              <w:rPr>
                <w:noProof/>
                <w:webHidden/>
              </w:rPr>
              <w:fldChar w:fldCharType="separate"/>
            </w:r>
            <w:r w:rsidR="0057561C">
              <w:rPr>
                <w:noProof/>
                <w:webHidden/>
              </w:rPr>
              <w:t>67</w:t>
            </w:r>
            <w:r w:rsidR="0057561C">
              <w:rPr>
                <w:noProof/>
                <w:webHidden/>
              </w:rPr>
              <w:fldChar w:fldCharType="end"/>
            </w:r>
          </w:hyperlink>
        </w:p>
        <w:p w14:paraId="356DC1FA" w14:textId="77777777" w:rsidR="0057561C" w:rsidRDefault="0095730F">
          <w:pPr>
            <w:pStyle w:val="TM2"/>
            <w:tabs>
              <w:tab w:val="right" w:leader="dot" w:pos="9062"/>
            </w:tabs>
            <w:rPr>
              <w:rFonts w:cstheme="minorBidi"/>
              <w:noProof/>
            </w:rPr>
          </w:pPr>
          <w:hyperlink w:anchor="_Toc506977508" w:history="1">
            <w:r w:rsidR="0057561C" w:rsidRPr="00936FEF">
              <w:rPr>
                <w:rStyle w:val="Lienhypertexte"/>
                <w:rFonts w:ascii="Arial" w:hAnsi="Arial"/>
                <w:noProof/>
              </w:rPr>
              <w:t>7.1.1.</w:t>
            </w:r>
            <w:r w:rsidR="0057561C" w:rsidRPr="00936FEF">
              <w:rPr>
                <w:rStyle w:val="Lienhypertexte"/>
                <w:noProof/>
              </w:rPr>
              <w:t xml:space="preserve"> Visual Paradigm</w:t>
            </w:r>
            <w:r w:rsidR="0057561C">
              <w:rPr>
                <w:noProof/>
                <w:webHidden/>
              </w:rPr>
              <w:tab/>
            </w:r>
            <w:r w:rsidR="0057561C">
              <w:rPr>
                <w:noProof/>
                <w:webHidden/>
              </w:rPr>
              <w:fldChar w:fldCharType="begin"/>
            </w:r>
            <w:r w:rsidR="0057561C">
              <w:rPr>
                <w:noProof/>
                <w:webHidden/>
              </w:rPr>
              <w:instrText xml:space="preserve"> PAGEREF _Toc506977508 \h </w:instrText>
            </w:r>
            <w:r w:rsidR="0057561C">
              <w:rPr>
                <w:noProof/>
                <w:webHidden/>
              </w:rPr>
            </w:r>
            <w:r w:rsidR="0057561C">
              <w:rPr>
                <w:noProof/>
                <w:webHidden/>
              </w:rPr>
              <w:fldChar w:fldCharType="separate"/>
            </w:r>
            <w:r w:rsidR="0057561C">
              <w:rPr>
                <w:noProof/>
                <w:webHidden/>
              </w:rPr>
              <w:t>67</w:t>
            </w:r>
            <w:r w:rsidR="0057561C">
              <w:rPr>
                <w:noProof/>
                <w:webHidden/>
              </w:rPr>
              <w:fldChar w:fldCharType="end"/>
            </w:r>
          </w:hyperlink>
        </w:p>
        <w:p w14:paraId="4EB7729B" w14:textId="77777777" w:rsidR="0057561C" w:rsidRDefault="0095730F">
          <w:pPr>
            <w:pStyle w:val="TM3"/>
            <w:tabs>
              <w:tab w:val="right" w:leader="dot" w:pos="9062"/>
            </w:tabs>
            <w:rPr>
              <w:rFonts w:cstheme="minorBidi"/>
              <w:noProof/>
            </w:rPr>
          </w:pPr>
          <w:hyperlink w:anchor="_Toc506977509" w:history="1">
            <w:r w:rsidR="0057561C" w:rsidRPr="00936FEF">
              <w:rPr>
                <w:rStyle w:val="Lienhypertexte"/>
                <w:rFonts w:ascii="Arial" w:hAnsi="Arial"/>
                <w:noProof/>
              </w:rPr>
              <w:t>7.1.2.</w:t>
            </w:r>
            <w:r w:rsidR="0057561C" w:rsidRPr="00936FEF">
              <w:rPr>
                <w:rStyle w:val="Lienhypertexte"/>
                <w:noProof/>
              </w:rPr>
              <w:t xml:space="preserve"> MySQL</w:t>
            </w:r>
            <w:r w:rsidR="0057561C">
              <w:rPr>
                <w:noProof/>
                <w:webHidden/>
              </w:rPr>
              <w:tab/>
            </w:r>
            <w:r w:rsidR="0057561C">
              <w:rPr>
                <w:noProof/>
                <w:webHidden/>
              </w:rPr>
              <w:fldChar w:fldCharType="begin"/>
            </w:r>
            <w:r w:rsidR="0057561C">
              <w:rPr>
                <w:noProof/>
                <w:webHidden/>
              </w:rPr>
              <w:instrText xml:space="preserve"> PAGEREF _Toc506977509 \h </w:instrText>
            </w:r>
            <w:r w:rsidR="0057561C">
              <w:rPr>
                <w:noProof/>
                <w:webHidden/>
              </w:rPr>
            </w:r>
            <w:r w:rsidR="0057561C">
              <w:rPr>
                <w:noProof/>
                <w:webHidden/>
              </w:rPr>
              <w:fldChar w:fldCharType="separate"/>
            </w:r>
            <w:r w:rsidR="0057561C">
              <w:rPr>
                <w:noProof/>
                <w:webHidden/>
              </w:rPr>
              <w:t>68</w:t>
            </w:r>
            <w:r w:rsidR="0057561C">
              <w:rPr>
                <w:noProof/>
                <w:webHidden/>
              </w:rPr>
              <w:fldChar w:fldCharType="end"/>
            </w:r>
          </w:hyperlink>
        </w:p>
        <w:p w14:paraId="6EB47587" w14:textId="77777777" w:rsidR="0057561C" w:rsidRDefault="0095730F">
          <w:pPr>
            <w:pStyle w:val="TM3"/>
            <w:tabs>
              <w:tab w:val="right" w:leader="dot" w:pos="9062"/>
            </w:tabs>
            <w:rPr>
              <w:rFonts w:cstheme="minorBidi"/>
              <w:noProof/>
            </w:rPr>
          </w:pPr>
          <w:hyperlink w:anchor="_Toc506977510" w:history="1">
            <w:r w:rsidR="0057561C" w:rsidRPr="00936FEF">
              <w:rPr>
                <w:rStyle w:val="Lienhypertexte"/>
                <w:rFonts w:ascii="Arial" w:hAnsi="Arial"/>
                <w:noProof/>
              </w:rPr>
              <w:t>7.1.3.</w:t>
            </w:r>
            <w:r w:rsidR="0057561C" w:rsidRPr="00936FEF">
              <w:rPr>
                <w:rStyle w:val="Lienhypertexte"/>
                <w:noProof/>
              </w:rPr>
              <w:t xml:space="preserve"> NetBeans</w:t>
            </w:r>
            <w:r w:rsidR="0057561C">
              <w:rPr>
                <w:noProof/>
                <w:webHidden/>
              </w:rPr>
              <w:tab/>
            </w:r>
            <w:r w:rsidR="0057561C">
              <w:rPr>
                <w:noProof/>
                <w:webHidden/>
              </w:rPr>
              <w:fldChar w:fldCharType="begin"/>
            </w:r>
            <w:r w:rsidR="0057561C">
              <w:rPr>
                <w:noProof/>
                <w:webHidden/>
              </w:rPr>
              <w:instrText xml:space="preserve"> PAGEREF _Toc506977510 \h </w:instrText>
            </w:r>
            <w:r w:rsidR="0057561C">
              <w:rPr>
                <w:noProof/>
                <w:webHidden/>
              </w:rPr>
            </w:r>
            <w:r w:rsidR="0057561C">
              <w:rPr>
                <w:noProof/>
                <w:webHidden/>
              </w:rPr>
              <w:fldChar w:fldCharType="separate"/>
            </w:r>
            <w:r w:rsidR="0057561C">
              <w:rPr>
                <w:noProof/>
                <w:webHidden/>
              </w:rPr>
              <w:t>69</w:t>
            </w:r>
            <w:r w:rsidR="0057561C">
              <w:rPr>
                <w:noProof/>
                <w:webHidden/>
              </w:rPr>
              <w:fldChar w:fldCharType="end"/>
            </w:r>
          </w:hyperlink>
        </w:p>
        <w:p w14:paraId="1C0DB85A" w14:textId="77777777" w:rsidR="0057561C" w:rsidRDefault="0095730F">
          <w:pPr>
            <w:pStyle w:val="TM2"/>
            <w:tabs>
              <w:tab w:val="right" w:leader="dot" w:pos="9062"/>
            </w:tabs>
            <w:rPr>
              <w:rFonts w:cstheme="minorBidi"/>
              <w:noProof/>
            </w:rPr>
          </w:pPr>
          <w:hyperlink w:anchor="_Toc506977511" w:history="1">
            <w:r w:rsidR="0057561C" w:rsidRPr="00936FEF">
              <w:rPr>
                <w:rStyle w:val="Lienhypertexte"/>
                <w:rFonts w:ascii="Arial" w:hAnsi="Arial"/>
                <w:noProof/>
              </w:rPr>
              <w:t>7.2.</w:t>
            </w:r>
            <w:r w:rsidR="0057561C" w:rsidRPr="00936FEF">
              <w:rPr>
                <w:rStyle w:val="Lienhypertexte"/>
                <w:noProof/>
              </w:rPr>
              <w:t xml:space="preserve"> Architecture de l’application :</w:t>
            </w:r>
            <w:r w:rsidR="0057561C">
              <w:rPr>
                <w:noProof/>
                <w:webHidden/>
              </w:rPr>
              <w:tab/>
            </w:r>
            <w:r w:rsidR="0057561C">
              <w:rPr>
                <w:noProof/>
                <w:webHidden/>
              </w:rPr>
              <w:fldChar w:fldCharType="begin"/>
            </w:r>
            <w:r w:rsidR="0057561C">
              <w:rPr>
                <w:noProof/>
                <w:webHidden/>
              </w:rPr>
              <w:instrText xml:space="preserve"> PAGEREF _Toc506977511 \h </w:instrText>
            </w:r>
            <w:r w:rsidR="0057561C">
              <w:rPr>
                <w:noProof/>
                <w:webHidden/>
              </w:rPr>
            </w:r>
            <w:r w:rsidR="0057561C">
              <w:rPr>
                <w:noProof/>
                <w:webHidden/>
              </w:rPr>
              <w:fldChar w:fldCharType="separate"/>
            </w:r>
            <w:r w:rsidR="0057561C">
              <w:rPr>
                <w:noProof/>
                <w:webHidden/>
              </w:rPr>
              <w:t>71</w:t>
            </w:r>
            <w:r w:rsidR="0057561C">
              <w:rPr>
                <w:noProof/>
                <w:webHidden/>
              </w:rPr>
              <w:fldChar w:fldCharType="end"/>
            </w:r>
          </w:hyperlink>
        </w:p>
        <w:p w14:paraId="5566155C" w14:textId="77777777" w:rsidR="0057561C" w:rsidRDefault="0095730F">
          <w:pPr>
            <w:pStyle w:val="TM2"/>
            <w:tabs>
              <w:tab w:val="right" w:leader="dot" w:pos="9062"/>
            </w:tabs>
            <w:rPr>
              <w:rFonts w:cstheme="minorBidi"/>
              <w:noProof/>
            </w:rPr>
          </w:pPr>
          <w:hyperlink w:anchor="_Toc506977512" w:history="1">
            <w:r w:rsidR="0057561C" w:rsidRPr="00936FEF">
              <w:rPr>
                <w:rStyle w:val="Lienhypertexte"/>
                <w:rFonts w:ascii="Times New Roman" w:hAnsi="Times New Roman"/>
                <w:noProof/>
              </w:rPr>
              <w:t>Chapitre 8.</w:t>
            </w:r>
            <w:r w:rsidR="0057561C" w:rsidRPr="00936FEF">
              <w:rPr>
                <w:rStyle w:val="Lienhypertexte"/>
                <w:noProof/>
              </w:rPr>
              <w:t xml:space="preserve"> Développement de l’application</w:t>
            </w:r>
            <w:r w:rsidR="0057561C">
              <w:rPr>
                <w:noProof/>
                <w:webHidden/>
              </w:rPr>
              <w:tab/>
            </w:r>
            <w:r w:rsidR="0057561C">
              <w:rPr>
                <w:noProof/>
                <w:webHidden/>
              </w:rPr>
              <w:fldChar w:fldCharType="begin"/>
            </w:r>
            <w:r w:rsidR="0057561C">
              <w:rPr>
                <w:noProof/>
                <w:webHidden/>
              </w:rPr>
              <w:instrText xml:space="preserve"> PAGEREF _Toc506977512 \h </w:instrText>
            </w:r>
            <w:r w:rsidR="0057561C">
              <w:rPr>
                <w:noProof/>
                <w:webHidden/>
              </w:rPr>
            </w:r>
            <w:r w:rsidR="0057561C">
              <w:rPr>
                <w:noProof/>
                <w:webHidden/>
              </w:rPr>
              <w:fldChar w:fldCharType="separate"/>
            </w:r>
            <w:r w:rsidR="0057561C">
              <w:rPr>
                <w:noProof/>
                <w:webHidden/>
              </w:rPr>
              <w:t>72</w:t>
            </w:r>
            <w:r w:rsidR="0057561C">
              <w:rPr>
                <w:noProof/>
                <w:webHidden/>
              </w:rPr>
              <w:fldChar w:fldCharType="end"/>
            </w:r>
          </w:hyperlink>
        </w:p>
        <w:p w14:paraId="484E3AE5" w14:textId="77777777" w:rsidR="0057561C" w:rsidRDefault="0095730F">
          <w:pPr>
            <w:pStyle w:val="TM1"/>
            <w:tabs>
              <w:tab w:val="right" w:leader="dot" w:pos="9062"/>
            </w:tabs>
            <w:rPr>
              <w:rFonts w:cstheme="minorBidi"/>
              <w:noProof/>
            </w:rPr>
          </w:pPr>
          <w:hyperlink w:anchor="_Toc506977513" w:history="1">
            <w:r w:rsidR="0057561C" w:rsidRPr="00936FEF">
              <w:rPr>
                <w:rStyle w:val="Lienhypertexte"/>
                <w:rFonts w:ascii="Arial" w:hAnsi="Arial"/>
                <w:noProof/>
              </w:rPr>
              <w:t>8.1.</w:t>
            </w:r>
            <w:r w:rsidR="0057561C" w:rsidRPr="00936FEF">
              <w:rPr>
                <w:rStyle w:val="Lienhypertexte"/>
                <w:noProof/>
              </w:rPr>
              <w:t xml:space="preserve"> Création de la base de données</w:t>
            </w:r>
            <w:r w:rsidR="0057561C">
              <w:rPr>
                <w:noProof/>
                <w:webHidden/>
              </w:rPr>
              <w:tab/>
            </w:r>
            <w:r w:rsidR="0057561C">
              <w:rPr>
                <w:noProof/>
                <w:webHidden/>
              </w:rPr>
              <w:fldChar w:fldCharType="begin"/>
            </w:r>
            <w:r w:rsidR="0057561C">
              <w:rPr>
                <w:noProof/>
                <w:webHidden/>
              </w:rPr>
              <w:instrText xml:space="preserve"> PAGEREF _Toc506977513 \h </w:instrText>
            </w:r>
            <w:r w:rsidR="0057561C">
              <w:rPr>
                <w:noProof/>
                <w:webHidden/>
              </w:rPr>
            </w:r>
            <w:r w:rsidR="0057561C">
              <w:rPr>
                <w:noProof/>
                <w:webHidden/>
              </w:rPr>
              <w:fldChar w:fldCharType="separate"/>
            </w:r>
            <w:r w:rsidR="0057561C">
              <w:rPr>
                <w:noProof/>
                <w:webHidden/>
              </w:rPr>
              <w:t>72</w:t>
            </w:r>
            <w:r w:rsidR="0057561C">
              <w:rPr>
                <w:noProof/>
                <w:webHidden/>
              </w:rPr>
              <w:fldChar w:fldCharType="end"/>
            </w:r>
          </w:hyperlink>
        </w:p>
        <w:p w14:paraId="7C36402D" w14:textId="77777777" w:rsidR="0057561C" w:rsidRDefault="0095730F">
          <w:pPr>
            <w:pStyle w:val="TM2"/>
            <w:tabs>
              <w:tab w:val="right" w:leader="dot" w:pos="9062"/>
            </w:tabs>
            <w:rPr>
              <w:rFonts w:cstheme="minorBidi"/>
              <w:noProof/>
            </w:rPr>
          </w:pPr>
          <w:hyperlink w:anchor="_Toc506977514" w:history="1">
            <w:r w:rsidR="0057561C" w:rsidRPr="00936FEF">
              <w:rPr>
                <w:rStyle w:val="Lienhypertexte"/>
                <w:rFonts w:ascii="Arial" w:hAnsi="Arial"/>
                <w:noProof/>
              </w:rPr>
              <w:t>8.2.</w:t>
            </w:r>
            <w:r w:rsidR="0057561C" w:rsidRPr="00936FEF">
              <w:rPr>
                <w:rStyle w:val="Lienhypertexte"/>
                <w:noProof/>
              </w:rPr>
              <w:t xml:space="preserve"> Codage de l’application :</w:t>
            </w:r>
            <w:r w:rsidR="0057561C">
              <w:rPr>
                <w:noProof/>
                <w:webHidden/>
              </w:rPr>
              <w:tab/>
            </w:r>
            <w:r w:rsidR="0057561C">
              <w:rPr>
                <w:noProof/>
                <w:webHidden/>
              </w:rPr>
              <w:fldChar w:fldCharType="begin"/>
            </w:r>
            <w:r w:rsidR="0057561C">
              <w:rPr>
                <w:noProof/>
                <w:webHidden/>
              </w:rPr>
              <w:instrText xml:space="preserve"> PAGEREF _Toc506977514 \h </w:instrText>
            </w:r>
            <w:r w:rsidR="0057561C">
              <w:rPr>
                <w:noProof/>
                <w:webHidden/>
              </w:rPr>
            </w:r>
            <w:r w:rsidR="0057561C">
              <w:rPr>
                <w:noProof/>
                <w:webHidden/>
              </w:rPr>
              <w:fldChar w:fldCharType="separate"/>
            </w:r>
            <w:r w:rsidR="0057561C">
              <w:rPr>
                <w:noProof/>
                <w:webHidden/>
              </w:rPr>
              <w:t>73</w:t>
            </w:r>
            <w:r w:rsidR="0057561C">
              <w:rPr>
                <w:noProof/>
                <w:webHidden/>
              </w:rPr>
              <w:fldChar w:fldCharType="end"/>
            </w:r>
          </w:hyperlink>
        </w:p>
        <w:p w14:paraId="4848E825" w14:textId="77777777" w:rsidR="0057561C" w:rsidRDefault="0095730F">
          <w:pPr>
            <w:pStyle w:val="TM2"/>
            <w:tabs>
              <w:tab w:val="right" w:leader="dot" w:pos="9062"/>
            </w:tabs>
            <w:rPr>
              <w:rFonts w:cstheme="minorBidi"/>
              <w:noProof/>
            </w:rPr>
          </w:pPr>
          <w:hyperlink w:anchor="_Toc506977515" w:history="1">
            <w:r w:rsidR="0057561C" w:rsidRPr="00936FEF">
              <w:rPr>
                <w:rStyle w:val="Lienhypertexte"/>
                <w:rFonts w:ascii="Arial" w:hAnsi="Arial"/>
                <w:noProof/>
              </w:rPr>
              <w:t>8.3.</w:t>
            </w:r>
            <w:r w:rsidR="0057561C" w:rsidRPr="00936FEF">
              <w:rPr>
                <w:rStyle w:val="Lienhypertexte"/>
                <w:noProof/>
              </w:rPr>
              <w:t xml:space="preserve"> Présentation de l’application</w:t>
            </w:r>
            <w:r w:rsidR="0057561C">
              <w:rPr>
                <w:noProof/>
                <w:webHidden/>
              </w:rPr>
              <w:tab/>
            </w:r>
            <w:r w:rsidR="0057561C">
              <w:rPr>
                <w:noProof/>
                <w:webHidden/>
              </w:rPr>
              <w:fldChar w:fldCharType="begin"/>
            </w:r>
            <w:r w:rsidR="0057561C">
              <w:rPr>
                <w:noProof/>
                <w:webHidden/>
              </w:rPr>
              <w:instrText xml:space="preserve"> PAGEREF _Toc506977515 \h </w:instrText>
            </w:r>
            <w:r w:rsidR="0057561C">
              <w:rPr>
                <w:noProof/>
                <w:webHidden/>
              </w:rPr>
            </w:r>
            <w:r w:rsidR="0057561C">
              <w:rPr>
                <w:noProof/>
                <w:webHidden/>
              </w:rPr>
              <w:fldChar w:fldCharType="separate"/>
            </w:r>
            <w:r w:rsidR="0057561C">
              <w:rPr>
                <w:noProof/>
                <w:webHidden/>
              </w:rPr>
              <w:t>79</w:t>
            </w:r>
            <w:r w:rsidR="0057561C">
              <w:rPr>
                <w:noProof/>
                <w:webHidden/>
              </w:rPr>
              <w:fldChar w:fldCharType="end"/>
            </w:r>
          </w:hyperlink>
        </w:p>
        <w:p w14:paraId="2FFEBF90" w14:textId="77777777" w:rsidR="0057561C" w:rsidRDefault="0095730F">
          <w:pPr>
            <w:pStyle w:val="TM1"/>
            <w:tabs>
              <w:tab w:val="right" w:leader="dot" w:pos="9062"/>
            </w:tabs>
            <w:rPr>
              <w:rFonts w:cstheme="minorBidi"/>
              <w:noProof/>
            </w:rPr>
          </w:pPr>
          <w:hyperlink w:anchor="_Toc506977516" w:history="1">
            <w:r w:rsidR="0057561C" w:rsidRPr="00936FEF">
              <w:rPr>
                <w:rStyle w:val="Lienhypertexte"/>
                <w:noProof/>
              </w:rPr>
              <w:t>CONCLUSION</w:t>
            </w:r>
            <w:r w:rsidR="0057561C">
              <w:rPr>
                <w:noProof/>
                <w:webHidden/>
              </w:rPr>
              <w:tab/>
            </w:r>
            <w:r w:rsidR="0057561C">
              <w:rPr>
                <w:noProof/>
                <w:webHidden/>
              </w:rPr>
              <w:fldChar w:fldCharType="begin"/>
            </w:r>
            <w:r w:rsidR="0057561C">
              <w:rPr>
                <w:noProof/>
                <w:webHidden/>
              </w:rPr>
              <w:instrText xml:space="preserve"> PAGEREF _Toc506977516 \h </w:instrText>
            </w:r>
            <w:r w:rsidR="0057561C">
              <w:rPr>
                <w:noProof/>
                <w:webHidden/>
              </w:rPr>
            </w:r>
            <w:r w:rsidR="0057561C">
              <w:rPr>
                <w:noProof/>
                <w:webHidden/>
              </w:rPr>
              <w:fldChar w:fldCharType="separate"/>
            </w:r>
            <w:r w:rsidR="0057561C">
              <w:rPr>
                <w:noProof/>
                <w:webHidden/>
              </w:rPr>
              <w:t>83</w:t>
            </w:r>
            <w:r w:rsidR="0057561C">
              <w:rPr>
                <w:noProof/>
                <w:webHidden/>
              </w:rPr>
              <w:fldChar w:fldCharType="end"/>
            </w:r>
          </w:hyperlink>
        </w:p>
        <w:p w14:paraId="5B07D545" w14:textId="77777777" w:rsidR="0057561C" w:rsidRDefault="0095730F">
          <w:pPr>
            <w:pStyle w:val="TM1"/>
            <w:tabs>
              <w:tab w:val="right" w:leader="dot" w:pos="9062"/>
            </w:tabs>
            <w:rPr>
              <w:rFonts w:cstheme="minorBidi"/>
              <w:noProof/>
            </w:rPr>
          </w:pPr>
          <w:hyperlink w:anchor="_Toc506977517" w:history="1">
            <w:r w:rsidR="0057561C" w:rsidRPr="00936FEF">
              <w:rPr>
                <w:rStyle w:val="Lienhypertexte"/>
                <w:rFonts w:ascii="Times New Roman" w:hAnsi="Times New Roman"/>
                <w:noProof/>
              </w:rPr>
              <w:t>BIBLIOGRAPHIE</w:t>
            </w:r>
            <w:r w:rsidR="0057561C">
              <w:rPr>
                <w:noProof/>
                <w:webHidden/>
              </w:rPr>
              <w:tab/>
            </w:r>
            <w:r w:rsidR="0057561C">
              <w:rPr>
                <w:noProof/>
                <w:webHidden/>
              </w:rPr>
              <w:fldChar w:fldCharType="begin"/>
            </w:r>
            <w:r w:rsidR="0057561C">
              <w:rPr>
                <w:noProof/>
                <w:webHidden/>
              </w:rPr>
              <w:instrText xml:space="preserve"> PAGEREF _Toc506977517 \h </w:instrText>
            </w:r>
            <w:r w:rsidR="0057561C">
              <w:rPr>
                <w:noProof/>
                <w:webHidden/>
              </w:rPr>
            </w:r>
            <w:r w:rsidR="0057561C">
              <w:rPr>
                <w:noProof/>
                <w:webHidden/>
              </w:rPr>
              <w:fldChar w:fldCharType="separate"/>
            </w:r>
            <w:r w:rsidR="0057561C">
              <w:rPr>
                <w:noProof/>
                <w:webHidden/>
              </w:rPr>
              <w:t>VIII</w:t>
            </w:r>
            <w:r w:rsidR="0057561C">
              <w:rPr>
                <w:noProof/>
                <w:webHidden/>
              </w:rPr>
              <w:fldChar w:fldCharType="end"/>
            </w:r>
          </w:hyperlink>
        </w:p>
        <w:p w14:paraId="568DAFBA" w14:textId="77777777" w:rsidR="0057561C" w:rsidRDefault="0095730F">
          <w:pPr>
            <w:pStyle w:val="TM1"/>
            <w:tabs>
              <w:tab w:val="right" w:leader="dot" w:pos="9062"/>
            </w:tabs>
            <w:rPr>
              <w:rFonts w:cstheme="minorBidi"/>
              <w:noProof/>
            </w:rPr>
          </w:pPr>
          <w:hyperlink w:anchor="_Toc506977518" w:history="1">
            <w:r w:rsidR="0057561C" w:rsidRPr="00936FEF">
              <w:rPr>
                <w:rStyle w:val="Lienhypertexte"/>
                <w:rFonts w:ascii="Times New Roman" w:hAnsi="Times New Roman"/>
                <w:noProof/>
              </w:rPr>
              <w:t>WEBOGRAPHIE</w:t>
            </w:r>
            <w:r w:rsidR="0057561C">
              <w:rPr>
                <w:noProof/>
                <w:webHidden/>
              </w:rPr>
              <w:tab/>
            </w:r>
            <w:r w:rsidR="0057561C">
              <w:rPr>
                <w:noProof/>
                <w:webHidden/>
              </w:rPr>
              <w:fldChar w:fldCharType="begin"/>
            </w:r>
            <w:r w:rsidR="0057561C">
              <w:rPr>
                <w:noProof/>
                <w:webHidden/>
              </w:rPr>
              <w:instrText xml:space="preserve"> PAGEREF _Toc506977518 \h </w:instrText>
            </w:r>
            <w:r w:rsidR="0057561C">
              <w:rPr>
                <w:noProof/>
                <w:webHidden/>
              </w:rPr>
            </w:r>
            <w:r w:rsidR="0057561C">
              <w:rPr>
                <w:noProof/>
                <w:webHidden/>
              </w:rPr>
              <w:fldChar w:fldCharType="separate"/>
            </w:r>
            <w:r w:rsidR="0057561C">
              <w:rPr>
                <w:noProof/>
                <w:webHidden/>
              </w:rPr>
              <w:t>VIII</w:t>
            </w:r>
            <w:r w:rsidR="0057561C">
              <w:rPr>
                <w:noProof/>
                <w:webHidden/>
              </w:rPr>
              <w:fldChar w:fldCharType="end"/>
            </w:r>
          </w:hyperlink>
        </w:p>
        <w:p w14:paraId="149B4F7C" w14:textId="77777777" w:rsidR="0057561C" w:rsidRDefault="0095730F">
          <w:pPr>
            <w:pStyle w:val="TM1"/>
            <w:tabs>
              <w:tab w:val="right" w:leader="dot" w:pos="9062"/>
            </w:tabs>
            <w:rPr>
              <w:rFonts w:cstheme="minorBidi"/>
              <w:noProof/>
            </w:rPr>
          </w:pPr>
          <w:hyperlink w:anchor="_Toc506977519" w:history="1">
            <w:r w:rsidR="0057561C" w:rsidRPr="00936FEF">
              <w:rPr>
                <w:rStyle w:val="Lienhypertexte"/>
                <w:rFonts w:ascii="Times New Roman" w:hAnsi="Times New Roman"/>
                <w:noProof/>
              </w:rPr>
              <w:t>GLOSSAIRE</w:t>
            </w:r>
            <w:r w:rsidR="0057561C">
              <w:rPr>
                <w:noProof/>
                <w:webHidden/>
              </w:rPr>
              <w:tab/>
            </w:r>
            <w:r w:rsidR="0057561C">
              <w:rPr>
                <w:noProof/>
                <w:webHidden/>
              </w:rPr>
              <w:fldChar w:fldCharType="begin"/>
            </w:r>
            <w:r w:rsidR="0057561C">
              <w:rPr>
                <w:noProof/>
                <w:webHidden/>
              </w:rPr>
              <w:instrText xml:space="preserve"> PAGEREF _Toc506977519 \h </w:instrText>
            </w:r>
            <w:r w:rsidR="0057561C">
              <w:rPr>
                <w:noProof/>
                <w:webHidden/>
              </w:rPr>
            </w:r>
            <w:r w:rsidR="0057561C">
              <w:rPr>
                <w:noProof/>
                <w:webHidden/>
              </w:rPr>
              <w:fldChar w:fldCharType="separate"/>
            </w:r>
            <w:r w:rsidR="0057561C">
              <w:rPr>
                <w:noProof/>
                <w:webHidden/>
              </w:rPr>
              <w:t>IX</w:t>
            </w:r>
            <w:r w:rsidR="0057561C">
              <w:rPr>
                <w:noProof/>
                <w:webHidden/>
              </w:rPr>
              <w:fldChar w:fldCharType="end"/>
            </w:r>
          </w:hyperlink>
        </w:p>
        <w:p w14:paraId="25450484" w14:textId="77777777" w:rsidR="0057561C" w:rsidRDefault="0095730F">
          <w:pPr>
            <w:pStyle w:val="TM1"/>
            <w:tabs>
              <w:tab w:val="right" w:leader="dot" w:pos="9062"/>
            </w:tabs>
            <w:rPr>
              <w:rFonts w:cstheme="minorBidi"/>
              <w:noProof/>
            </w:rPr>
          </w:pPr>
          <w:hyperlink w:anchor="_Toc506977520" w:history="1">
            <w:r w:rsidR="0057561C" w:rsidRPr="00936FEF">
              <w:rPr>
                <w:rStyle w:val="Lienhypertexte"/>
                <w:rFonts w:ascii="Times New Roman" w:hAnsi="Times New Roman"/>
                <w:noProof/>
              </w:rPr>
              <w:t>TABLE DES MATIERES</w:t>
            </w:r>
            <w:r w:rsidR="0057561C">
              <w:rPr>
                <w:noProof/>
                <w:webHidden/>
              </w:rPr>
              <w:tab/>
            </w:r>
            <w:r w:rsidR="0057561C">
              <w:rPr>
                <w:noProof/>
                <w:webHidden/>
              </w:rPr>
              <w:fldChar w:fldCharType="begin"/>
            </w:r>
            <w:r w:rsidR="0057561C">
              <w:rPr>
                <w:noProof/>
                <w:webHidden/>
              </w:rPr>
              <w:instrText xml:space="preserve"> PAGEREF _Toc506977520 \h </w:instrText>
            </w:r>
            <w:r w:rsidR="0057561C">
              <w:rPr>
                <w:noProof/>
                <w:webHidden/>
              </w:rPr>
            </w:r>
            <w:r w:rsidR="0057561C">
              <w:rPr>
                <w:noProof/>
                <w:webHidden/>
              </w:rPr>
              <w:fldChar w:fldCharType="separate"/>
            </w:r>
            <w:r w:rsidR="0057561C">
              <w:rPr>
                <w:noProof/>
                <w:webHidden/>
              </w:rPr>
              <w:t>X</w:t>
            </w:r>
            <w:r w:rsidR="0057561C">
              <w:rPr>
                <w:noProof/>
                <w:webHidden/>
              </w:rPr>
              <w:fldChar w:fldCharType="end"/>
            </w:r>
          </w:hyperlink>
        </w:p>
        <w:p w14:paraId="63CB05D5" w14:textId="77777777" w:rsidR="0057561C" w:rsidRDefault="0095730F">
          <w:pPr>
            <w:pStyle w:val="TM1"/>
            <w:tabs>
              <w:tab w:val="right" w:leader="dot" w:pos="9062"/>
            </w:tabs>
            <w:rPr>
              <w:rFonts w:cstheme="minorBidi"/>
              <w:noProof/>
            </w:rPr>
          </w:pPr>
          <w:hyperlink w:anchor="_Toc506977521" w:history="1">
            <w:r w:rsidR="0057561C" w:rsidRPr="00936FEF">
              <w:rPr>
                <w:rStyle w:val="Lienhypertexte"/>
                <w:rFonts w:ascii="Times New Roman" w:hAnsi="Times New Roman"/>
                <w:noProof/>
              </w:rPr>
              <w:t>RESUME</w:t>
            </w:r>
            <w:r w:rsidR="0057561C">
              <w:rPr>
                <w:noProof/>
                <w:webHidden/>
              </w:rPr>
              <w:tab/>
            </w:r>
            <w:r w:rsidR="0057561C">
              <w:rPr>
                <w:noProof/>
                <w:webHidden/>
              </w:rPr>
              <w:fldChar w:fldCharType="begin"/>
            </w:r>
            <w:r w:rsidR="0057561C">
              <w:rPr>
                <w:noProof/>
                <w:webHidden/>
              </w:rPr>
              <w:instrText xml:space="preserve"> PAGEREF _Toc506977521 \h </w:instrText>
            </w:r>
            <w:r w:rsidR="0057561C">
              <w:rPr>
                <w:noProof/>
                <w:webHidden/>
              </w:rPr>
            </w:r>
            <w:r w:rsidR="0057561C">
              <w:rPr>
                <w:noProof/>
                <w:webHidden/>
              </w:rPr>
              <w:fldChar w:fldCharType="separate"/>
            </w:r>
            <w:r w:rsidR="0057561C">
              <w:rPr>
                <w:noProof/>
                <w:webHidden/>
              </w:rPr>
              <w:t>XIII</w:t>
            </w:r>
            <w:r w:rsidR="0057561C">
              <w:rPr>
                <w:noProof/>
                <w:webHidden/>
              </w:rPr>
              <w:fldChar w:fldCharType="end"/>
            </w:r>
          </w:hyperlink>
        </w:p>
        <w:p w14:paraId="7EAB99F6" w14:textId="77777777" w:rsidR="0057561C" w:rsidRDefault="0095730F">
          <w:pPr>
            <w:pStyle w:val="TM1"/>
            <w:tabs>
              <w:tab w:val="right" w:leader="dot" w:pos="9062"/>
            </w:tabs>
            <w:rPr>
              <w:rFonts w:cstheme="minorBidi"/>
              <w:noProof/>
            </w:rPr>
          </w:pPr>
          <w:hyperlink w:anchor="_Toc506977522" w:history="1">
            <w:r w:rsidR="0057561C" w:rsidRPr="00936FEF">
              <w:rPr>
                <w:rStyle w:val="Lienhypertexte"/>
                <w:rFonts w:ascii="Times New Roman" w:hAnsi="Times New Roman"/>
                <w:noProof/>
              </w:rPr>
              <w:t>ABSTARCT</w:t>
            </w:r>
            <w:r w:rsidR="0057561C">
              <w:rPr>
                <w:noProof/>
                <w:webHidden/>
              </w:rPr>
              <w:tab/>
            </w:r>
            <w:r w:rsidR="0057561C">
              <w:rPr>
                <w:noProof/>
                <w:webHidden/>
              </w:rPr>
              <w:fldChar w:fldCharType="begin"/>
            </w:r>
            <w:r w:rsidR="0057561C">
              <w:rPr>
                <w:noProof/>
                <w:webHidden/>
              </w:rPr>
              <w:instrText xml:space="preserve"> PAGEREF _Toc506977522 \h </w:instrText>
            </w:r>
            <w:r w:rsidR="0057561C">
              <w:rPr>
                <w:noProof/>
                <w:webHidden/>
              </w:rPr>
            </w:r>
            <w:r w:rsidR="0057561C">
              <w:rPr>
                <w:noProof/>
                <w:webHidden/>
              </w:rPr>
              <w:fldChar w:fldCharType="separate"/>
            </w:r>
            <w:r w:rsidR="0057561C">
              <w:rPr>
                <w:noProof/>
                <w:webHidden/>
              </w:rPr>
              <w:t>XIII</w:t>
            </w:r>
            <w:r w:rsidR="0057561C">
              <w:rPr>
                <w:noProof/>
                <w:webHidden/>
              </w:rPr>
              <w:fldChar w:fldCharType="end"/>
            </w:r>
          </w:hyperlink>
        </w:p>
        <w:p w14:paraId="183E6D8D" w14:textId="77777777" w:rsidR="00314D50" w:rsidRDefault="00314D50">
          <w:r>
            <w:rPr>
              <w:b/>
              <w:bCs/>
            </w:rPr>
            <w:fldChar w:fldCharType="end"/>
          </w:r>
        </w:p>
      </w:sdtContent>
    </w:sdt>
    <w:p w14:paraId="2DFD8561" w14:textId="77777777" w:rsidR="00F60840" w:rsidRPr="00F60840" w:rsidRDefault="00F60840" w:rsidP="00F60840"/>
    <w:p w14:paraId="71F294D4" w14:textId="77777777" w:rsidR="00801B09" w:rsidRDefault="00801B09" w:rsidP="00F60840"/>
    <w:p w14:paraId="02448ADF" w14:textId="77777777" w:rsidR="00801B09" w:rsidRPr="00F60840" w:rsidRDefault="00801B09" w:rsidP="00F60840"/>
    <w:p w14:paraId="1A90383F" w14:textId="77777777" w:rsidR="00076422" w:rsidRDefault="00076422" w:rsidP="00076422"/>
    <w:p w14:paraId="29CA9B50" w14:textId="77777777" w:rsidR="00A609CF" w:rsidRDefault="00A609CF" w:rsidP="00076422"/>
    <w:p w14:paraId="5CB50F0C" w14:textId="77777777" w:rsidR="00A609CF" w:rsidRDefault="00A609CF" w:rsidP="00076422"/>
    <w:p w14:paraId="290F2809" w14:textId="77777777" w:rsidR="00A609CF" w:rsidRDefault="00A609CF" w:rsidP="00076422"/>
    <w:p w14:paraId="457FB198" w14:textId="77777777" w:rsidR="00A609CF" w:rsidRDefault="00A609CF" w:rsidP="00076422"/>
    <w:p w14:paraId="4ECCE344" w14:textId="77777777" w:rsidR="00A609CF" w:rsidRDefault="00A609CF" w:rsidP="00076422"/>
    <w:p w14:paraId="253799BF" w14:textId="77777777" w:rsidR="00A609CF" w:rsidRDefault="00A609CF" w:rsidP="00076422"/>
    <w:p w14:paraId="6111F965" w14:textId="77777777" w:rsidR="00A609CF" w:rsidRDefault="00A609CF" w:rsidP="00076422"/>
    <w:p w14:paraId="09997CB3" w14:textId="77777777" w:rsidR="00A609CF" w:rsidRDefault="00A609CF" w:rsidP="00076422"/>
    <w:p w14:paraId="60518CCF" w14:textId="77777777" w:rsidR="00A609CF" w:rsidRDefault="00A609CF" w:rsidP="00076422"/>
    <w:p w14:paraId="3393BA5D" w14:textId="77777777" w:rsidR="00A609CF" w:rsidRDefault="00A609CF" w:rsidP="00076422"/>
    <w:p w14:paraId="45616178" w14:textId="77777777" w:rsidR="00A609CF" w:rsidRDefault="00A609CF" w:rsidP="00076422"/>
    <w:p w14:paraId="43E510B6" w14:textId="77777777" w:rsidR="00A609CF" w:rsidRDefault="00A609CF" w:rsidP="00076422"/>
    <w:p w14:paraId="45BEE0F8" w14:textId="77777777" w:rsidR="00A609CF" w:rsidRDefault="00A609CF" w:rsidP="00076422"/>
    <w:p w14:paraId="46C9758A" w14:textId="77777777" w:rsidR="00A609CF" w:rsidRDefault="00A609CF" w:rsidP="00076422"/>
    <w:p w14:paraId="39AF1B1B" w14:textId="77777777" w:rsidR="00A609CF" w:rsidRDefault="00A609CF" w:rsidP="00076422"/>
    <w:p w14:paraId="0DAFAAD6" w14:textId="77777777" w:rsidR="00A609CF" w:rsidRDefault="00A609CF" w:rsidP="00076422"/>
    <w:p w14:paraId="273986EC" w14:textId="77777777" w:rsidR="00A609CF" w:rsidRPr="00076422" w:rsidRDefault="00A609CF" w:rsidP="00076422"/>
    <w:p w14:paraId="64F9C188" w14:textId="77777777" w:rsidR="005C182F" w:rsidRDefault="005C182F" w:rsidP="00076422">
      <w:pPr>
        <w:pStyle w:val="Titre1"/>
        <w:numPr>
          <w:ilvl w:val="0"/>
          <w:numId w:val="0"/>
        </w:numPr>
        <w:ind w:left="432"/>
        <w:jc w:val="center"/>
        <w:rPr>
          <w:rFonts w:ascii="Times New Roman" w:hAnsi="Times New Roman" w:cs="Times New Roman"/>
          <w:color w:val="auto"/>
          <w:sz w:val="32"/>
          <w:szCs w:val="32"/>
        </w:rPr>
      </w:pPr>
      <w:bookmarkStart w:id="700" w:name="_Toc506976690"/>
      <w:bookmarkStart w:id="701" w:name="_Toc506977521"/>
      <w:r w:rsidRPr="00BC3266">
        <w:rPr>
          <w:rFonts w:ascii="Times New Roman" w:hAnsi="Times New Roman" w:cs="Times New Roman"/>
          <w:color w:val="auto"/>
          <w:sz w:val="32"/>
          <w:szCs w:val="32"/>
        </w:rPr>
        <w:lastRenderedPageBreak/>
        <w:t>RESUME</w:t>
      </w:r>
      <w:bookmarkEnd w:id="700"/>
      <w:bookmarkEnd w:id="701"/>
    </w:p>
    <w:p w14:paraId="5C826847" w14:textId="77777777" w:rsidR="00A36997" w:rsidRPr="002D2E56" w:rsidRDefault="00A36997" w:rsidP="00A36997">
      <w:pPr>
        <w:autoSpaceDE w:val="0"/>
        <w:autoSpaceDN w:val="0"/>
        <w:adjustRightInd w:val="0"/>
        <w:spacing w:line="360" w:lineRule="auto"/>
        <w:ind w:left="-142" w:hanging="282"/>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D2E56">
        <w:rPr>
          <w:rFonts w:ascii="Times New Roman" w:hAnsi="Times New Roman" w:cs="Times New Roman"/>
          <w:sz w:val="24"/>
          <w:szCs w:val="24"/>
        </w:rPr>
        <w:t xml:space="preserve">Notre stage a pour but de concevoir et d’élaborer une application web </w:t>
      </w:r>
      <w:r>
        <w:rPr>
          <w:rFonts w:ascii="Times New Roman" w:hAnsi="Times New Roman" w:cs="Times New Roman"/>
          <w:sz w:val="24"/>
          <w:szCs w:val="24"/>
        </w:rPr>
        <w:t xml:space="preserve">gestion des absences </w:t>
      </w:r>
      <w:r w:rsidRPr="002D2E56">
        <w:rPr>
          <w:rFonts w:ascii="Times New Roman" w:hAnsi="Times New Roman" w:cs="Times New Roman"/>
          <w:sz w:val="24"/>
          <w:szCs w:val="24"/>
        </w:rPr>
        <w:t>permettant de gérer</w:t>
      </w:r>
      <w:r>
        <w:rPr>
          <w:rFonts w:ascii="Times New Roman" w:hAnsi="Times New Roman" w:cs="Times New Roman"/>
          <w:sz w:val="24"/>
          <w:szCs w:val="24"/>
        </w:rPr>
        <w:t xml:space="preserve"> </w:t>
      </w:r>
      <w:r w:rsidR="00DC3E58">
        <w:rPr>
          <w:rFonts w:ascii="Times New Roman" w:hAnsi="Times New Roman" w:cs="Times New Roman"/>
          <w:sz w:val="24"/>
          <w:szCs w:val="24"/>
        </w:rPr>
        <w:t>les soldes des congés de l’utilisateur et leurs absences</w:t>
      </w:r>
      <w:r>
        <w:rPr>
          <w:rFonts w:ascii="Times New Roman" w:hAnsi="Times New Roman" w:cs="Times New Roman"/>
          <w:sz w:val="24"/>
          <w:szCs w:val="24"/>
        </w:rPr>
        <w:t>,</w:t>
      </w:r>
      <w:r w:rsidRPr="002D2E56">
        <w:rPr>
          <w:rFonts w:ascii="Times New Roman" w:hAnsi="Times New Roman" w:cs="Times New Roman"/>
          <w:sz w:val="24"/>
          <w:szCs w:val="24"/>
        </w:rPr>
        <w:t xml:space="preserve"> qui </w:t>
      </w:r>
      <w:r w:rsidR="00DC3E58" w:rsidRPr="002D2E56">
        <w:rPr>
          <w:rFonts w:ascii="Times New Roman" w:hAnsi="Times New Roman" w:cs="Times New Roman"/>
          <w:sz w:val="24"/>
          <w:szCs w:val="24"/>
        </w:rPr>
        <w:t>ont</w:t>
      </w:r>
      <w:r w:rsidRPr="002D2E56">
        <w:rPr>
          <w:rFonts w:ascii="Times New Roman" w:hAnsi="Times New Roman" w:cs="Times New Roman"/>
          <w:sz w:val="24"/>
          <w:szCs w:val="24"/>
        </w:rPr>
        <w:t xml:space="preserve"> été déroulé au sein de</w:t>
      </w:r>
      <w:r w:rsidR="00DC3E58">
        <w:rPr>
          <w:rFonts w:ascii="Times New Roman" w:hAnsi="Times New Roman" w:cs="Times New Roman"/>
          <w:sz w:val="24"/>
          <w:szCs w:val="24"/>
        </w:rPr>
        <w:t xml:space="preserve"> la société AUXIMAD</w:t>
      </w:r>
      <w:r w:rsidRPr="002D2E56">
        <w:rPr>
          <w:rFonts w:ascii="Times New Roman" w:hAnsi="Times New Roman" w:cs="Times New Roman"/>
          <w:sz w:val="24"/>
          <w:szCs w:val="24"/>
        </w:rPr>
        <w:t>. Ce projet a été commencé par l'analyse des besoins des utilisateurs et de l'existant suivie de la conception en utilisant la méthode UP et le formalisme UML et se termine par le développement proprement dit. Cette application a été codée en PHP</w:t>
      </w:r>
      <w:r w:rsidR="00DC3E58">
        <w:rPr>
          <w:rFonts w:ascii="Times New Roman" w:hAnsi="Times New Roman" w:cs="Times New Roman"/>
          <w:sz w:val="24"/>
          <w:szCs w:val="24"/>
        </w:rPr>
        <w:t>7 avec le Framework Symfony 3</w:t>
      </w:r>
      <w:r w:rsidRPr="002D2E56">
        <w:rPr>
          <w:rFonts w:ascii="Times New Roman" w:hAnsi="Times New Roman" w:cs="Times New Roman"/>
          <w:sz w:val="24"/>
          <w:szCs w:val="24"/>
        </w:rPr>
        <w:t xml:space="preserve"> et utilise MySQL comme SGBD.</w:t>
      </w:r>
      <w:r w:rsidR="00734B4F" w:rsidRPr="00734B4F">
        <w:rPr>
          <w:rFonts w:ascii="Times New Roman" w:hAnsi="Times New Roman"/>
          <w:sz w:val="24"/>
          <w:szCs w:val="24"/>
        </w:rPr>
        <w:t xml:space="preserve"> </w:t>
      </w:r>
      <w:r w:rsidR="00734B4F" w:rsidRPr="00C066AF">
        <w:rPr>
          <w:rFonts w:ascii="Times New Roman" w:hAnsi="Times New Roman"/>
          <w:sz w:val="24"/>
          <w:szCs w:val="24"/>
        </w:rPr>
        <w:t>L’application conçue est opérationnelle et efficace, qui mène vers des résultats automatisés comme les historiques des absences et des congés et les plannings de congés</w:t>
      </w:r>
      <w:r w:rsidR="00734B4F">
        <w:rPr>
          <w:rFonts w:ascii="Times New Roman" w:hAnsi="Times New Roman"/>
          <w:sz w:val="24"/>
          <w:szCs w:val="24"/>
        </w:rPr>
        <w:t>.</w:t>
      </w:r>
      <w:r w:rsidR="00DC3E58" w:rsidRPr="00180825">
        <w:rPr>
          <w:rFonts w:ascii="Times New Roman" w:hAnsi="Times New Roman" w:cs="Times New Roman"/>
          <w:bCs/>
          <w:color w:val="000000"/>
          <w:sz w:val="24"/>
          <w:szCs w:val="24"/>
        </w:rPr>
        <w:t xml:space="preserve"> </w:t>
      </w:r>
      <w:r w:rsidRPr="002D2E56">
        <w:rPr>
          <w:rFonts w:ascii="Times New Roman" w:hAnsi="Times New Roman" w:cs="Times New Roman"/>
          <w:sz w:val="24"/>
          <w:szCs w:val="24"/>
        </w:rPr>
        <w:t xml:space="preserve">Nous avons utilisé NetBeans comme outil de </w:t>
      </w:r>
      <w:r w:rsidR="00DC3E58" w:rsidRPr="002D2E56">
        <w:rPr>
          <w:rFonts w:ascii="Times New Roman" w:hAnsi="Times New Roman" w:cs="Times New Roman"/>
          <w:sz w:val="24"/>
          <w:szCs w:val="24"/>
        </w:rPr>
        <w:t>développement et</w:t>
      </w:r>
      <w:r w:rsidRPr="002D2E56">
        <w:rPr>
          <w:rFonts w:ascii="Times New Roman" w:hAnsi="Times New Roman" w:cs="Times New Roman"/>
          <w:sz w:val="24"/>
          <w:szCs w:val="24"/>
        </w:rPr>
        <w:t xml:space="preserve"> apache comme serveur web. On peut dire que ce</w:t>
      </w:r>
      <w:r w:rsidR="00734B4F">
        <w:rPr>
          <w:rFonts w:ascii="Times New Roman" w:hAnsi="Times New Roman" w:cs="Times New Roman"/>
          <w:sz w:val="24"/>
          <w:szCs w:val="24"/>
        </w:rPr>
        <w:t>tte</w:t>
      </w:r>
      <w:r w:rsidRPr="002D2E56">
        <w:rPr>
          <w:rFonts w:ascii="Times New Roman" w:hAnsi="Times New Roman" w:cs="Times New Roman"/>
          <w:sz w:val="24"/>
          <w:szCs w:val="24"/>
        </w:rPr>
        <w:t xml:space="preserve"> </w:t>
      </w:r>
      <w:r w:rsidR="00734B4F">
        <w:rPr>
          <w:rFonts w:ascii="Times New Roman" w:hAnsi="Times New Roman" w:cs="Times New Roman"/>
          <w:sz w:val="24"/>
          <w:szCs w:val="24"/>
        </w:rPr>
        <w:t>application</w:t>
      </w:r>
      <w:r w:rsidRPr="002D2E56">
        <w:rPr>
          <w:rFonts w:ascii="Times New Roman" w:hAnsi="Times New Roman" w:cs="Times New Roman"/>
          <w:sz w:val="24"/>
          <w:szCs w:val="24"/>
        </w:rPr>
        <w:t xml:space="preserve"> permet de réduire les tâches manuelles des utilisateurs. Ce stage nous a permis d'acquérir une bonne expérience pratique dans le domaine de </w:t>
      </w:r>
      <w:r w:rsidRPr="002D2E56">
        <w:rPr>
          <w:rFonts w:ascii="Times New Roman" w:hAnsi="Times New Roman" w:cs="Times New Roman"/>
          <w:iCs/>
          <w:sz w:val="24"/>
          <w:szCs w:val="24"/>
        </w:rPr>
        <w:t>la conception et du développement</w:t>
      </w:r>
      <w:r w:rsidRPr="002D2E56">
        <w:rPr>
          <w:rFonts w:ascii="Times New Roman" w:hAnsi="Times New Roman" w:cs="Times New Roman"/>
          <w:sz w:val="24"/>
          <w:szCs w:val="24"/>
        </w:rPr>
        <w:t xml:space="preserve"> logiciel </w:t>
      </w:r>
      <w:r w:rsidR="00DC3E58" w:rsidRPr="002D2E56">
        <w:rPr>
          <w:rFonts w:ascii="Times New Roman" w:hAnsi="Times New Roman" w:cs="Times New Roman"/>
          <w:sz w:val="24"/>
          <w:szCs w:val="24"/>
        </w:rPr>
        <w:t>que nous</w:t>
      </w:r>
      <w:r w:rsidRPr="002D2E56">
        <w:rPr>
          <w:rFonts w:ascii="Times New Roman" w:hAnsi="Times New Roman" w:cs="Times New Roman"/>
          <w:sz w:val="24"/>
          <w:szCs w:val="24"/>
        </w:rPr>
        <w:t xml:space="preserve"> ne connaissions que de manière théorique à l'Ecole.</w:t>
      </w:r>
    </w:p>
    <w:p w14:paraId="11E75EE3" w14:textId="77777777" w:rsidR="00076422" w:rsidRPr="00DC3E58" w:rsidRDefault="00A36997" w:rsidP="00DC3E58">
      <w:pPr>
        <w:autoSpaceDE w:val="0"/>
        <w:autoSpaceDN w:val="0"/>
        <w:adjustRightInd w:val="0"/>
        <w:spacing w:line="360" w:lineRule="auto"/>
        <w:ind w:left="-142" w:hanging="282"/>
        <w:jc w:val="both"/>
        <w:rPr>
          <w:rFonts w:ascii="Times New Roman" w:hAnsi="Times New Roman" w:cs="Times New Roman"/>
          <w:sz w:val="24"/>
          <w:szCs w:val="24"/>
        </w:rPr>
      </w:pPr>
      <w:r w:rsidRPr="002D2E56">
        <w:rPr>
          <w:rFonts w:ascii="Times New Roman" w:hAnsi="Times New Roman" w:cs="Times New Roman"/>
          <w:sz w:val="24"/>
          <w:szCs w:val="24"/>
        </w:rPr>
        <w:t xml:space="preserve">     </w:t>
      </w:r>
      <w:r w:rsidRPr="002D2E56">
        <w:rPr>
          <w:rFonts w:ascii="Times New Roman" w:hAnsi="Times New Roman" w:cs="Times New Roman"/>
          <w:b/>
          <w:sz w:val="24"/>
          <w:szCs w:val="24"/>
        </w:rPr>
        <w:t>Mots clés</w:t>
      </w:r>
      <w:r w:rsidRPr="002D2E56">
        <w:rPr>
          <w:rFonts w:ascii="Times New Roman" w:hAnsi="Times New Roman" w:cs="Times New Roman"/>
          <w:sz w:val="24"/>
          <w:szCs w:val="24"/>
        </w:rPr>
        <w:t xml:space="preserve"> :</w:t>
      </w:r>
      <w:r w:rsidR="00DC3E58">
        <w:rPr>
          <w:rFonts w:ascii="Times New Roman" w:hAnsi="Times New Roman" w:cs="Times New Roman"/>
          <w:sz w:val="24"/>
          <w:szCs w:val="24"/>
        </w:rPr>
        <w:t xml:space="preserve"> soldes des congés</w:t>
      </w:r>
      <w:r w:rsidRPr="002D2E56">
        <w:rPr>
          <w:rFonts w:ascii="Times New Roman" w:hAnsi="Times New Roman" w:cs="Times New Roman"/>
          <w:sz w:val="24"/>
          <w:szCs w:val="24"/>
        </w:rPr>
        <w:t>,</w:t>
      </w:r>
      <w:r w:rsidR="00734B4F" w:rsidRPr="00734B4F">
        <w:rPr>
          <w:rFonts w:ascii="Times New Roman" w:hAnsi="Times New Roman"/>
          <w:sz w:val="24"/>
          <w:szCs w:val="24"/>
        </w:rPr>
        <w:t xml:space="preserve"> </w:t>
      </w:r>
      <w:r w:rsidR="00734B4F" w:rsidRPr="00C066AF">
        <w:rPr>
          <w:rFonts w:ascii="Times New Roman" w:hAnsi="Times New Roman"/>
          <w:sz w:val="24"/>
          <w:szCs w:val="24"/>
        </w:rPr>
        <w:t>planning de congés</w:t>
      </w:r>
      <w:r w:rsidR="00734B4F">
        <w:rPr>
          <w:rFonts w:ascii="Times New Roman" w:hAnsi="Times New Roman" w:cs="Times New Roman"/>
          <w:sz w:val="24"/>
          <w:szCs w:val="24"/>
        </w:rPr>
        <w:t xml:space="preserve">, </w:t>
      </w:r>
      <w:r w:rsidR="00DC3E58">
        <w:rPr>
          <w:rFonts w:ascii="Times New Roman" w:hAnsi="Times New Roman" w:cs="Times New Roman"/>
          <w:sz w:val="24"/>
          <w:szCs w:val="24"/>
        </w:rPr>
        <w:t>MySQL, NetBeans, PHP5, Symfony 3</w:t>
      </w:r>
      <w:r w:rsidRPr="002D2E56">
        <w:rPr>
          <w:rFonts w:ascii="Times New Roman" w:hAnsi="Times New Roman" w:cs="Times New Roman"/>
          <w:sz w:val="24"/>
          <w:szCs w:val="24"/>
        </w:rPr>
        <w:t>, UML, UP.</w:t>
      </w:r>
    </w:p>
    <w:p w14:paraId="742FDDF0" w14:textId="77777777" w:rsidR="005C182F" w:rsidRDefault="005C182F" w:rsidP="00BC3266">
      <w:pPr>
        <w:pStyle w:val="Titre1"/>
        <w:numPr>
          <w:ilvl w:val="0"/>
          <w:numId w:val="0"/>
        </w:numPr>
        <w:ind w:left="432"/>
        <w:jc w:val="center"/>
        <w:rPr>
          <w:rFonts w:ascii="Times New Roman" w:hAnsi="Times New Roman" w:cs="Times New Roman"/>
          <w:color w:val="auto"/>
          <w:sz w:val="32"/>
          <w:szCs w:val="32"/>
        </w:rPr>
      </w:pPr>
      <w:bookmarkStart w:id="702" w:name="_Toc506976691"/>
      <w:bookmarkStart w:id="703" w:name="_Toc506977522"/>
      <w:r w:rsidRPr="00BC3266">
        <w:rPr>
          <w:rFonts w:ascii="Times New Roman" w:hAnsi="Times New Roman" w:cs="Times New Roman"/>
          <w:color w:val="auto"/>
          <w:sz w:val="32"/>
          <w:szCs w:val="32"/>
        </w:rPr>
        <w:t>ABSTARCT</w:t>
      </w:r>
      <w:bookmarkEnd w:id="702"/>
      <w:bookmarkEnd w:id="703"/>
    </w:p>
    <w:p w14:paraId="6B623838" w14:textId="77777777" w:rsidR="00734B4F" w:rsidRPr="00734B4F" w:rsidRDefault="00734B4F" w:rsidP="00734B4F"/>
    <w:p w14:paraId="3213BC3F" w14:textId="77777777" w:rsidR="00734B4F" w:rsidRPr="00734B4F" w:rsidRDefault="00734B4F" w:rsidP="00734B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4"/>
          <w:szCs w:val="24"/>
          <w:lang w:val="en" w:eastAsia="fr-FR"/>
        </w:rPr>
      </w:pPr>
      <w:r>
        <w:rPr>
          <w:rFonts w:ascii="Times New Roman" w:eastAsia="Times New Roman" w:hAnsi="Times New Roman" w:cs="Times New Roman"/>
          <w:color w:val="212121"/>
          <w:sz w:val="24"/>
          <w:szCs w:val="24"/>
          <w:lang w:val="en" w:eastAsia="fr-FR"/>
        </w:rPr>
        <w:tab/>
      </w:r>
      <w:r w:rsidRPr="00734B4F">
        <w:rPr>
          <w:rFonts w:ascii="Times New Roman" w:eastAsia="Times New Roman" w:hAnsi="Times New Roman" w:cs="Times New Roman"/>
          <w:color w:val="212121"/>
          <w:sz w:val="24"/>
          <w:szCs w:val="24"/>
          <w:lang w:val="en" w:eastAsia="fr-FR"/>
        </w:rPr>
        <w:t xml:space="preserve">Our internship aims to design and develop a web application management of absences to manage the balance of the leave of the user and their absences, which were held within the company AUXIMAD. This project was started by analyzing the needs of the users and the existing ones followed by the design using the UP method and the UML formalism and ends with the actual development. This application has been coded in PHP7 with the Symfony 3 Framework and uses MySQL as </w:t>
      </w:r>
      <w:r w:rsidR="001C3EB5" w:rsidRPr="002D2E56">
        <w:rPr>
          <w:rFonts w:ascii="Times New Roman" w:hAnsi="Times New Roman" w:cs="Times New Roman"/>
          <w:sz w:val="24"/>
          <w:szCs w:val="24"/>
          <w:lang w:val="en-US"/>
        </w:rPr>
        <w:t>SGBD</w:t>
      </w:r>
      <w:r w:rsidRPr="00734B4F">
        <w:rPr>
          <w:rFonts w:ascii="Times New Roman" w:eastAsia="Times New Roman" w:hAnsi="Times New Roman" w:cs="Times New Roman"/>
          <w:color w:val="212121"/>
          <w:sz w:val="24"/>
          <w:szCs w:val="24"/>
          <w:lang w:val="en" w:eastAsia="fr-FR"/>
        </w:rPr>
        <w:t>. The designed application is operational and efficient, leading to automated results such as absentee and leave histories and leave schedules. We used NetBeans as a development tool and apache as a web server. We can say that this application reduces the manual tasks of users. This internship allowed us to acquire a good practical experience in the field of design and software development that we knew only theoretically at the School.</w:t>
      </w:r>
    </w:p>
    <w:p w14:paraId="3A299920" w14:textId="77777777" w:rsidR="00734B4F" w:rsidRPr="00734B4F" w:rsidRDefault="00734B4F" w:rsidP="00734B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4"/>
          <w:szCs w:val="24"/>
          <w:lang w:val="en" w:eastAsia="fr-FR"/>
        </w:rPr>
      </w:pPr>
    </w:p>
    <w:p w14:paraId="68E42B1A" w14:textId="77777777" w:rsidR="00734B4F" w:rsidRPr="00734B4F" w:rsidRDefault="00734B4F" w:rsidP="00734B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4"/>
          <w:szCs w:val="24"/>
          <w:lang w:eastAsia="fr-FR"/>
        </w:rPr>
      </w:pPr>
      <w:r w:rsidRPr="00734B4F">
        <w:rPr>
          <w:rFonts w:ascii="Times New Roman" w:eastAsia="Times New Roman" w:hAnsi="Times New Roman" w:cs="Times New Roman"/>
          <w:b/>
          <w:color w:val="212121"/>
          <w:sz w:val="24"/>
          <w:szCs w:val="24"/>
          <w:lang w:val="en" w:eastAsia="fr-FR"/>
        </w:rPr>
        <w:t>     Keywords</w:t>
      </w:r>
      <w:r w:rsidRPr="00734B4F">
        <w:rPr>
          <w:rFonts w:ascii="Times New Roman" w:eastAsia="Times New Roman" w:hAnsi="Times New Roman" w:cs="Times New Roman"/>
          <w:color w:val="212121"/>
          <w:sz w:val="24"/>
          <w:szCs w:val="24"/>
          <w:lang w:val="en" w:eastAsia="fr-FR"/>
        </w:rPr>
        <w:t>: the balance of the leave</w:t>
      </w:r>
      <w:r>
        <w:rPr>
          <w:rFonts w:ascii="Times New Roman" w:hAnsi="Times New Roman" w:cs="Times New Roman"/>
          <w:sz w:val="24"/>
          <w:szCs w:val="24"/>
          <w:lang w:val="en"/>
        </w:rPr>
        <w:t xml:space="preserve">, </w:t>
      </w:r>
      <w:r w:rsidRPr="00C066AF">
        <w:rPr>
          <w:rFonts w:ascii="Times New Roman" w:hAnsi="Times New Roman" w:cs="Times New Roman"/>
          <w:sz w:val="24"/>
          <w:szCs w:val="24"/>
          <w:lang w:val="en"/>
        </w:rPr>
        <w:t>Leave Schedule</w:t>
      </w:r>
      <w:r w:rsidRPr="00734B4F">
        <w:rPr>
          <w:rFonts w:ascii="Times New Roman" w:eastAsia="Times New Roman" w:hAnsi="Times New Roman" w:cs="Times New Roman"/>
          <w:color w:val="212121"/>
          <w:sz w:val="24"/>
          <w:szCs w:val="24"/>
          <w:lang w:val="en" w:eastAsia="fr-FR"/>
        </w:rPr>
        <w:t>, MySQL, NetBeans, PHP5, Symfony 3, UML, UP.</w:t>
      </w:r>
    </w:p>
    <w:p w14:paraId="1456736B" w14:textId="77777777" w:rsidR="00DC3E58" w:rsidRPr="00DC3E58" w:rsidRDefault="00DC3E58" w:rsidP="00DC3E58"/>
    <w:sectPr w:rsidR="00DC3E58" w:rsidRPr="00DC3E58" w:rsidSect="0046140D">
      <w:pgSz w:w="11906" w:h="16838"/>
      <w:pgMar w:top="1417" w:right="1417" w:bottom="1417" w:left="1417" w:header="708" w:footer="708" w:gutter="0"/>
      <w:pgNumType w:fmt="upperRoman" w:start="8"/>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96" w:author="RALAIVAO" w:date="2018-02-21T21:01:00Z" w:initials="R">
    <w:p w14:paraId="6ABFA9B6" w14:textId="77777777" w:rsidR="007F6828" w:rsidRDefault="007F6828">
      <w:pPr>
        <w:pStyle w:val="Commentaire"/>
      </w:pPr>
      <w:r>
        <w:rPr>
          <w:rStyle w:val="Marquedecommentaire"/>
        </w:rPr>
        <w:annotationRef/>
      </w:r>
      <w:r>
        <w:t>Ce ne sont pas les termes informatiques qui nous interessent, ce sont plutôt les termes du domaine que vous traite</w:t>
      </w:r>
      <w:r w:rsidR="000A6364">
        <w:t>z, par exemple ABSENCE, PERMISSION, CONGE, ...</w:t>
      </w:r>
      <w:bookmarkStart w:id="697" w:name="_GoBack"/>
      <w:bookmarkEnd w:id="697"/>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BFA9B6"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B11143" w14:textId="77777777" w:rsidR="00573490" w:rsidRDefault="00573490" w:rsidP="00420F83">
      <w:pPr>
        <w:spacing w:after="0" w:line="240" w:lineRule="auto"/>
      </w:pPr>
      <w:r>
        <w:separator/>
      </w:r>
    </w:p>
  </w:endnote>
  <w:endnote w:type="continuationSeparator" w:id="0">
    <w:p w14:paraId="2E9C5139" w14:textId="77777777" w:rsidR="00573490" w:rsidRDefault="00573490" w:rsidP="00420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Identity-H">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8764938"/>
      <w:docPartObj>
        <w:docPartGallery w:val="Page Numbers (Bottom of Page)"/>
        <w:docPartUnique/>
      </w:docPartObj>
    </w:sdtPr>
    <w:sdtContent>
      <w:p w14:paraId="17F2C766" w14:textId="40F8D2F7" w:rsidR="0095730F" w:rsidRDefault="000A6364">
        <w:pPr>
          <w:pStyle w:val="Pieddepage"/>
        </w:pPr>
        <w:r>
          <w:rPr>
            <w:noProof/>
            <w:lang w:eastAsia="fr-FR"/>
          </w:rPr>
          <mc:AlternateContent>
            <mc:Choice Requires="wps">
              <w:drawing>
                <wp:anchor distT="0" distB="0" distL="114300" distR="114300" simplePos="0" relativeHeight="251660288" behindDoc="0" locked="0" layoutInCell="1" allowOverlap="1" wp14:anchorId="1F8B8194" wp14:editId="0E6E8534">
                  <wp:simplePos x="0" y="0"/>
                  <wp:positionH relativeFrom="margin">
                    <wp:align>center</wp:align>
                  </wp:positionH>
                  <wp:positionV relativeFrom="bottomMargin">
                    <wp:align>center</wp:align>
                  </wp:positionV>
                  <wp:extent cx="537210" cy="238760"/>
                  <wp:effectExtent l="19050" t="19050" r="19685" b="18415"/>
                  <wp:wrapNone/>
                  <wp:docPr id="449"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 cy="238760"/>
                          </a:xfrm>
                          <a:prstGeom prst="bracketPair">
                            <a:avLst>
                              <a:gd name="adj" fmla="val 16667"/>
                            </a:avLst>
                          </a:prstGeom>
                          <a:solidFill>
                            <a:srgbClr val="FFFFFF"/>
                          </a:solidFill>
                          <a:ln w="28575">
                            <a:solidFill>
                              <a:srgbClr val="808080"/>
                            </a:solidFill>
                            <a:round/>
                            <a:headEnd/>
                            <a:tailEnd/>
                          </a:ln>
                        </wps:spPr>
                        <wps:txbx>
                          <w:txbxContent>
                            <w:p w14:paraId="27689120" w14:textId="77777777" w:rsidR="0095730F" w:rsidRDefault="0095730F">
                              <w:pPr>
                                <w:jc w:val="center"/>
                              </w:pPr>
                              <w:r>
                                <w:fldChar w:fldCharType="begin"/>
                              </w:r>
                              <w:r>
                                <w:instrText>PAGE    \* MERGEFORMAT</w:instrText>
                              </w:r>
                              <w:r>
                                <w:fldChar w:fldCharType="separate"/>
                              </w:r>
                              <w:r w:rsidR="000A6364">
                                <w:rPr>
                                  <w:noProof/>
                                </w:rPr>
                                <w:t>IX</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F8B819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0;margin-top:0;width:42.3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" filled="t" strokecolor="gray" strokeweight="2.25pt">
                  <v:textbox inset=",0,,0">
                    <w:txbxContent>
                      <w:p w14:paraId="27689120" w14:textId="77777777" w:rsidR="0095730F" w:rsidRDefault="0095730F">
                        <w:pPr>
                          <w:jc w:val="center"/>
                        </w:pPr>
                        <w:r>
                          <w:fldChar w:fldCharType="begin"/>
                        </w:r>
                        <w:r>
                          <w:instrText>PAGE    \* MERGEFORMAT</w:instrText>
                        </w:r>
                        <w:r>
                          <w:fldChar w:fldCharType="separate"/>
                        </w:r>
                        <w:r w:rsidR="000A6364">
                          <w:rPr>
                            <w:noProof/>
                          </w:rPr>
                          <w:t>IX</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14:anchorId="45F6C822" wp14:editId="7F0D77C6">
                  <wp:simplePos x="0" y="0"/>
                  <wp:positionH relativeFrom="margin">
                    <wp:align>center</wp:align>
                  </wp:positionH>
                  <wp:positionV relativeFrom="bottomMargin">
                    <wp:align>center</wp:align>
                  </wp:positionV>
                  <wp:extent cx="5518150" cy="0"/>
                  <wp:effectExtent l="9525" t="9525" r="6350" b="9525"/>
                  <wp:wrapNone/>
                  <wp:docPr id="448"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FAECFF1"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284EEE" w14:textId="77777777" w:rsidR="00573490" w:rsidRDefault="00573490" w:rsidP="00420F83">
      <w:pPr>
        <w:spacing w:after="0" w:line="240" w:lineRule="auto"/>
      </w:pPr>
      <w:r>
        <w:separator/>
      </w:r>
    </w:p>
  </w:footnote>
  <w:footnote w:type="continuationSeparator" w:id="0">
    <w:p w14:paraId="29FE5CF7" w14:textId="77777777" w:rsidR="00573490" w:rsidRDefault="00573490" w:rsidP="00420F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B2854"/>
    <w:multiLevelType w:val="hybridMultilevel"/>
    <w:tmpl w:val="3FD2E228"/>
    <w:lvl w:ilvl="0" w:tplc="8EB669E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825B02"/>
    <w:multiLevelType w:val="hybridMultilevel"/>
    <w:tmpl w:val="442CAFE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903E26"/>
    <w:multiLevelType w:val="hybridMultilevel"/>
    <w:tmpl w:val="363C0B62"/>
    <w:lvl w:ilvl="0" w:tplc="9C8887C6">
      <w:numFmt w:val="bullet"/>
      <w:lvlText w:val="-"/>
      <w:lvlJc w:val="left"/>
      <w:pPr>
        <w:ind w:left="780" w:hanging="360"/>
      </w:pPr>
      <w:rPr>
        <w:rFonts w:ascii="Times New Roman" w:eastAsia="Times New Roman" w:hAnsi="Times New Roman"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 w15:restartNumberingAfterBreak="0">
    <w:nsid w:val="0A6D31C3"/>
    <w:multiLevelType w:val="hybridMultilevel"/>
    <w:tmpl w:val="6ECC0E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195176"/>
    <w:multiLevelType w:val="hybridMultilevel"/>
    <w:tmpl w:val="C64002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1843026"/>
    <w:multiLevelType w:val="hybridMultilevel"/>
    <w:tmpl w:val="C7BAB84E"/>
    <w:lvl w:ilvl="0" w:tplc="F7424E2A">
      <w:numFmt w:val="bullet"/>
      <w:lvlText w:val="-"/>
      <w:lvlJc w:val="left"/>
      <w:pPr>
        <w:ind w:left="720" w:hanging="360"/>
      </w:pPr>
      <w:rPr>
        <w:rFonts w:ascii="Calibri" w:eastAsiaTheme="minorEastAsia"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F006ED"/>
    <w:multiLevelType w:val="multilevel"/>
    <w:tmpl w:val="B7BC34F6"/>
    <w:lvl w:ilvl="0">
      <w:start w:val="1"/>
      <w:numFmt w:val="none"/>
      <w:pStyle w:val="Titre1"/>
      <w:lvlText w:val="1"/>
      <w:lvlJc w:val="left"/>
      <w:pPr>
        <w:ind w:left="432" w:hanging="432"/>
      </w:pPr>
      <w:rPr>
        <w:rFonts w:hint="default"/>
      </w:rPr>
    </w:lvl>
    <w:lvl w:ilvl="1">
      <w:start w:val="1"/>
      <w:numFmt w:val="none"/>
      <w:pStyle w:val="Titre2"/>
      <w:lvlText w:val="1.1"/>
      <w:lvlJc w:val="left"/>
      <w:pPr>
        <w:ind w:left="718" w:hanging="576"/>
      </w:pPr>
      <w:rPr>
        <w:rFonts w:hint="default"/>
      </w:rPr>
    </w:lvl>
    <w:lvl w:ilvl="2">
      <w:start w:val="1"/>
      <w:numFmt w:val="decimal"/>
      <w:pStyle w:val="Titre3"/>
      <w:lvlText w:val="%1.%2.%3"/>
      <w:lvlJc w:val="left"/>
      <w:pPr>
        <w:ind w:left="5966"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7" w15:restartNumberingAfterBreak="0">
    <w:nsid w:val="187C78C9"/>
    <w:multiLevelType w:val="hybridMultilevel"/>
    <w:tmpl w:val="B4D28600"/>
    <w:lvl w:ilvl="0" w:tplc="040C000D">
      <w:start w:val="1"/>
      <w:numFmt w:val="bullet"/>
      <w:lvlText w:val=""/>
      <w:lvlJc w:val="left"/>
      <w:pPr>
        <w:ind w:left="1713" w:hanging="360"/>
      </w:pPr>
      <w:rPr>
        <w:rFonts w:ascii="Wingdings" w:hAnsi="Wingdings"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8" w15:restartNumberingAfterBreak="0">
    <w:nsid w:val="1B490252"/>
    <w:multiLevelType w:val="multilevel"/>
    <w:tmpl w:val="6AF0DE92"/>
    <w:lvl w:ilvl="0">
      <w:start w:val="6"/>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DDA770E"/>
    <w:multiLevelType w:val="hybridMultilevel"/>
    <w:tmpl w:val="A2760670"/>
    <w:lvl w:ilvl="0" w:tplc="EA0A3D4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43C5095"/>
    <w:multiLevelType w:val="hybridMultilevel"/>
    <w:tmpl w:val="50B810F2"/>
    <w:lvl w:ilvl="0" w:tplc="C324CB64">
      <w:start w:val="1"/>
      <w:numFmt w:val="bullet"/>
      <w:lvlText w:val=""/>
      <w:lvlJc w:val="left"/>
      <w:pPr>
        <w:ind w:left="2498" w:hanging="360"/>
      </w:pPr>
      <w:rPr>
        <w:rFonts w:ascii="Symbol" w:hAnsi="Symbol" w:hint="default"/>
      </w:rPr>
    </w:lvl>
    <w:lvl w:ilvl="1" w:tplc="040C0003" w:tentative="1">
      <w:start w:val="1"/>
      <w:numFmt w:val="bullet"/>
      <w:lvlText w:val="o"/>
      <w:lvlJc w:val="left"/>
      <w:pPr>
        <w:ind w:left="3218" w:hanging="360"/>
      </w:pPr>
      <w:rPr>
        <w:rFonts w:ascii="Courier New" w:hAnsi="Courier New" w:cs="Courier New" w:hint="default"/>
      </w:rPr>
    </w:lvl>
    <w:lvl w:ilvl="2" w:tplc="040C0005" w:tentative="1">
      <w:start w:val="1"/>
      <w:numFmt w:val="bullet"/>
      <w:lvlText w:val=""/>
      <w:lvlJc w:val="left"/>
      <w:pPr>
        <w:ind w:left="3938" w:hanging="360"/>
      </w:pPr>
      <w:rPr>
        <w:rFonts w:ascii="Wingdings" w:hAnsi="Wingdings" w:hint="default"/>
      </w:rPr>
    </w:lvl>
    <w:lvl w:ilvl="3" w:tplc="040C0001" w:tentative="1">
      <w:start w:val="1"/>
      <w:numFmt w:val="bullet"/>
      <w:lvlText w:val=""/>
      <w:lvlJc w:val="left"/>
      <w:pPr>
        <w:ind w:left="4658" w:hanging="360"/>
      </w:pPr>
      <w:rPr>
        <w:rFonts w:ascii="Symbol" w:hAnsi="Symbol" w:hint="default"/>
      </w:rPr>
    </w:lvl>
    <w:lvl w:ilvl="4" w:tplc="040C0003" w:tentative="1">
      <w:start w:val="1"/>
      <w:numFmt w:val="bullet"/>
      <w:lvlText w:val="o"/>
      <w:lvlJc w:val="left"/>
      <w:pPr>
        <w:ind w:left="5378" w:hanging="360"/>
      </w:pPr>
      <w:rPr>
        <w:rFonts w:ascii="Courier New" w:hAnsi="Courier New" w:cs="Courier New" w:hint="default"/>
      </w:rPr>
    </w:lvl>
    <w:lvl w:ilvl="5" w:tplc="040C0005" w:tentative="1">
      <w:start w:val="1"/>
      <w:numFmt w:val="bullet"/>
      <w:lvlText w:val=""/>
      <w:lvlJc w:val="left"/>
      <w:pPr>
        <w:ind w:left="6098" w:hanging="360"/>
      </w:pPr>
      <w:rPr>
        <w:rFonts w:ascii="Wingdings" w:hAnsi="Wingdings" w:hint="default"/>
      </w:rPr>
    </w:lvl>
    <w:lvl w:ilvl="6" w:tplc="040C0001" w:tentative="1">
      <w:start w:val="1"/>
      <w:numFmt w:val="bullet"/>
      <w:lvlText w:val=""/>
      <w:lvlJc w:val="left"/>
      <w:pPr>
        <w:ind w:left="6818" w:hanging="360"/>
      </w:pPr>
      <w:rPr>
        <w:rFonts w:ascii="Symbol" w:hAnsi="Symbol" w:hint="default"/>
      </w:rPr>
    </w:lvl>
    <w:lvl w:ilvl="7" w:tplc="040C0003" w:tentative="1">
      <w:start w:val="1"/>
      <w:numFmt w:val="bullet"/>
      <w:lvlText w:val="o"/>
      <w:lvlJc w:val="left"/>
      <w:pPr>
        <w:ind w:left="7538" w:hanging="360"/>
      </w:pPr>
      <w:rPr>
        <w:rFonts w:ascii="Courier New" w:hAnsi="Courier New" w:cs="Courier New" w:hint="default"/>
      </w:rPr>
    </w:lvl>
    <w:lvl w:ilvl="8" w:tplc="040C0005" w:tentative="1">
      <w:start w:val="1"/>
      <w:numFmt w:val="bullet"/>
      <w:lvlText w:val=""/>
      <w:lvlJc w:val="left"/>
      <w:pPr>
        <w:ind w:left="8258" w:hanging="360"/>
      </w:pPr>
      <w:rPr>
        <w:rFonts w:ascii="Wingdings" w:hAnsi="Wingdings" w:hint="default"/>
      </w:rPr>
    </w:lvl>
  </w:abstractNum>
  <w:abstractNum w:abstractNumId="11" w15:restartNumberingAfterBreak="0">
    <w:nsid w:val="293C1A5E"/>
    <w:multiLevelType w:val="hybridMultilevel"/>
    <w:tmpl w:val="994A425E"/>
    <w:lvl w:ilvl="0" w:tplc="9C8887C6">
      <w:numFmt w:val="bullet"/>
      <w:lvlText w:val="-"/>
      <w:lvlJc w:val="left"/>
      <w:pPr>
        <w:ind w:left="720" w:hanging="360"/>
      </w:pPr>
      <w:rPr>
        <w:rFonts w:ascii="Times New Roman" w:eastAsia="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9EA2F9F"/>
    <w:multiLevelType w:val="hybridMultilevel"/>
    <w:tmpl w:val="0D9EB418"/>
    <w:lvl w:ilvl="0" w:tplc="EA0A3D40">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C713098"/>
    <w:multiLevelType w:val="hybridMultilevel"/>
    <w:tmpl w:val="9170FA5E"/>
    <w:lvl w:ilvl="0" w:tplc="9C8887C6">
      <w:numFmt w:val="bullet"/>
      <w:lvlText w:val="-"/>
      <w:lvlJc w:val="left"/>
      <w:pPr>
        <w:ind w:left="1440" w:hanging="360"/>
      </w:pPr>
      <w:rPr>
        <w:rFonts w:ascii="Times New Roman" w:eastAsia="Times New Roman" w:hAnsi="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2CBB33CE"/>
    <w:multiLevelType w:val="hybridMultilevel"/>
    <w:tmpl w:val="3EEE8A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ED7277A"/>
    <w:multiLevelType w:val="hybridMultilevel"/>
    <w:tmpl w:val="5CAA6884"/>
    <w:lvl w:ilvl="0" w:tplc="35902EFA">
      <w:numFmt w:val="bullet"/>
      <w:lvlText w:val="-"/>
      <w:lvlJc w:val="left"/>
      <w:pPr>
        <w:ind w:left="780" w:hanging="360"/>
      </w:pPr>
      <w:rPr>
        <w:rFonts w:ascii="Times New Roman" w:eastAsiaTheme="minorHAnsi" w:hAnsi="Times New Roman" w:cs="Times New Roman" w:hint="default"/>
      </w:rPr>
    </w:lvl>
    <w:lvl w:ilvl="1" w:tplc="229C33C2">
      <w:numFmt w:val="bullet"/>
      <w:lvlText w:val="-"/>
      <w:lvlJc w:val="left"/>
      <w:pPr>
        <w:ind w:left="1500" w:hanging="360"/>
      </w:pPr>
      <w:rPr>
        <w:rFonts w:ascii="Times New Roman" w:eastAsiaTheme="minorHAnsi" w:hAnsi="Times New Roman" w:cs="Times New Roman" w:hint="default"/>
        <w:b/>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6" w15:restartNumberingAfterBreak="0">
    <w:nsid w:val="30170D06"/>
    <w:multiLevelType w:val="hybridMultilevel"/>
    <w:tmpl w:val="2038455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9AD45122">
      <w:start w:val="1"/>
      <w:numFmt w:val="bullet"/>
      <w:lvlText w:val=""/>
      <w:lvlJc w:val="left"/>
      <w:pPr>
        <w:ind w:left="2160" w:hanging="360"/>
      </w:pPr>
      <w:rPr>
        <w:rFonts w:ascii="Wingdings" w:eastAsiaTheme="minorHAnsi" w:hAnsi="Wingdings" w:cs="Times New Roman"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3EF0649"/>
    <w:multiLevelType w:val="hybridMultilevel"/>
    <w:tmpl w:val="B7304162"/>
    <w:lvl w:ilvl="0" w:tplc="9C8887C6">
      <w:numFmt w:val="bullet"/>
      <w:lvlText w:val="-"/>
      <w:lvlJc w:val="left"/>
      <w:pPr>
        <w:ind w:left="720" w:hanging="360"/>
      </w:pPr>
      <w:rPr>
        <w:rFonts w:ascii="Times New Roman" w:eastAsia="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2D51DD"/>
    <w:multiLevelType w:val="hybridMultilevel"/>
    <w:tmpl w:val="266EB60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65F1453"/>
    <w:multiLevelType w:val="hybridMultilevel"/>
    <w:tmpl w:val="3AC0268A"/>
    <w:lvl w:ilvl="0" w:tplc="EA0A3D4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731036E"/>
    <w:multiLevelType w:val="hybridMultilevel"/>
    <w:tmpl w:val="9CA26CF0"/>
    <w:lvl w:ilvl="0" w:tplc="CC265126">
      <w:numFmt w:val="bullet"/>
      <w:lvlText w:val="-"/>
      <w:lvlJc w:val="left"/>
      <w:pPr>
        <w:ind w:left="1080" w:hanging="360"/>
      </w:pPr>
      <w:rPr>
        <w:rFonts w:ascii="Times New Roman" w:eastAsia="Times New Roman" w:hAnsi="Times New Roman" w:hint="default"/>
      </w:rPr>
    </w:lvl>
    <w:lvl w:ilvl="1" w:tplc="7A080B82" w:tentative="1">
      <w:start w:val="1"/>
      <w:numFmt w:val="bullet"/>
      <w:lvlText w:val="o"/>
      <w:lvlJc w:val="left"/>
      <w:pPr>
        <w:ind w:left="1800" w:hanging="360"/>
      </w:pPr>
      <w:rPr>
        <w:rFonts w:ascii="Courier New" w:hAnsi="Courier New" w:cs="Courier New" w:hint="default"/>
      </w:rPr>
    </w:lvl>
    <w:lvl w:ilvl="2" w:tplc="D67830D6" w:tentative="1">
      <w:start w:val="1"/>
      <w:numFmt w:val="bullet"/>
      <w:lvlText w:val=""/>
      <w:lvlJc w:val="left"/>
      <w:pPr>
        <w:ind w:left="2520" w:hanging="360"/>
      </w:pPr>
      <w:rPr>
        <w:rFonts w:ascii="Wingdings" w:hAnsi="Wingdings" w:hint="default"/>
      </w:rPr>
    </w:lvl>
    <w:lvl w:ilvl="3" w:tplc="C8341418" w:tentative="1">
      <w:start w:val="1"/>
      <w:numFmt w:val="bullet"/>
      <w:lvlText w:val=""/>
      <w:lvlJc w:val="left"/>
      <w:pPr>
        <w:ind w:left="3240" w:hanging="360"/>
      </w:pPr>
      <w:rPr>
        <w:rFonts w:ascii="Symbol" w:hAnsi="Symbol" w:hint="default"/>
      </w:rPr>
    </w:lvl>
    <w:lvl w:ilvl="4" w:tplc="5D2E287E" w:tentative="1">
      <w:start w:val="1"/>
      <w:numFmt w:val="bullet"/>
      <w:lvlText w:val="o"/>
      <w:lvlJc w:val="left"/>
      <w:pPr>
        <w:ind w:left="3960" w:hanging="360"/>
      </w:pPr>
      <w:rPr>
        <w:rFonts w:ascii="Courier New" w:hAnsi="Courier New" w:cs="Courier New" w:hint="default"/>
      </w:rPr>
    </w:lvl>
    <w:lvl w:ilvl="5" w:tplc="DCD0B876" w:tentative="1">
      <w:start w:val="1"/>
      <w:numFmt w:val="bullet"/>
      <w:lvlText w:val=""/>
      <w:lvlJc w:val="left"/>
      <w:pPr>
        <w:ind w:left="4680" w:hanging="360"/>
      </w:pPr>
      <w:rPr>
        <w:rFonts w:ascii="Wingdings" w:hAnsi="Wingdings" w:hint="default"/>
      </w:rPr>
    </w:lvl>
    <w:lvl w:ilvl="6" w:tplc="059CA12E" w:tentative="1">
      <w:start w:val="1"/>
      <w:numFmt w:val="bullet"/>
      <w:lvlText w:val=""/>
      <w:lvlJc w:val="left"/>
      <w:pPr>
        <w:ind w:left="5400" w:hanging="360"/>
      </w:pPr>
      <w:rPr>
        <w:rFonts w:ascii="Symbol" w:hAnsi="Symbol" w:hint="default"/>
      </w:rPr>
    </w:lvl>
    <w:lvl w:ilvl="7" w:tplc="E5D26ECC" w:tentative="1">
      <w:start w:val="1"/>
      <w:numFmt w:val="bullet"/>
      <w:lvlText w:val="o"/>
      <w:lvlJc w:val="left"/>
      <w:pPr>
        <w:ind w:left="6120" w:hanging="360"/>
      </w:pPr>
      <w:rPr>
        <w:rFonts w:ascii="Courier New" w:hAnsi="Courier New" w:cs="Courier New" w:hint="default"/>
      </w:rPr>
    </w:lvl>
    <w:lvl w:ilvl="8" w:tplc="17789EBC" w:tentative="1">
      <w:start w:val="1"/>
      <w:numFmt w:val="bullet"/>
      <w:lvlText w:val=""/>
      <w:lvlJc w:val="left"/>
      <w:pPr>
        <w:ind w:left="6840" w:hanging="360"/>
      </w:pPr>
      <w:rPr>
        <w:rFonts w:ascii="Wingdings" w:hAnsi="Wingdings" w:hint="default"/>
      </w:rPr>
    </w:lvl>
  </w:abstractNum>
  <w:abstractNum w:abstractNumId="21" w15:restartNumberingAfterBreak="0">
    <w:nsid w:val="37987535"/>
    <w:multiLevelType w:val="hybridMultilevel"/>
    <w:tmpl w:val="AA027D6C"/>
    <w:lvl w:ilvl="0" w:tplc="9C8887C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A0634B6"/>
    <w:multiLevelType w:val="hybridMultilevel"/>
    <w:tmpl w:val="CC9E85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3" w15:restartNumberingAfterBreak="0">
    <w:nsid w:val="3A576817"/>
    <w:multiLevelType w:val="hybridMultilevel"/>
    <w:tmpl w:val="F8BCDB60"/>
    <w:lvl w:ilvl="0" w:tplc="040C000F">
      <w:numFmt w:val="bullet"/>
      <w:lvlText w:val="-"/>
      <w:lvlJc w:val="left"/>
      <w:pPr>
        <w:ind w:left="720" w:hanging="360"/>
      </w:pPr>
      <w:rPr>
        <w:rFonts w:ascii="Times New Roman" w:eastAsia="Times New Roman" w:hAnsi="Times New Roman"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4" w15:restartNumberingAfterBreak="0">
    <w:nsid w:val="3C66685A"/>
    <w:multiLevelType w:val="hybridMultilevel"/>
    <w:tmpl w:val="A120FB5E"/>
    <w:lvl w:ilvl="0" w:tplc="EA0A3D4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D687EB3"/>
    <w:multiLevelType w:val="hybridMultilevel"/>
    <w:tmpl w:val="3AC0268A"/>
    <w:lvl w:ilvl="0" w:tplc="EA0A3D4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E1E446B"/>
    <w:multiLevelType w:val="hybridMultilevel"/>
    <w:tmpl w:val="E4FC39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F805047"/>
    <w:multiLevelType w:val="hybridMultilevel"/>
    <w:tmpl w:val="04E4153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8" w15:restartNumberingAfterBreak="0">
    <w:nsid w:val="40333018"/>
    <w:multiLevelType w:val="hybridMultilevel"/>
    <w:tmpl w:val="A9500F30"/>
    <w:lvl w:ilvl="0" w:tplc="1E6ED5A4">
      <w:start w:val="1"/>
      <w:numFmt w:val="bullet"/>
      <w:lvlText w:val=""/>
      <w:lvlJc w:val="left"/>
      <w:pPr>
        <w:ind w:left="720" w:hanging="360"/>
      </w:pPr>
      <w:rPr>
        <w:rFonts w:ascii="Symbol" w:hAnsi="Symbol" w:hint="default"/>
      </w:rPr>
    </w:lvl>
    <w:lvl w:ilvl="1" w:tplc="713A35D2" w:tentative="1">
      <w:start w:val="1"/>
      <w:numFmt w:val="bullet"/>
      <w:lvlText w:val="o"/>
      <w:lvlJc w:val="left"/>
      <w:pPr>
        <w:ind w:left="1440" w:hanging="360"/>
      </w:pPr>
      <w:rPr>
        <w:rFonts w:ascii="Courier New" w:hAnsi="Courier New" w:cs="Courier New" w:hint="default"/>
      </w:rPr>
    </w:lvl>
    <w:lvl w:ilvl="2" w:tplc="21261AFA" w:tentative="1">
      <w:start w:val="1"/>
      <w:numFmt w:val="bullet"/>
      <w:lvlText w:val=""/>
      <w:lvlJc w:val="left"/>
      <w:pPr>
        <w:ind w:left="2160" w:hanging="360"/>
      </w:pPr>
      <w:rPr>
        <w:rFonts w:ascii="Wingdings" w:hAnsi="Wingdings" w:hint="default"/>
      </w:rPr>
    </w:lvl>
    <w:lvl w:ilvl="3" w:tplc="6486E664" w:tentative="1">
      <w:start w:val="1"/>
      <w:numFmt w:val="bullet"/>
      <w:lvlText w:val=""/>
      <w:lvlJc w:val="left"/>
      <w:pPr>
        <w:ind w:left="2880" w:hanging="360"/>
      </w:pPr>
      <w:rPr>
        <w:rFonts w:ascii="Symbol" w:hAnsi="Symbol" w:hint="default"/>
      </w:rPr>
    </w:lvl>
    <w:lvl w:ilvl="4" w:tplc="1F263EC6" w:tentative="1">
      <w:start w:val="1"/>
      <w:numFmt w:val="bullet"/>
      <w:lvlText w:val="o"/>
      <w:lvlJc w:val="left"/>
      <w:pPr>
        <w:ind w:left="3600" w:hanging="360"/>
      </w:pPr>
      <w:rPr>
        <w:rFonts w:ascii="Courier New" w:hAnsi="Courier New" w:cs="Courier New" w:hint="default"/>
      </w:rPr>
    </w:lvl>
    <w:lvl w:ilvl="5" w:tplc="BA643BA4" w:tentative="1">
      <w:start w:val="1"/>
      <w:numFmt w:val="bullet"/>
      <w:lvlText w:val=""/>
      <w:lvlJc w:val="left"/>
      <w:pPr>
        <w:ind w:left="4320" w:hanging="360"/>
      </w:pPr>
      <w:rPr>
        <w:rFonts w:ascii="Wingdings" w:hAnsi="Wingdings" w:hint="default"/>
      </w:rPr>
    </w:lvl>
    <w:lvl w:ilvl="6" w:tplc="8E18D644" w:tentative="1">
      <w:start w:val="1"/>
      <w:numFmt w:val="bullet"/>
      <w:lvlText w:val=""/>
      <w:lvlJc w:val="left"/>
      <w:pPr>
        <w:ind w:left="5040" w:hanging="360"/>
      </w:pPr>
      <w:rPr>
        <w:rFonts w:ascii="Symbol" w:hAnsi="Symbol" w:hint="default"/>
      </w:rPr>
    </w:lvl>
    <w:lvl w:ilvl="7" w:tplc="7B6A134A" w:tentative="1">
      <w:start w:val="1"/>
      <w:numFmt w:val="bullet"/>
      <w:lvlText w:val="o"/>
      <w:lvlJc w:val="left"/>
      <w:pPr>
        <w:ind w:left="5760" w:hanging="360"/>
      </w:pPr>
      <w:rPr>
        <w:rFonts w:ascii="Courier New" w:hAnsi="Courier New" w:cs="Courier New" w:hint="default"/>
      </w:rPr>
    </w:lvl>
    <w:lvl w:ilvl="8" w:tplc="65FE328A" w:tentative="1">
      <w:start w:val="1"/>
      <w:numFmt w:val="bullet"/>
      <w:lvlText w:val=""/>
      <w:lvlJc w:val="left"/>
      <w:pPr>
        <w:ind w:left="6480" w:hanging="360"/>
      </w:pPr>
      <w:rPr>
        <w:rFonts w:ascii="Wingdings" w:hAnsi="Wingdings" w:hint="default"/>
      </w:rPr>
    </w:lvl>
  </w:abstractNum>
  <w:abstractNum w:abstractNumId="29" w15:restartNumberingAfterBreak="0">
    <w:nsid w:val="41FC138D"/>
    <w:multiLevelType w:val="multilevel"/>
    <w:tmpl w:val="7E5AD0A8"/>
    <w:lvl w:ilvl="0">
      <w:start w:val="1"/>
      <w:numFmt w:val="none"/>
      <w:suff w:val="nothing"/>
      <w:lvlText w:val="%1"/>
      <w:lvlJc w:val="left"/>
      <w:pPr>
        <w:ind w:left="357" w:hanging="357"/>
      </w:pPr>
    </w:lvl>
    <w:lvl w:ilvl="1">
      <w:start w:val="1"/>
      <w:numFmt w:val="decimal"/>
      <w:lvlRestart w:val="0"/>
      <w:pStyle w:val="Sapitra"/>
      <w:suff w:val="space"/>
      <w:lvlText w:val="Chapitre %1%2."/>
      <w:lvlJc w:val="left"/>
      <w:pPr>
        <w:ind w:left="357" w:firstLine="0"/>
      </w:pPr>
      <w:rPr>
        <w:rFonts w:ascii="Times New Roman" w:hAnsi="Times New Roman" w:cs="Times New Roman" w:hint="default"/>
        <w:b/>
        <w:i w:val="0"/>
        <w:sz w:val="32"/>
      </w:rPr>
    </w:lvl>
    <w:lvl w:ilvl="2">
      <w:start w:val="1"/>
      <w:numFmt w:val="decimal"/>
      <w:pStyle w:val="Para1"/>
      <w:suff w:val="space"/>
      <w:lvlText w:val="%1%2.%3."/>
      <w:lvlJc w:val="left"/>
      <w:pPr>
        <w:ind w:left="0" w:firstLine="0"/>
      </w:pPr>
      <w:rPr>
        <w:rFonts w:ascii="Arial" w:hAnsi="Arial" w:cs="Times New Roman" w:hint="default"/>
        <w:b/>
        <w:i w:val="0"/>
        <w:sz w:val="28"/>
      </w:rPr>
    </w:lvl>
    <w:lvl w:ilvl="3">
      <w:start w:val="1"/>
      <w:numFmt w:val="decimal"/>
      <w:pStyle w:val="Para2"/>
      <w:suff w:val="space"/>
      <w:lvlText w:val="%1%2.%3.%4."/>
      <w:lvlJc w:val="left"/>
      <w:pPr>
        <w:ind w:left="357" w:firstLine="363"/>
      </w:pPr>
      <w:rPr>
        <w:rFonts w:ascii="Arial" w:hAnsi="Arial" w:cs="Times New Roman" w:hint="default"/>
        <w:b/>
        <w:i w:val="0"/>
        <w:color w:val="000000"/>
        <w:sz w:val="24"/>
      </w:rPr>
    </w:lvl>
    <w:lvl w:ilvl="4">
      <w:start w:val="1"/>
      <w:numFmt w:val="decimal"/>
      <w:pStyle w:val="Para3"/>
      <w:suff w:val="space"/>
      <w:lvlText w:val="%1%2.%3.%4.%5."/>
      <w:lvlJc w:val="left"/>
      <w:pPr>
        <w:ind w:left="357" w:firstLine="607"/>
      </w:pPr>
      <w:rPr>
        <w:rFonts w:ascii="Arial" w:hAnsi="Arial" w:cs="Times New Roman" w:hint="default"/>
        <w:b/>
        <w:i w:val="0"/>
        <w:sz w:val="24"/>
      </w:rPr>
    </w:lvl>
    <w:lvl w:ilvl="5">
      <w:start w:val="1"/>
      <w:numFmt w:val="decimal"/>
      <w:lvlRestart w:val="0"/>
      <w:pStyle w:val="Sary"/>
      <w:suff w:val="space"/>
      <w:lvlText w:val="Figure %1%6."/>
      <w:lvlJc w:val="left"/>
      <w:pPr>
        <w:ind w:left="357" w:hanging="357"/>
      </w:pPr>
      <w:rPr>
        <w:rFonts w:ascii="Times New Roman" w:hAnsi="Times New Roman" w:cs="Times New Roman" w:hint="default"/>
        <w:b/>
        <w:i w:val="0"/>
        <w:color w:val="auto"/>
        <w:sz w:val="24"/>
        <w:u w:val="single"/>
      </w:rPr>
    </w:lvl>
    <w:lvl w:ilvl="6">
      <w:start w:val="1"/>
      <w:numFmt w:val="decimal"/>
      <w:lvlRestart w:val="0"/>
      <w:pStyle w:val="Tabilao"/>
      <w:suff w:val="space"/>
      <w:lvlText w:val="Tableau %1%7."/>
      <w:lvlJc w:val="left"/>
      <w:pPr>
        <w:ind w:left="357" w:hanging="357"/>
      </w:pPr>
      <w:rPr>
        <w:rFonts w:ascii="Times New Roman" w:hAnsi="Times New Roman" w:cs="Times New Roman" w:hint="default"/>
        <w:b/>
        <w:bCs w:val="0"/>
        <w:i w:val="0"/>
        <w:iCs w:val="0"/>
        <w:caps w:val="0"/>
        <w:smallCaps w:val="0"/>
        <w:noProof w:val="0"/>
        <w:vanish w:val="0"/>
        <w:webHidden w:val="0"/>
        <w:spacing w:val="0"/>
        <w:kern w:val="0"/>
        <w:position w:val="0"/>
        <w:u w:val="singl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start w:val="1"/>
      <w:numFmt w:val="decimal"/>
      <w:suff w:val="space"/>
      <w:lvlText w:val="%1.%2.%3.%4.%5.%6.%7.%8."/>
      <w:lvlJc w:val="left"/>
      <w:pPr>
        <w:ind w:left="357" w:hanging="357"/>
      </w:pPr>
    </w:lvl>
    <w:lvl w:ilvl="8">
      <w:start w:val="1"/>
      <w:numFmt w:val="decimal"/>
      <w:lvlText w:val="%1.%2.%3.%4.%5.%6.%7.%8.%9."/>
      <w:lvlJc w:val="left"/>
      <w:pPr>
        <w:ind w:left="357" w:hanging="357"/>
      </w:pPr>
    </w:lvl>
  </w:abstractNum>
  <w:abstractNum w:abstractNumId="30" w15:restartNumberingAfterBreak="0">
    <w:nsid w:val="43FE2DC8"/>
    <w:multiLevelType w:val="hybridMultilevel"/>
    <w:tmpl w:val="80BC2EDA"/>
    <w:lvl w:ilvl="0" w:tplc="040C000D">
      <w:start w:val="1"/>
      <w:numFmt w:val="bullet"/>
      <w:lvlText w:val=""/>
      <w:lvlJc w:val="left"/>
      <w:pPr>
        <w:ind w:left="1713" w:hanging="360"/>
      </w:pPr>
      <w:rPr>
        <w:rFonts w:ascii="Wingdings" w:hAnsi="Wingdings"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31" w15:restartNumberingAfterBreak="0">
    <w:nsid w:val="451A4C32"/>
    <w:multiLevelType w:val="hybridMultilevel"/>
    <w:tmpl w:val="C504CD5C"/>
    <w:lvl w:ilvl="0" w:tplc="040C0001">
      <w:start w:val="1"/>
      <w:numFmt w:val="bullet"/>
      <w:lvlText w:val=""/>
      <w:lvlJc w:val="left"/>
      <w:pPr>
        <w:ind w:left="720" w:hanging="360"/>
      </w:pPr>
      <w:rPr>
        <w:rFonts w:ascii="Symbol" w:hAnsi="Symbol" w:hint="default"/>
      </w:rPr>
    </w:lvl>
    <w:lvl w:ilvl="1" w:tplc="040C0003">
      <w:numFmt w:val="bullet"/>
      <w:lvlText w:val="-"/>
      <w:lvlJc w:val="left"/>
      <w:pPr>
        <w:ind w:left="1440" w:hanging="360"/>
      </w:pPr>
      <w:rPr>
        <w:rFonts w:ascii="Calibri" w:eastAsiaTheme="minorEastAsia" w:hAnsi="Calibri" w:cs="Calibri" w:hint="default"/>
        <w:b/>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60C71DE"/>
    <w:multiLevelType w:val="hybridMultilevel"/>
    <w:tmpl w:val="47B43E0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3" w15:restartNumberingAfterBreak="0">
    <w:nsid w:val="462A7F91"/>
    <w:multiLevelType w:val="hybridMultilevel"/>
    <w:tmpl w:val="3FE245F2"/>
    <w:lvl w:ilvl="0" w:tplc="040C0001">
      <w:start w:val="1"/>
      <w:numFmt w:val="bullet"/>
      <w:lvlText w:val=""/>
      <w:lvlJc w:val="left"/>
      <w:pPr>
        <w:ind w:left="1500" w:hanging="360"/>
      </w:pPr>
      <w:rPr>
        <w:rFonts w:ascii="Symbol" w:hAnsi="Symbol"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34" w15:restartNumberingAfterBreak="0">
    <w:nsid w:val="47792127"/>
    <w:multiLevelType w:val="hybridMultilevel"/>
    <w:tmpl w:val="3530F34A"/>
    <w:lvl w:ilvl="0" w:tplc="557CFBF8">
      <w:start w:val="1"/>
      <w:numFmt w:val="bullet"/>
      <w:lvlText w:val=""/>
      <w:lvlJc w:val="left"/>
      <w:pPr>
        <w:ind w:left="720" w:hanging="360"/>
      </w:pPr>
      <w:rPr>
        <w:rFonts w:ascii="Symbol" w:hAnsi="Symbol" w:hint="default"/>
      </w:rPr>
    </w:lvl>
    <w:lvl w:ilvl="1" w:tplc="114E3EEC" w:tentative="1">
      <w:start w:val="1"/>
      <w:numFmt w:val="bullet"/>
      <w:lvlText w:val="o"/>
      <w:lvlJc w:val="left"/>
      <w:pPr>
        <w:ind w:left="1440" w:hanging="360"/>
      </w:pPr>
      <w:rPr>
        <w:rFonts w:ascii="Courier New" w:hAnsi="Courier New" w:cs="Courier New" w:hint="default"/>
      </w:rPr>
    </w:lvl>
    <w:lvl w:ilvl="2" w:tplc="39340408" w:tentative="1">
      <w:start w:val="1"/>
      <w:numFmt w:val="bullet"/>
      <w:lvlText w:val=""/>
      <w:lvlJc w:val="left"/>
      <w:pPr>
        <w:ind w:left="2160" w:hanging="360"/>
      </w:pPr>
      <w:rPr>
        <w:rFonts w:ascii="Wingdings" w:hAnsi="Wingdings" w:hint="default"/>
      </w:rPr>
    </w:lvl>
    <w:lvl w:ilvl="3" w:tplc="0BE47A16" w:tentative="1">
      <w:start w:val="1"/>
      <w:numFmt w:val="bullet"/>
      <w:lvlText w:val=""/>
      <w:lvlJc w:val="left"/>
      <w:pPr>
        <w:ind w:left="2880" w:hanging="360"/>
      </w:pPr>
      <w:rPr>
        <w:rFonts w:ascii="Symbol" w:hAnsi="Symbol" w:hint="default"/>
      </w:rPr>
    </w:lvl>
    <w:lvl w:ilvl="4" w:tplc="09EAA7B2" w:tentative="1">
      <w:start w:val="1"/>
      <w:numFmt w:val="bullet"/>
      <w:lvlText w:val="o"/>
      <w:lvlJc w:val="left"/>
      <w:pPr>
        <w:ind w:left="3600" w:hanging="360"/>
      </w:pPr>
      <w:rPr>
        <w:rFonts w:ascii="Courier New" w:hAnsi="Courier New" w:cs="Courier New" w:hint="default"/>
      </w:rPr>
    </w:lvl>
    <w:lvl w:ilvl="5" w:tplc="DA8E1130" w:tentative="1">
      <w:start w:val="1"/>
      <w:numFmt w:val="bullet"/>
      <w:lvlText w:val=""/>
      <w:lvlJc w:val="left"/>
      <w:pPr>
        <w:ind w:left="4320" w:hanging="360"/>
      </w:pPr>
      <w:rPr>
        <w:rFonts w:ascii="Wingdings" w:hAnsi="Wingdings" w:hint="default"/>
      </w:rPr>
    </w:lvl>
    <w:lvl w:ilvl="6" w:tplc="C372A9A8" w:tentative="1">
      <w:start w:val="1"/>
      <w:numFmt w:val="bullet"/>
      <w:lvlText w:val=""/>
      <w:lvlJc w:val="left"/>
      <w:pPr>
        <w:ind w:left="5040" w:hanging="360"/>
      </w:pPr>
      <w:rPr>
        <w:rFonts w:ascii="Symbol" w:hAnsi="Symbol" w:hint="default"/>
      </w:rPr>
    </w:lvl>
    <w:lvl w:ilvl="7" w:tplc="23F49CD4" w:tentative="1">
      <w:start w:val="1"/>
      <w:numFmt w:val="bullet"/>
      <w:lvlText w:val="o"/>
      <w:lvlJc w:val="left"/>
      <w:pPr>
        <w:ind w:left="5760" w:hanging="360"/>
      </w:pPr>
      <w:rPr>
        <w:rFonts w:ascii="Courier New" w:hAnsi="Courier New" w:cs="Courier New" w:hint="default"/>
      </w:rPr>
    </w:lvl>
    <w:lvl w:ilvl="8" w:tplc="1D4C76A2" w:tentative="1">
      <w:start w:val="1"/>
      <w:numFmt w:val="bullet"/>
      <w:lvlText w:val=""/>
      <w:lvlJc w:val="left"/>
      <w:pPr>
        <w:ind w:left="6480" w:hanging="360"/>
      </w:pPr>
      <w:rPr>
        <w:rFonts w:ascii="Wingdings" w:hAnsi="Wingdings" w:hint="default"/>
      </w:rPr>
    </w:lvl>
  </w:abstractNum>
  <w:abstractNum w:abstractNumId="35" w15:restartNumberingAfterBreak="0">
    <w:nsid w:val="4D143D3F"/>
    <w:multiLevelType w:val="hybridMultilevel"/>
    <w:tmpl w:val="C44AE0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6" w15:restartNumberingAfterBreak="0">
    <w:nsid w:val="4F181E7E"/>
    <w:multiLevelType w:val="hybridMultilevel"/>
    <w:tmpl w:val="7BBE8B96"/>
    <w:lvl w:ilvl="0" w:tplc="9C8887C6">
      <w:numFmt w:val="bullet"/>
      <w:lvlText w:val="-"/>
      <w:lvlJc w:val="left"/>
      <w:pPr>
        <w:ind w:left="1080" w:hanging="360"/>
      </w:pPr>
      <w:rPr>
        <w:rFonts w:ascii="Times New Roman" w:eastAsia="Times New Roman" w:hAnsi="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7" w15:restartNumberingAfterBreak="0">
    <w:nsid w:val="4F6E7DC6"/>
    <w:multiLevelType w:val="hybridMultilevel"/>
    <w:tmpl w:val="CE0C2CA6"/>
    <w:lvl w:ilvl="0" w:tplc="9C8887C6">
      <w:numFmt w:val="bullet"/>
      <w:lvlText w:val="-"/>
      <w:lvlJc w:val="left"/>
      <w:pPr>
        <w:ind w:left="720" w:hanging="360"/>
      </w:pPr>
      <w:rPr>
        <w:rFonts w:ascii="Times New Roman" w:eastAsia="Times New Roman"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8" w15:restartNumberingAfterBreak="0">
    <w:nsid w:val="51C71766"/>
    <w:multiLevelType w:val="hybridMultilevel"/>
    <w:tmpl w:val="CBB46660"/>
    <w:lvl w:ilvl="0" w:tplc="FFB426D6">
      <w:numFmt w:val="bullet"/>
      <w:lvlText w:val="-"/>
      <w:lvlJc w:val="left"/>
      <w:pPr>
        <w:ind w:left="720" w:hanging="360"/>
      </w:pPr>
      <w:rPr>
        <w:rFonts w:ascii="Calibri" w:eastAsiaTheme="minorEastAsia" w:hAnsi="Calibri" w:cs="Calibri" w:hint="default"/>
        <w:b/>
      </w:rPr>
    </w:lvl>
    <w:lvl w:ilvl="1" w:tplc="57829294" w:tentative="1">
      <w:start w:val="1"/>
      <w:numFmt w:val="bullet"/>
      <w:lvlText w:val="o"/>
      <w:lvlJc w:val="left"/>
      <w:pPr>
        <w:ind w:left="1440" w:hanging="360"/>
      </w:pPr>
      <w:rPr>
        <w:rFonts w:ascii="Courier New" w:hAnsi="Courier New" w:cs="Courier New" w:hint="default"/>
      </w:rPr>
    </w:lvl>
    <w:lvl w:ilvl="2" w:tplc="E4260308" w:tentative="1">
      <w:start w:val="1"/>
      <w:numFmt w:val="bullet"/>
      <w:lvlText w:val=""/>
      <w:lvlJc w:val="left"/>
      <w:pPr>
        <w:ind w:left="2160" w:hanging="360"/>
      </w:pPr>
      <w:rPr>
        <w:rFonts w:ascii="Wingdings" w:hAnsi="Wingdings" w:hint="default"/>
      </w:rPr>
    </w:lvl>
    <w:lvl w:ilvl="3" w:tplc="B53AE7C8" w:tentative="1">
      <w:start w:val="1"/>
      <w:numFmt w:val="bullet"/>
      <w:lvlText w:val=""/>
      <w:lvlJc w:val="left"/>
      <w:pPr>
        <w:ind w:left="2880" w:hanging="360"/>
      </w:pPr>
      <w:rPr>
        <w:rFonts w:ascii="Symbol" w:hAnsi="Symbol" w:hint="default"/>
      </w:rPr>
    </w:lvl>
    <w:lvl w:ilvl="4" w:tplc="9C4EF58C" w:tentative="1">
      <w:start w:val="1"/>
      <w:numFmt w:val="bullet"/>
      <w:lvlText w:val="o"/>
      <w:lvlJc w:val="left"/>
      <w:pPr>
        <w:ind w:left="3600" w:hanging="360"/>
      </w:pPr>
      <w:rPr>
        <w:rFonts w:ascii="Courier New" w:hAnsi="Courier New" w:cs="Courier New" w:hint="default"/>
      </w:rPr>
    </w:lvl>
    <w:lvl w:ilvl="5" w:tplc="AEC8CAA8" w:tentative="1">
      <w:start w:val="1"/>
      <w:numFmt w:val="bullet"/>
      <w:lvlText w:val=""/>
      <w:lvlJc w:val="left"/>
      <w:pPr>
        <w:ind w:left="4320" w:hanging="360"/>
      </w:pPr>
      <w:rPr>
        <w:rFonts w:ascii="Wingdings" w:hAnsi="Wingdings" w:hint="default"/>
      </w:rPr>
    </w:lvl>
    <w:lvl w:ilvl="6" w:tplc="22A68B6C" w:tentative="1">
      <w:start w:val="1"/>
      <w:numFmt w:val="bullet"/>
      <w:lvlText w:val=""/>
      <w:lvlJc w:val="left"/>
      <w:pPr>
        <w:ind w:left="5040" w:hanging="360"/>
      </w:pPr>
      <w:rPr>
        <w:rFonts w:ascii="Symbol" w:hAnsi="Symbol" w:hint="default"/>
      </w:rPr>
    </w:lvl>
    <w:lvl w:ilvl="7" w:tplc="54D0FFCE" w:tentative="1">
      <w:start w:val="1"/>
      <w:numFmt w:val="bullet"/>
      <w:lvlText w:val="o"/>
      <w:lvlJc w:val="left"/>
      <w:pPr>
        <w:ind w:left="5760" w:hanging="360"/>
      </w:pPr>
      <w:rPr>
        <w:rFonts w:ascii="Courier New" w:hAnsi="Courier New" w:cs="Courier New" w:hint="default"/>
      </w:rPr>
    </w:lvl>
    <w:lvl w:ilvl="8" w:tplc="17767C16" w:tentative="1">
      <w:start w:val="1"/>
      <w:numFmt w:val="bullet"/>
      <w:lvlText w:val=""/>
      <w:lvlJc w:val="left"/>
      <w:pPr>
        <w:ind w:left="6480" w:hanging="360"/>
      </w:pPr>
      <w:rPr>
        <w:rFonts w:ascii="Wingdings" w:hAnsi="Wingdings" w:hint="default"/>
      </w:rPr>
    </w:lvl>
  </w:abstractNum>
  <w:abstractNum w:abstractNumId="39" w15:restartNumberingAfterBreak="0">
    <w:nsid w:val="52A2484F"/>
    <w:multiLevelType w:val="hybridMultilevel"/>
    <w:tmpl w:val="6040E40A"/>
    <w:lvl w:ilvl="0" w:tplc="35902EFA">
      <w:numFmt w:val="bullet"/>
      <w:lvlText w:val="-"/>
      <w:lvlJc w:val="left"/>
      <w:pPr>
        <w:ind w:left="1080" w:hanging="360"/>
      </w:pPr>
      <w:rPr>
        <w:rFonts w:ascii="Times New Roman" w:eastAsia="Times New Roman" w:hAnsi="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0" w15:restartNumberingAfterBreak="0">
    <w:nsid w:val="53425D26"/>
    <w:multiLevelType w:val="hybridMultilevel"/>
    <w:tmpl w:val="7AF0B3E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1" w15:restartNumberingAfterBreak="0">
    <w:nsid w:val="537B63A3"/>
    <w:multiLevelType w:val="hybridMultilevel"/>
    <w:tmpl w:val="3AD0BAD2"/>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2" w15:restartNumberingAfterBreak="0">
    <w:nsid w:val="55E868E0"/>
    <w:multiLevelType w:val="hybridMultilevel"/>
    <w:tmpl w:val="3828C42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3" w15:restartNumberingAfterBreak="0">
    <w:nsid w:val="56694195"/>
    <w:multiLevelType w:val="hybridMultilevel"/>
    <w:tmpl w:val="09484EC8"/>
    <w:lvl w:ilvl="0" w:tplc="4DE82496">
      <w:numFmt w:val="bullet"/>
      <w:lvlText w:val="-"/>
      <w:lvlJc w:val="left"/>
      <w:pPr>
        <w:ind w:left="1776" w:hanging="360"/>
      </w:pPr>
      <w:rPr>
        <w:rFonts w:ascii="Times New Roman" w:eastAsia="Times New Roman" w:hAnsi="Times New Roman" w:cs="Times New Roman" w:hint="default"/>
      </w:rPr>
    </w:lvl>
    <w:lvl w:ilvl="1" w:tplc="040C0003">
      <w:start w:val="1"/>
      <w:numFmt w:val="bullet"/>
      <w:lvlText w:val="o"/>
      <w:lvlJc w:val="left"/>
      <w:pPr>
        <w:ind w:left="2496" w:hanging="360"/>
      </w:pPr>
      <w:rPr>
        <w:rFonts w:ascii="Courier New" w:hAnsi="Courier New" w:cs="Courier New" w:hint="default"/>
      </w:rPr>
    </w:lvl>
    <w:lvl w:ilvl="2" w:tplc="040C0005">
      <w:start w:val="1"/>
      <w:numFmt w:val="bullet"/>
      <w:lvlText w:val=""/>
      <w:lvlJc w:val="left"/>
      <w:pPr>
        <w:ind w:left="3216" w:hanging="360"/>
      </w:pPr>
      <w:rPr>
        <w:rFonts w:ascii="Wingdings" w:hAnsi="Wingdings" w:hint="default"/>
      </w:rPr>
    </w:lvl>
    <w:lvl w:ilvl="3" w:tplc="040C0001">
      <w:start w:val="1"/>
      <w:numFmt w:val="bullet"/>
      <w:lvlText w:val=""/>
      <w:lvlJc w:val="left"/>
      <w:pPr>
        <w:ind w:left="3936" w:hanging="360"/>
      </w:pPr>
      <w:rPr>
        <w:rFonts w:ascii="Symbol" w:hAnsi="Symbol" w:hint="default"/>
      </w:rPr>
    </w:lvl>
    <w:lvl w:ilvl="4" w:tplc="040C0003">
      <w:start w:val="1"/>
      <w:numFmt w:val="bullet"/>
      <w:lvlText w:val="o"/>
      <w:lvlJc w:val="left"/>
      <w:pPr>
        <w:ind w:left="4656" w:hanging="360"/>
      </w:pPr>
      <w:rPr>
        <w:rFonts w:ascii="Courier New" w:hAnsi="Courier New" w:cs="Courier New" w:hint="default"/>
      </w:rPr>
    </w:lvl>
    <w:lvl w:ilvl="5" w:tplc="040C0005">
      <w:start w:val="1"/>
      <w:numFmt w:val="bullet"/>
      <w:lvlText w:val=""/>
      <w:lvlJc w:val="left"/>
      <w:pPr>
        <w:ind w:left="5376" w:hanging="360"/>
      </w:pPr>
      <w:rPr>
        <w:rFonts w:ascii="Wingdings" w:hAnsi="Wingdings" w:hint="default"/>
      </w:rPr>
    </w:lvl>
    <w:lvl w:ilvl="6" w:tplc="040C0001">
      <w:start w:val="1"/>
      <w:numFmt w:val="bullet"/>
      <w:lvlText w:val=""/>
      <w:lvlJc w:val="left"/>
      <w:pPr>
        <w:ind w:left="6096" w:hanging="360"/>
      </w:pPr>
      <w:rPr>
        <w:rFonts w:ascii="Symbol" w:hAnsi="Symbol" w:hint="default"/>
      </w:rPr>
    </w:lvl>
    <w:lvl w:ilvl="7" w:tplc="040C0003">
      <w:start w:val="1"/>
      <w:numFmt w:val="bullet"/>
      <w:lvlText w:val="o"/>
      <w:lvlJc w:val="left"/>
      <w:pPr>
        <w:ind w:left="6816" w:hanging="360"/>
      </w:pPr>
      <w:rPr>
        <w:rFonts w:ascii="Courier New" w:hAnsi="Courier New" w:cs="Courier New" w:hint="default"/>
      </w:rPr>
    </w:lvl>
    <w:lvl w:ilvl="8" w:tplc="040C0005">
      <w:start w:val="1"/>
      <w:numFmt w:val="bullet"/>
      <w:lvlText w:val=""/>
      <w:lvlJc w:val="left"/>
      <w:pPr>
        <w:ind w:left="7536" w:hanging="360"/>
      </w:pPr>
      <w:rPr>
        <w:rFonts w:ascii="Wingdings" w:hAnsi="Wingdings" w:hint="default"/>
      </w:rPr>
    </w:lvl>
  </w:abstractNum>
  <w:abstractNum w:abstractNumId="44" w15:restartNumberingAfterBreak="0">
    <w:nsid w:val="5C382D3B"/>
    <w:multiLevelType w:val="hybridMultilevel"/>
    <w:tmpl w:val="9E50D498"/>
    <w:lvl w:ilvl="0" w:tplc="EA0A3D4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5D501138"/>
    <w:multiLevelType w:val="hybridMultilevel"/>
    <w:tmpl w:val="996C3F80"/>
    <w:lvl w:ilvl="0" w:tplc="040C000F">
      <w:numFmt w:val="bullet"/>
      <w:lvlText w:val="-"/>
      <w:lvlJc w:val="left"/>
      <w:pPr>
        <w:ind w:left="1080" w:hanging="360"/>
      </w:pPr>
      <w:rPr>
        <w:rFonts w:ascii="Times New Roman" w:eastAsia="Times New Roman" w:hAnsi="Times New Roman" w:hint="default"/>
      </w:rPr>
    </w:lvl>
    <w:lvl w:ilvl="1" w:tplc="040C0019" w:tentative="1">
      <w:start w:val="1"/>
      <w:numFmt w:val="bullet"/>
      <w:lvlText w:val="o"/>
      <w:lvlJc w:val="left"/>
      <w:pPr>
        <w:ind w:left="1800" w:hanging="360"/>
      </w:pPr>
      <w:rPr>
        <w:rFonts w:ascii="Courier New" w:hAnsi="Courier New" w:cs="Courier New" w:hint="default"/>
      </w:rPr>
    </w:lvl>
    <w:lvl w:ilvl="2" w:tplc="040C001B" w:tentative="1">
      <w:start w:val="1"/>
      <w:numFmt w:val="bullet"/>
      <w:lvlText w:val=""/>
      <w:lvlJc w:val="left"/>
      <w:pPr>
        <w:ind w:left="2520" w:hanging="360"/>
      </w:pPr>
      <w:rPr>
        <w:rFonts w:ascii="Wingdings" w:hAnsi="Wingdings" w:hint="default"/>
      </w:rPr>
    </w:lvl>
    <w:lvl w:ilvl="3" w:tplc="040C000F" w:tentative="1">
      <w:start w:val="1"/>
      <w:numFmt w:val="bullet"/>
      <w:lvlText w:val=""/>
      <w:lvlJc w:val="left"/>
      <w:pPr>
        <w:ind w:left="3240" w:hanging="360"/>
      </w:pPr>
      <w:rPr>
        <w:rFonts w:ascii="Symbol" w:hAnsi="Symbol" w:hint="default"/>
      </w:rPr>
    </w:lvl>
    <w:lvl w:ilvl="4" w:tplc="040C0019" w:tentative="1">
      <w:start w:val="1"/>
      <w:numFmt w:val="bullet"/>
      <w:lvlText w:val="o"/>
      <w:lvlJc w:val="left"/>
      <w:pPr>
        <w:ind w:left="3960" w:hanging="360"/>
      </w:pPr>
      <w:rPr>
        <w:rFonts w:ascii="Courier New" w:hAnsi="Courier New" w:cs="Courier New" w:hint="default"/>
      </w:rPr>
    </w:lvl>
    <w:lvl w:ilvl="5" w:tplc="040C001B" w:tentative="1">
      <w:start w:val="1"/>
      <w:numFmt w:val="bullet"/>
      <w:lvlText w:val=""/>
      <w:lvlJc w:val="left"/>
      <w:pPr>
        <w:ind w:left="4680" w:hanging="360"/>
      </w:pPr>
      <w:rPr>
        <w:rFonts w:ascii="Wingdings" w:hAnsi="Wingdings" w:hint="default"/>
      </w:rPr>
    </w:lvl>
    <w:lvl w:ilvl="6" w:tplc="040C000F" w:tentative="1">
      <w:start w:val="1"/>
      <w:numFmt w:val="bullet"/>
      <w:lvlText w:val=""/>
      <w:lvlJc w:val="left"/>
      <w:pPr>
        <w:ind w:left="5400" w:hanging="360"/>
      </w:pPr>
      <w:rPr>
        <w:rFonts w:ascii="Symbol" w:hAnsi="Symbol" w:hint="default"/>
      </w:rPr>
    </w:lvl>
    <w:lvl w:ilvl="7" w:tplc="040C0019" w:tentative="1">
      <w:start w:val="1"/>
      <w:numFmt w:val="bullet"/>
      <w:lvlText w:val="o"/>
      <w:lvlJc w:val="left"/>
      <w:pPr>
        <w:ind w:left="6120" w:hanging="360"/>
      </w:pPr>
      <w:rPr>
        <w:rFonts w:ascii="Courier New" w:hAnsi="Courier New" w:cs="Courier New" w:hint="default"/>
      </w:rPr>
    </w:lvl>
    <w:lvl w:ilvl="8" w:tplc="040C001B" w:tentative="1">
      <w:start w:val="1"/>
      <w:numFmt w:val="bullet"/>
      <w:lvlText w:val=""/>
      <w:lvlJc w:val="left"/>
      <w:pPr>
        <w:ind w:left="6840" w:hanging="360"/>
      </w:pPr>
      <w:rPr>
        <w:rFonts w:ascii="Wingdings" w:hAnsi="Wingdings" w:hint="default"/>
      </w:rPr>
    </w:lvl>
  </w:abstractNum>
  <w:abstractNum w:abstractNumId="46" w15:restartNumberingAfterBreak="0">
    <w:nsid w:val="5DBA77A8"/>
    <w:multiLevelType w:val="hybridMultilevel"/>
    <w:tmpl w:val="6CF4416A"/>
    <w:lvl w:ilvl="0" w:tplc="9C8887C6">
      <w:numFmt w:val="bullet"/>
      <w:lvlText w:val="-"/>
      <w:lvlJc w:val="left"/>
      <w:pPr>
        <w:ind w:left="1080" w:hanging="360"/>
      </w:pPr>
      <w:rPr>
        <w:rFonts w:ascii="Times New Roman" w:eastAsia="Times New Roman" w:hAnsi="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7" w15:restartNumberingAfterBreak="0">
    <w:nsid w:val="5EEB3B0F"/>
    <w:multiLevelType w:val="hybridMultilevel"/>
    <w:tmpl w:val="EA10095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61E564A2"/>
    <w:multiLevelType w:val="hybridMultilevel"/>
    <w:tmpl w:val="B31CDBF8"/>
    <w:lvl w:ilvl="0" w:tplc="69D4564C">
      <w:start w:val="11"/>
      <w:numFmt w:val="bullet"/>
      <w:lvlText w:val="-"/>
      <w:lvlJc w:val="left"/>
      <w:pPr>
        <w:ind w:left="1440" w:hanging="360"/>
      </w:pPr>
      <w:rPr>
        <w:rFonts w:ascii="Calibri" w:eastAsiaTheme="minorHAnsi" w:hAnsi="Calibri"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9" w15:restartNumberingAfterBreak="0">
    <w:nsid w:val="68124854"/>
    <w:multiLevelType w:val="hybridMultilevel"/>
    <w:tmpl w:val="E208D7BE"/>
    <w:lvl w:ilvl="0" w:tplc="8884934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8F42639"/>
    <w:multiLevelType w:val="hybridMultilevel"/>
    <w:tmpl w:val="159A23E8"/>
    <w:lvl w:ilvl="0" w:tplc="040C000D">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51" w15:restartNumberingAfterBreak="0">
    <w:nsid w:val="6A8D018B"/>
    <w:multiLevelType w:val="hybridMultilevel"/>
    <w:tmpl w:val="BDA029D4"/>
    <w:lvl w:ilvl="0" w:tplc="9C8887C6">
      <w:numFmt w:val="bullet"/>
      <w:lvlText w:val="-"/>
      <w:lvlJc w:val="left"/>
      <w:pPr>
        <w:ind w:left="720" w:hanging="360"/>
      </w:pPr>
      <w:rPr>
        <w:rFonts w:ascii="Times New Roman" w:eastAsia="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C0B3A1E"/>
    <w:multiLevelType w:val="hybridMultilevel"/>
    <w:tmpl w:val="3DF090A0"/>
    <w:lvl w:ilvl="0" w:tplc="040C000D">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53" w15:restartNumberingAfterBreak="0">
    <w:nsid w:val="6D6D3F63"/>
    <w:multiLevelType w:val="hybridMultilevel"/>
    <w:tmpl w:val="E4AC2570"/>
    <w:lvl w:ilvl="0" w:tplc="040C0001">
      <w:start w:val="1"/>
      <w:numFmt w:val="bullet"/>
      <w:lvlText w:val=""/>
      <w:lvlJc w:val="left"/>
      <w:pPr>
        <w:ind w:left="765" w:hanging="360"/>
      </w:pPr>
      <w:rPr>
        <w:rFonts w:ascii="Symbol" w:hAnsi="Symbol" w:hint="default"/>
      </w:rPr>
    </w:lvl>
    <w:lvl w:ilvl="1" w:tplc="040C0003">
      <w:start w:val="1"/>
      <w:numFmt w:val="bullet"/>
      <w:lvlText w:val="o"/>
      <w:lvlJc w:val="left"/>
      <w:pPr>
        <w:ind w:left="1485" w:hanging="360"/>
      </w:pPr>
      <w:rPr>
        <w:rFonts w:ascii="Courier New" w:hAnsi="Courier New" w:cs="Courier New" w:hint="default"/>
      </w:rPr>
    </w:lvl>
    <w:lvl w:ilvl="2" w:tplc="040C0005">
      <w:start w:val="1"/>
      <w:numFmt w:val="bullet"/>
      <w:lvlText w:val=""/>
      <w:lvlJc w:val="left"/>
      <w:pPr>
        <w:ind w:left="2205" w:hanging="360"/>
      </w:pPr>
      <w:rPr>
        <w:rFonts w:ascii="Wingdings" w:hAnsi="Wingdings" w:hint="default"/>
      </w:rPr>
    </w:lvl>
    <w:lvl w:ilvl="3" w:tplc="040C0001">
      <w:start w:val="1"/>
      <w:numFmt w:val="bullet"/>
      <w:lvlText w:val=""/>
      <w:lvlJc w:val="left"/>
      <w:pPr>
        <w:ind w:left="2925" w:hanging="360"/>
      </w:pPr>
      <w:rPr>
        <w:rFonts w:ascii="Symbol" w:hAnsi="Symbol" w:hint="default"/>
      </w:rPr>
    </w:lvl>
    <w:lvl w:ilvl="4" w:tplc="040C0003">
      <w:start w:val="1"/>
      <w:numFmt w:val="bullet"/>
      <w:lvlText w:val="o"/>
      <w:lvlJc w:val="left"/>
      <w:pPr>
        <w:ind w:left="3645" w:hanging="360"/>
      </w:pPr>
      <w:rPr>
        <w:rFonts w:ascii="Courier New" w:hAnsi="Courier New" w:cs="Courier New" w:hint="default"/>
      </w:rPr>
    </w:lvl>
    <w:lvl w:ilvl="5" w:tplc="040C0005">
      <w:start w:val="1"/>
      <w:numFmt w:val="bullet"/>
      <w:lvlText w:val=""/>
      <w:lvlJc w:val="left"/>
      <w:pPr>
        <w:ind w:left="4365" w:hanging="360"/>
      </w:pPr>
      <w:rPr>
        <w:rFonts w:ascii="Wingdings" w:hAnsi="Wingdings" w:hint="default"/>
      </w:rPr>
    </w:lvl>
    <w:lvl w:ilvl="6" w:tplc="040C0001">
      <w:start w:val="1"/>
      <w:numFmt w:val="bullet"/>
      <w:lvlText w:val=""/>
      <w:lvlJc w:val="left"/>
      <w:pPr>
        <w:ind w:left="5085" w:hanging="360"/>
      </w:pPr>
      <w:rPr>
        <w:rFonts w:ascii="Symbol" w:hAnsi="Symbol" w:hint="default"/>
      </w:rPr>
    </w:lvl>
    <w:lvl w:ilvl="7" w:tplc="040C0003">
      <w:start w:val="1"/>
      <w:numFmt w:val="bullet"/>
      <w:lvlText w:val="o"/>
      <w:lvlJc w:val="left"/>
      <w:pPr>
        <w:ind w:left="5805" w:hanging="360"/>
      </w:pPr>
      <w:rPr>
        <w:rFonts w:ascii="Courier New" w:hAnsi="Courier New" w:cs="Courier New" w:hint="default"/>
      </w:rPr>
    </w:lvl>
    <w:lvl w:ilvl="8" w:tplc="040C0005">
      <w:start w:val="1"/>
      <w:numFmt w:val="bullet"/>
      <w:lvlText w:val=""/>
      <w:lvlJc w:val="left"/>
      <w:pPr>
        <w:ind w:left="6525" w:hanging="360"/>
      </w:pPr>
      <w:rPr>
        <w:rFonts w:ascii="Wingdings" w:hAnsi="Wingdings" w:hint="default"/>
      </w:rPr>
    </w:lvl>
  </w:abstractNum>
  <w:abstractNum w:abstractNumId="54" w15:restartNumberingAfterBreak="0">
    <w:nsid w:val="6DF64122"/>
    <w:multiLevelType w:val="hybridMultilevel"/>
    <w:tmpl w:val="FA44A6C6"/>
    <w:lvl w:ilvl="0" w:tplc="181C2FF4">
      <w:start w:val="1"/>
      <w:numFmt w:val="bullet"/>
      <w:lvlText w:val="-"/>
      <w:lvlJc w:val="left"/>
      <w:pPr>
        <w:ind w:left="-66" w:hanging="360"/>
      </w:pPr>
      <w:rPr>
        <w:rFonts w:ascii="Times New Roman" w:eastAsiaTheme="minorHAnsi" w:hAnsi="Times New Roman" w:cs="Times New Roman" w:hint="default"/>
      </w:rPr>
    </w:lvl>
    <w:lvl w:ilvl="1" w:tplc="040C0003" w:tentative="1">
      <w:start w:val="1"/>
      <w:numFmt w:val="bullet"/>
      <w:lvlText w:val="o"/>
      <w:lvlJc w:val="left"/>
      <w:pPr>
        <w:ind w:left="654" w:hanging="360"/>
      </w:pPr>
      <w:rPr>
        <w:rFonts w:ascii="Courier New" w:hAnsi="Courier New" w:cs="Courier New" w:hint="default"/>
      </w:rPr>
    </w:lvl>
    <w:lvl w:ilvl="2" w:tplc="040C0005" w:tentative="1">
      <w:start w:val="1"/>
      <w:numFmt w:val="bullet"/>
      <w:lvlText w:val=""/>
      <w:lvlJc w:val="left"/>
      <w:pPr>
        <w:ind w:left="1374" w:hanging="360"/>
      </w:pPr>
      <w:rPr>
        <w:rFonts w:ascii="Wingdings" w:hAnsi="Wingdings" w:hint="default"/>
      </w:rPr>
    </w:lvl>
    <w:lvl w:ilvl="3" w:tplc="040C0001" w:tentative="1">
      <w:start w:val="1"/>
      <w:numFmt w:val="bullet"/>
      <w:lvlText w:val=""/>
      <w:lvlJc w:val="left"/>
      <w:pPr>
        <w:ind w:left="2094" w:hanging="360"/>
      </w:pPr>
      <w:rPr>
        <w:rFonts w:ascii="Symbol" w:hAnsi="Symbol" w:hint="default"/>
      </w:rPr>
    </w:lvl>
    <w:lvl w:ilvl="4" w:tplc="040C0003" w:tentative="1">
      <w:start w:val="1"/>
      <w:numFmt w:val="bullet"/>
      <w:lvlText w:val="o"/>
      <w:lvlJc w:val="left"/>
      <w:pPr>
        <w:ind w:left="2814" w:hanging="360"/>
      </w:pPr>
      <w:rPr>
        <w:rFonts w:ascii="Courier New" w:hAnsi="Courier New" w:cs="Courier New" w:hint="default"/>
      </w:rPr>
    </w:lvl>
    <w:lvl w:ilvl="5" w:tplc="040C0005" w:tentative="1">
      <w:start w:val="1"/>
      <w:numFmt w:val="bullet"/>
      <w:lvlText w:val=""/>
      <w:lvlJc w:val="left"/>
      <w:pPr>
        <w:ind w:left="3534" w:hanging="360"/>
      </w:pPr>
      <w:rPr>
        <w:rFonts w:ascii="Wingdings" w:hAnsi="Wingdings" w:hint="default"/>
      </w:rPr>
    </w:lvl>
    <w:lvl w:ilvl="6" w:tplc="040C0001" w:tentative="1">
      <w:start w:val="1"/>
      <w:numFmt w:val="bullet"/>
      <w:lvlText w:val=""/>
      <w:lvlJc w:val="left"/>
      <w:pPr>
        <w:ind w:left="4254" w:hanging="360"/>
      </w:pPr>
      <w:rPr>
        <w:rFonts w:ascii="Symbol" w:hAnsi="Symbol" w:hint="default"/>
      </w:rPr>
    </w:lvl>
    <w:lvl w:ilvl="7" w:tplc="040C0003" w:tentative="1">
      <w:start w:val="1"/>
      <w:numFmt w:val="bullet"/>
      <w:lvlText w:val="o"/>
      <w:lvlJc w:val="left"/>
      <w:pPr>
        <w:ind w:left="4974" w:hanging="360"/>
      </w:pPr>
      <w:rPr>
        <w:rFonts w:ascii="Courier New" w:hAnsi="Courier New" w:cs="Courier New" w:hint="default"/>
      </w:rPr>
    </w:lvl>
    <w:lvl w:ilvl="8" w:tplc="040C0005" w:tentative="1">
      <w:start w:val="1"/>
      <w:numFmt w:val="bullet"/>
      <w:lvlText w:val=""/>
      <w:lvlJc w:val="left"/>
      <w:pPr>
        <w:ind w:left="5694" w:hanging="360"/>
      </w:pPr>
      <w:rPr>
        <w:rFonts w:ascii="Wingdings" w:hAnsi="Wingdings" w:hint="default"/>
      </w:rPr>
    </w:lvl>
  </w:abstractNum>
  <w:abstractNum w:abstractNumId="55" w15:restartNumberingAfterBreak="0">
    <w:nsid w:val="6E9E6AE9"/>
    <w:multiLevelType w:val="multilevel"/>
    <w:tmpl w:val="5398880E"/>
    <w:lvl w:ilvl="0">
      <w:start w:val="1"/>
      <w:numFmt w:val="decimal"/>
      <w:lvlText w:val="%1."/>
      <w:lvlJc w:val="left"/>
      <w:pPr>
        <w:ind w:left="360" w:hanging="360"/>
      </w:pPr>
      <w:rPr>
        <w:rFonts w:hint="default"/>
      </w:rPr>
    </w:lvl>
    <w:lvl w:ilvl="1">
      <w:numFmt w:val="bullet"/>
      <w:lvlText w:val="-"/>
      <w:lvlJc w:val="left"/>
      <w:pPr>
        <w:ind w:left="792" w:hanging="432"/>
      </w:pPr>
      <w:rPr>
        <w:rFonts w:ascii="Times New Roman" w:eastAsia="Times New Roman" w:hAnsi="Times New Roman" w:hint="default"/>
      </w:rPr>
    </w:lvl>
    <w:lvl w:ilvl="2">
      <w:start w:val="1"/>
      <w:numFmt w:val="decimal"/>
      <w:lvlText w:val="4.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6F7A58B3"/>
    <w:multiLevelType w:val="hybridMultilevel"/>
    <w:tmpl w:val="272AE75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703E42A8"/>
    <w:multiLevelType w:val="hybridMultilevel"/>
    <w:tmpl w:val="81D2D424"/>
    <w:lvl w:ilvl="0" w:tplc="040C000F">
      <w:start w:val="1"/>
      <w:numFmt w:val="bullet"/>
      <w:lvlText w:val=""/>
      <w:lvlJc w:val="left"/>
      <w:pPr>
        <w:ind w:left="1778" w:hanging="360"/>
      </w:pPr>
      <w:rPr>
        <w:rFonts w:ascii="Symbol" w:hAnsi="Symbol" w:hint="default"/>
      </w:rPr>
    </w:lvl>
    <w:lvl w:ilvl="1" w:tplc="040C0019" w:tentative="1">
      <w:start w:val="1"/>
      <w:numFmt w:val="bullet"/>
      <w:lvlText w:val="o"/>
      <w:lvlJc w:val="left"/>
      <w:pPr>
        <w:ind w:left="2498" w:hanging="360"/>
      </w:pPr>
      <w:rPr>
        <w:rFonts w:ascii="Courier New" w:hAnsi="Courier New" w:cs="Courier New" w:hint="default"/>
      </w:rPr>
    </w:lvl>
    <w:lvl w:ilvl="2" w:tplc="040C001B" w:tentative="1">
      <w:start w:val="1"/>
      <w:numFmt w:val="bullet"/>
      <w:lvlText w:val=""/>
      <w:lvlJc w:val="left"/>
      <w:pPr>
        <w:ind w:left="3218" w:hanging="360"/>
      </w:pPr>
      <w:rPr>
        <w:rFonts w:ascii="Wingdings" w:hAnsi="Wingdings" w:hint="default"/>
      </w:rPr>
    </w:lvl>
    <w:lvl w:ilvl="3" w:tplc="040C000F" w:tentative="1">
      <w:start w:val="1"/>
      <w:numFmt w:val="bullet"/>
      <w:lvlText w:val=""/>
      <w:lvlJc w:val="left"/>
      <w:pPr>
        <w:ind w:left="3938" w:hanging="360"/>
      </w:pPr>
      <w:rPr>
        <w:rFonts w:ascii="Symbol" w:hAnsi="Symbol" w:hint="default"/>
      </w:rPr>
    </w:lvl>
    <w:lvl w:ilvl="4" w:tplc="040C0019" w:tentative="1">
      <w:start w:val="1"/>
      <w:numFmt w:val="bullet"/>
      <w:lvlText w:val="o"/>
      <w:lvlJc w:val="left"/>
      <w:pPr>
        <w:ind w:left="4658" w:hanging="360"/>
      </w:pPr>
      <w:rPr>
        <w:rFonts w:ascii="Courier New" w:hAnsi="Courier New" w:cs="Courier New" w:hint="default"/>
      </w:rPr>
    </w:lvl>
    <w:lvl w:ilvl="5" w:tplc="040C001B" w:tentative="1">
      <w:start w:val="1"/>
      <w:numFmt w:val="bullet"/>
      <w:lvlText w:val=""/>
      <w:lvlJc w:val="left"/>
      <w:pPr>
        <w:ind w:left="5378" w:hanging="360"/>
      </w:pPr>
      <w:rPr>
        <w:rFonts w:ascii="Wingdings" w:hAnsi="Wingdings" w:hint="default"/>
      </w:rPr>
    </w:lvl>
    <w:lvl w:ilvl="6" w:tplc="040C000F" w:tentative="1">
      <w:start w:val="1"/>
      <w:numFmt w:val="bullet"/>
      <w:lvlText w:val=""/>
      <w:lvlJc w:val="left"/>
      <w:pPr>
        <w:ind w:left="6098" w:hanging="360"/>
      </w:pPr>
      <w:rPr>
        <w:rFonts w:ascii="Symbol" w:hAnsi="Symbol" w:hint="default"/>
      </w:rPr>
    </w:lvl>
    <w:lvl w:ilvl="7" w:tplc="040C0019" w:tentative="1">
      <w:start w:val="1"/>
      <w:numFmt w:val="bullet"/>
      <w:lvlText w:val="o"/>
      <w:lvlJc w:val="left"/>
      <w:pPr>
        <w:ind w:left="6818" w:hanging="360"/>
      </w:pPr>
      <w:rPr>
        <w:rFonts w:ascii="Courier New" w:hAnsi="Courier New" w:cs="Courier New" w:hint="default"/>
      </w:rPr>
    </w:lvl>
    <w:lvl w:ilvl="8" w:tplc="040C001B" w:tentative="1">
      <w:start w:val="1"/>
      <w:numFmt w:val="bullet"/>
      <w:lvlText w:val=""/>
      <w:lvlJc w:val="left"/>
      <w:pPr>
        <w:ind w:left="7538" w:hanging="360"/>
      </w:pPr>
      <w:rPr>
        <w:rFonts w:ascii="Wingdings" w:hAnsi="Wingdings" w:hint="default"/>
      </w:rPr>
    </w:lvl>
  </w:abstractNum>
  <w:abstractNum w:abstractNumId="58" w15:restartNumberingAfterBreak="0">
    <w:nsid w:val="72A32855"/>
    <w:multiLevelType w:val="hybridMultilevel"/>
    <w:tmpl w:val="3716BAD6"/>
    <w:lvl w:ilvl="0" w:tplc="040C0001">
      <w:start w:val="1"/>
      <w:numFmt w:val="bullet"/>
      <w:lvlText w:val=""/>
      <w:lvlJc w:val="left"/>
      <w:pPr>
        <w:ind w:left="1500" w:hanging="360"/>
      </w:pPr>
      <w:rPr>
        <w:rFonts w:ascii="Symbol" w:hAnsi="Symbol"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59" w15:restartNumberingAfterBreak="0">
    <w:nsid w:val="78146603"/>
    <w:multiLevelType w:val="hybridMultilevel"/>
    <w:tmpl w:val="A120FB5E"/>
    <w:lvl w:ilvl="0" w:tplc="EA0A3D4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781F06A7"/>
    <w:multiLevelType w:val="multilevel"/>
    <w:tmpl w:val="98243530"/>
    <w:lvl w:ilvl="0">
      <w:start w:val="1"/>
      <w:numFmt w:val="decimal"/>
      <w:lvlText w:val="%1."/>
      <w:lvlJc w:val="left"/>
      <w:pPr>
        <w:ind w:left="720" w:hanging="360"/>
      </w:pPr>
    </w:lvl>
    <w:lvl w:ilvl="1">
      <w:start w:val="6"/>
      <w:numFmt w:val="decimal"/>
      <w:isLgl/>
      <w:lvlText w:val="%1.%2"/>
      <w:lvlJc w:val="left"/>
      <w:pPr>
        <w:ind w:left="1821" w:hanging="405"/>
      </w:pPr>
      <w:rPr>
        <w:rFonts w:hint="default"/>
      </w:rPr>
    </w:lvl>
    <w:lvl w:ilvl="2">
      <w:start w:val="1"/>
      <w:numFmt w:val="decimal"/>
      <w:isLgl/>
      <w:lvlText w:val="%1.%2.%3"/>
      <w:lvlJc w:val="left"/>
      <w:pPr>
        <w:ind w:left="3192" w:hanging="720"/>
      </w:pPr>
      <w:rPr>
        <w:rFonts w:hint="default"/>
      </w:rPr>
    </w:lvl>
    <w:lvl w:ilvl="3">
      <w:start w:val="1"/>
      <w:numFmt w:val="decimal"/>
      <w:isLgl/>
      <w:lvlText w:val="%1.%2.%3.%4"/>
      <w:lvlJc w:val="left"/>
      <w:pPr>
        <w:ind w:left="4608" w:hanging="1080"/>
      </w:pPr>
      <w:rPr>
        <w:rFonts w:hint="default"/>
      </w:rPr>
    </w:lvl>
    <w:lvl w:ilvl="4">
      <w:start w:val="1"/>
      <w:numFmt w:val="decimal"/>
      <w:isLgl/>
      <w:lvlText w:val="%1.%2.%3.%4.%5"/>
      <w:lvlJc w:val="left"/>
      <w:pPr>
        <w:ind w:left="5664" w:hanging="1080"/>
      </w:pPr>
      <w:rPr>
        <w:rFonts w:hint="default"/>
      </w:rPr>
    </w:lvl>
    <w:lvl w:ilvl="5">
      <w:start w:val="1"/>
      <w:numFmt w:val="decimal"/>
      <w:isLgl/>
      <w:lvlText w:val="%1.%2.%3.%4.%5.%6"/>
      <w:lvlJc w:val="left"/>
      <w:pPr>
        <w:ind w:left="7080" w:hanging="1440"/>
      </w:pPr>
      <w:rPr>
        <w:rFonts w:hint="default"/>
      </w:rPr>
    </w:lvl>
    <w:lvl w:ilvl="6">
      <w:start w:val="1"/>
      <w:numFmt w:val="decimal"/>
      <w:isLgl/>
      <w:lvlText w:val="%1.%2.%3.%4.%5.%6.%7"/>
      <w:lvlJc w:val="left"/>
      <w:pPr>
        <w:ind w:left="8136" w:hanging="1440"/>
      </w:pPr>
      <w:rPr>
        <w:rFonts w:hint="default"/>
      </w:rPr>
    </w:lvl>
    <w:lvl w:ilvl="7">
      <w:start w:val="1"/>
      <w:numFmt w:val="decimal"/>
      <w:isLgl/>
      <w:lvlText w:val="%1.%2.%3.%4.%5.%6.%7.%8"/>
      <w:lvlJc w:val="left"/>
      <w:pPr>
        <w:ind w:left="9552" w:hanging="1800"/>
      </w:pPr>
      <w:rPr>
        <w:rFonts w:hint="default"/>
      </w:rPr>
    </w:lvl>
    <w:lvl w:ilvl="8">
      <w:start w:val="1"/>
      <w:numFmt w:val="decimal"/>
      <w:isLgl/>
      <w:lvlText w:val="%1.%2.%3.%4.%5.%6.%7.%8.%9"/>
      <w:lvlJc w:val="left"/>
      <w:pPr>
        <w:ind w:left="10608" w:hanging="1800"/>
      </w:pPr>
      <w:rPr>
        <w:rFonts w:hint="default"/>
      </w:rPr>
    </w:lvl>
  </w:abstractNum>
  <w:abstractNum w:abstractNumId="61" w15:restartNumberingAfterBreak="0">
    <w:nsid w:val="78483D0F"/>
    <w:multiLevelType w:val="hybridMultilevel"/>
    <w:tmpl w:val="2DC41462"/>
    <w:lvl w:ilvl="0" w:tplc="63726ECA">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62" w15:restartNumberingAfterBreak="0">
    <w:nsid w:val="78F36377"/>
    <w:multiLevelType w:val="hybridMultilevel"/>
    <w:tmpl w:val="11EAB5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3" w15:restartNumberingAfterBreak="0">
    <w:nsid w:val="7B6A67C4"/>
    <w:multiLevelType w:val="hybridMultilevel"/>
    <w:tmpl w:val="B32086AE"/>
    <w:lvl w:ilvl="0" w:tplc="9C8887C6">
      <w:numFmt w:val="bullet"/>
      <w:lvlText w:val="-"/>
      <w:lvlJc w:val="left"/>
      <w:pPr>
        <w:ind w:left="720" w:hanging="360"/>
      </w:pPr>
      <w:rPr>
        <w:rFonts w:ascii="Times New Roman" w:eastAsia="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7C9E1FC9"/>
    <w:multiLevelType w:val="hybridMultilevel"/>
    <w:tmpl w:val="83AE41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7D5A2815"/>
    <w:multiLevelType w:val="hybridMultilevel"/>
    <w:tmpl w:val="B8C4C9A6"/>
    <w:lvl w:ilvl="0" w:tplc="9C8887C6">
      <w:numFmt w:val="bullet"/>
      <w:lvlText w:val="-"/>
      <w:lvlJc w:val="left"/>
      <w:pPr>
        <w:ind w:left="1429" w:hanging="360"/>
      </w:pPr>
      <w:rPr>
        <w:rFonts w:ascii="Times New Roman" w:eastAsia="Times New Roman" w:hAnsi="Times New Roman" w:cs="Times New Roman" w:hint="default"/>
      </w:rPr>
    </w:lvl>
    <w:lvl w:ilvl="1" w:tplc="040C0003">
      <w:start w:val="1"/>
      <w:numFmt w:val="bullet"/>
      <w:lvlText w:val="o"/>
      <w:lvlJc w:val="left"/>
      <w:pPr>
        <w:ind w:left="2149" w:hanging="360"/>
      </w:pPr>
      <w:rPr>
        <w:rFonts w:ascii="Courier New" w:hAnsi="Courier New" w:cs="Courier New" w:hint="default"/>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66" w15:restartNumberingAfterBreak="0">
    <w:nsid w:val="7EB52724"/>
    <w:multiLevelType w:val="hybridMultilevel"/>
    <w:tmpl w:val="20803CC0"/>
    <w:lvl w:ilvl="0" w:tplc="EA0A3D40">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7ED15A9C"/>
    <w:multiLevelType w:val="hybridMultilevel"/>
    <w:tmpl w:val="BE98715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8" w15:restartNumberingAfterBreak="0">
    <w:nsid w:val="7F5065E1"/>
    <w:multiLevelType w:val="hybridMultilevel"/>
    <w:tmpl w:val="8B363C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15:restartNumberingAfterBreak="0">
    <w:nsid w:val="7FCD3354"/>
    <w:multiLevelType w:val="hybridMultilevel"/>
    <w:tmpl w:val="5D8A13CA"/>
    <w:lvl w:ilvl="0" w:tplc="B6A440F4">
      <w:start w:val="2017"/>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1"/>
  </w:num>
  <w:num w:numId="2">
    <w:abstractNumId w:val="2"/>
  </w:num>
  <w:num w:numId="3">
    <w:abstractNumId w:val="56"/>
  </w:num>
  <w:num w:numId="4">
    <w:abstractNumId w:val="26"/>
  </w:num>
  <w:num w:numId="5">
    <w:abstractNumId w:val="33"/>
  </w:num>
  <w:num w:numId="6">
    <w:abstractNumId w:val="58"/>
  </w:num>
  <w:num w:numId="7">
    <w:abstractNumId w:val="18"/>
  </w:num>
  <w:num w:numId="8">
    <w:abstractNumId w:val="30"/>
  </w:num>
  <w:num w:numId="9">
    <w:abstractNumId w:val="7"/>
  </w:num>
  <w:num w:numId="10">
    <w:abstractNumId w:val="55"/>
  </w:num>
  <w:num w:numId="11">
    <w:abstractNumId w:val="36"/>
  </w:num>
  <w:num w:numId="12">
    <w:abstractNumId w:val="27"/>
  </w:num>
  <w:num w:numId="13">
    <w:abstractNumId w:val="50"/>
  </w:num>
  <w:num w:numId="14">
    <w:abstractNumId w:val="52"/>
  </w:num>
  <w:num w:numId="15">
    <w:abstractNumId w:val="32"/>
  </w:num>
  <w:num w:numId="16">
    <w:abstractNumId w:val="40"/>
  </w:num>
  <w:num w:numId="17">
    <w:abstractNumId w:val="13"/>
  </w:num>
  <w:num w:numId="18">
    <w:abstractNumId w:val="17"/>
  </w:num>
  <w:num w:numId="19">
    <w:abstractNumId w:val="51"/>
  </w:num>
  <w:num w:numId="20">
    <w:abstractNumId w:val="63"/>
  </w:num>
  <w:num w:numId="21">
    <w:abstractNumId w:val="41"/>
  </w:num>
  <w:num w:numId="22">
    <w:abstractNumId w:val="48"/>
  </w:num>
  <w:num w:numId="23">
    <w:abstractNumId w:val="39"/>
  </w:num>
  <w:num w:numId="24">
    <w:abstractNumId w:val="66"/>
  </w:num>
  <w:num w:numId="25">
    <w:abstractNumId w:val="12"/>
  </w:num>
  <w:num w:numId="26">
    <w:abstractNumId w:val="24"/>
  </w:num>
  <w:num w:numId="27">
    <w:abstractNumId w:val="9"/>
  </w:num>
  <w:num w:numId="28">
    <w:abstractNumId w:val="59"/>
  </w:num>
  <w:num w:numId="29">
    <w:abstractNumId w:val="44"/>
  </w:num>
  <w:num w:numId="30">
    <w:abstractNumId w:val="25"/>
  </w:num>
  <w:num w:numId="31">
    <w:abstractNumId w:val="19"/>
  </w:num>
  <w:num w:numId="32">
    <w:abstractNumId w:val="11"/>
  </w:num>
  <w:num w:numId="33">
    <w:abstractNumId w:val="57"/>
  </w:num>
  <w:num w:numId="34">
    <w:abstractNumId w:val="10"/>
  </w:num>
  <w:num w:numId="35">
    <w:abstractNumId w:val="38"/>
  </w:num>
  <w:num w:numId="36">
    <w:abstractNumId w:val="46"/>
  </w:num>
  <w:num w:numId="37">
    <w:abstractNumId w:val="45"/>
  </w:num>
  <w:num w:numId="38">
    <w:abstractNumId w:val="23"/>
  </w:num>
  <w:num w:numId="39">
    <w:abstractNumId w:val="20"/>
  </w:num>
  <w:num w:numId="40">
    <w:abstractNumId w:val="28"/>
  </w:num>
  <w:num w:numId="41">
    <w:abstractNumId w:val="6"/>
  </w:num>
  <w:num w:numId="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2"/>
  </w:num>
  <w:num w:numId="44">
    <w:abstractNumId w:val="43"/>
  </w:num>
  <w:num w:numId="45">
    <w:abstractNumId w:val="65"/>
  </w:num>
  <w:num w:numId="46">
    <w:abstractNumId w:val="67"/>
  </w:num>
  <w:num w:numId="47">
    <w:abstractNumId w:val="37"/>
  </w:num>
  <w:num w:numId="48">
    <w:abstractNumId w:val="62"/>
  </w:num>
  <w:num w:numId="49">
    <w:abstractNumId w:val="42"/>
  </w:num>
  <w:num w:numId="50">
    <w:abstractNumId w:val="53"/>
  </w:num>
  <w:num w:numId="51">
    <w:abstractNumId w:val="35"/>
  </w:num>
  <w:num w:numId="52">
    <w:abstractNumId w:val="60"/>
  </w:num>
  <w:num w:numId="53">
    <w:abstractNumId w:val="1"/>
  </w:num>
  <w:num w:numId="54">
    <w:abstractNumId w:val="47"/>
  </w:num>
  <w:num w:numId="55">
    <w:abstractNumId w:val="68"/>
  </w:num>
  <w:num w:numId="56">
    <w:abstractNumId w:val="3"/>
  </w:num>
  <w:num w:numId="57">
    <w:abstractNumId w:val="16"/>
  </w:num>
  <w:num w:numId="58">
    <w:abstractNumId w:val="31"/>
  </w:num>
  <w:num w:numId="59">
    <w:abstractNumId w:val="15"/>
  </w:num>
  <w:num w:numId="60">
    <w:abstractNumId w:val="5"/>
  </w:num>
  <w:num w:numId="61">
    <w:abstractNumId w:val="0"/>
  </w:num>
  <w:num w:numId="62">
    <w:abstractNumId w:val="21"/>
  </w:num>
  <w:num w:numId="63">
    <w:abstractNumId w:val="49"/>
  </w:num>
  <w:num w:numId="64">
    <w:abstractNumId w:val="69"/>
  </w:num>
  <w:num w:numId="65">
    <w:abstractNumId w:val="64"/>
  </w:num>
  <w:num w:numId="66">
    <w:abstractNumId w:val="34"/>
  </w:num>
  <w:num w:numId="67">
    <w:abstractNumId w:val="14"/>
  </w:num>
  <w:num w:numId="68">
    <w:abstractNumId w:val="8"/>
  </w:num>
  <w:num w:numId="69">
    <w:abstractNumId w:val="54"/>
  </w:num>
  <w:num w:numId="70">
    <w:abstractNumId w:val="4"/>
  </w:num>
  <w:numIdMacAtCleanup w:val="6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LAIVAO">
    <w15:presenceInfo w15:providerId="None" w15:userId="RALAIVA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7C5"/>
    <w:rsid w:val="0000048E"/>
    <w:rsid w:val="0000178A"/>
    <w:rsid w:val="00002605"/>
    <w:rsid w:val="0001646D"/>
    <w:rsid w:val="0002215E"/>
    <w:rsid w:val="0002274B"/>
    <w:rsid w:val="000242F3"/>
    <w:rsid w:val="000305FD"/>
    <w:rsid w:val="00033A97"/>
    <w:rsid w:val="0003732F"/>
    <w:rsid w:val="00037581"/>
    <w:rsid w:val="00041989"/>
    <w:rsid w:val="0004238B"/>
    <w:rsid w:val="00043EC2"/>
    <w:rsid w:val="00045204"/>
    <w:rsid w:val="0005154C"/>
    <w:rsid w:val="00054184"/>
    <w:rsid w:val="0006162B"/>
    <w:rsid w:val="000701E3"/>
    <w:rsid w:val="00076422"/>
    <w:rsid w:val="000845DA"/>
    <w:rsid w:val="000924CF"/>
    <w:rsid w:val="00092963"/>
    <w:rsid w:val="000973D8"/>
    <w:rsid w:val="000A1C51"/>
    <w:rsid w:val="000A2687"/>
    <w:rsid w:val="000A5C5D"/>
    <w:rsid w:val="000A6364"/>
    <w:rsid w:val="000B0DAD"/>
    <w:rsid w:val="000B4734"/>
    <w:rsid w:val="000B58AB"/>
    <w:rsid w:val="000B7F9C"/>
    <w:rsid w:val="000C256E"/>
    <w:rsid w:val="000C4B76"/>
    <w:rsid w:val="000C4E2C"/>
    <w:rsid w:val="000D2D75"/>
    <w:rsid w:val="000D3D40"/>
    <w:rsid w:val="000D5577"/>
    <w:rsid w:val="000D7410"/>
    <w:rsid w:val="000E1466"/>
    <w:rsid w:val="000E319B"/>
    <w:rsid w:val="000F7F84"/>
    <w:rsid w:val="00105CC5"/>
    <w:rsid w:val="00110061"/>
    <w:rsid w:val="001100CE"/>
    <w:rsid w:val="0011498F"/>
    <w:rsid w:val="00122F52"/>
    <w:rsid w:val="001263E9"/>
    <w:rsid w:val="00133E54"/>
    <w:rsid w:val="00141A18"/>
    <w:rsid w:val="00143227"/>
    <w:rsid w:val="00145703"/>
    <w:rsid w:val="00145BE3"/>
    <w:rsid w:val="001472AC"/>
    <w:rsid w:val="0015074E"/>
    <w:rsid w:val="00152A30"/>
    <w:rsid w:val="00152A5A"/>
    <w:rsid w:val="0015622E"/>
    <w:rsid w:val="00160621"/>
    <w:rsid w:val="0016098D"/>
    <w:rsid w:val="00163F1C"/>
    <w:rsid w:val="00170918"/>
    <w:rsid w:val="00173FC9"/>
    <w:rsid w:val="00174311"/>
    <w:rsid w:val="001800BF"/>
    <w:rsid w:val="0019026F"/>
    <w:rsid w:val="00196860"/>
    <w:rsid w:val="001A49B2"/>
    <w:rsid w:val="001C3EB5"/>
    <w:rsid w:val="001C43B8"/>
    <w:rsid w:val="001C6EC3"/>
    <w:rsid w:val="001D2F11"/>
    <w:rsid w:val="001D6596"/>
    <w:rsid w:val="001D7485"/>
    <w:rsid w:val="001E47CD"/>
    <w:rsid w:val="001F58A8"/>
    <w:rsid w:val="001F6677"/>
    <w:rsid w:val="001F7447"/>
    <w:rsid w:val="0020252D"/>
    <w:rsid w:val="0020745F"/>
    <w:rsid w:val="002163AF"/>
    <w:rsid w:val="0022669D"/>
    <w:rsid w:val="0022670F"/>
    <w:rsid w:val="002314FD"/>
    <w:rsid w:val="00234DB7"/>
    <w:rsid w:val="00234EFE"/>
    <w:rsid w:val="002377DD"/>
    <w:rsid w:val="002415D0"/>
    <w:rsid w:val="002520BC"/>
    <w:rsid w:val="00255D59"/>
    <w:rsid w:val="00262577"/>
    <w:rsid w:val="002625A1"/>
    <w:rsid w:val="0026619C"/>
    <w:rsid w:val="00270DEA"/>
    <w:rsid w:val="002714C3"/>
    <w:rsid w:val="00274935"/>
    <w:rsid w:val="00282988"/>
    <w:rsid w:val="00286AB6"/>
    <w:rsid w:val="002A0562"/>
    <w:rsid w:val="002A0960"/>
    <w:rsid w:val="002A74D7"/>
    <w:rsid w:val="002B526A"/>
    <w:rsid w:val="002B5BDC"/>
    <w:rsid w:val="002B6609"/>
    <w:rsid w:val="002C20DB"/>
    <w:rsid w:val="002C7348"/>
    <w:rsid w:val="002D1EBC"/>
    <w:rsid w:val="002E087A"/>
    <w:rsid w:val="002E23DB"/>
    <w:rsid w:val="002F4FB6"/>
    <w:rsid w:val="003011C7"/>
    <w:rsid w:val="003034B8"/>
    <w:rsid w:val="00305505"/>
    <w:rsid w:val="00314D50"/>
    <w:rsid w:val="00335EA6"/>
    <w:rsid w:val="00337AB6"/>
    <w:rsid w:val="00340F2D"/>
    <w:rsid w:val="0034252F"/>
    <w:rsid w:val="00344411"/>
    <w:rsid w:val="00350238"/>
    <w:rsid w:val="00350682"/>
    <w:rsid w:val="003676C9"/>
    <w:rsid w:val="003A0376"/>
    <w:rsid w:val="003B0659"/>
    <w:rsid w:val="003B7E2F"/>
    <w:rsid w:val="003C1E17"/>
    <w:rsid w:val="003E3277"/>
    <w:rsid w:val="004031D2"/>
    <w:rsid w:val="004142D9"/>
    <w:rsid w:val="00417085"/>
    <w:rsid w:val="00420F83"/>
    <w:rsid w:val="00424DCC"/>
    <w:rsid w:val="00436181"/>
    <w:rsid w:val="00451077"/>
    <w:rsid w:val="0046140D"/>
    <w:rsid w:val="0047063C"/>
    <w:rsid w:val="004747AA"/>
    <w:rsid w:val="00482DE1"/>
    <w:rsid w:val="00487217"/>
    <w:rsid w:val="004907EF"/>
    <w:rsid w:val="004A2E90"/>
    <w:rsid w:val="004A4720"/>
    <w:rsid w:val="004B3B44"/>
    <w:rsid w:val="004C4F69"/>
    <w:rsid w:val="004C6FD3"/>
    <w:rsid w:val="004D585C"/>
    <w:rsid w:val="004D761B"/>
    <w:rsid w:val="004E1B6A"/>
    <w:rsid w:val="004E6A59"/>
    <w:rsid w:val="004F1944"/>
    <w:rsid w:val="004F24C2"/>
    <w:rsid w:val="00501E94"/>
    <w:rsid w:val="00504808"/>
    <w:rsid w:val="005230E2"/>
    <w:rsid w:val="005248CE"/>
    <w:rsid w:val="00527C56"/>
    <w:rsid w:val="00533CBC"/>
    <w:rsid w:val="00534809"/>
    <w:rsid w:val="00534908"/>
    <w:rsid w:val="005366AE"/>
    <w:rsid w:val="00550DC9"/>
    <w:rsid w:val="00561673"/>
    <w:rsid w:val="005672BC"/>
    <w:rsid w:val="00570D6B"/>
    <w:rsid w:val="005718FB"/>
    <w:rsid w:val="00573490"/>
    <w:rsid w:val="0057561C"/>
    <w:rsid w:val="005873CD"/>
    <w:rsid w:val="00597279"/>
    <w:rsid w:val="0059758A"/>
    <w:rsid w:val="005A59AF"/>
    <w:rsid w:val="005B0647"/>
    <w:rsid w:val="005C182F"/>
    <w:rsid w:val="005E3A46"/>
    <w:rsid w:val="005E6E7F"/>
    <w:rsid w:val="005E7942"/>
    <w:rsid w:val="005E7EFB"/>
    <w:rsid w:val="006020E2"/>
    <w:rsid w:val="00604C96"/>
    <w:rsid w:val="00611D83"/>
    <w:rsid w:val="00612659"/>
    <w:rsid w:val="00615542"/>
    <w:rsid w:val="00617BE0"/>
    <w:rsid w:val="0062167D"/>
    <w:rsid w:val="00630BFA"/>
    <w:rsid w:val="006334D1"/>
    <w:rsid w:val="006368DF"/>
    <w:rsid w:val="006524F7"/>
    <w:rsid w:val="0065590F"/>
    <w:rsid w:val="0065763E"/>
    <w:rsid w:val="00660214"/>
    <w:rsid w:val="00665A00"/>
    <w:rsid w:val="00680953"/>
    <w:rsid w:val="006832EF"/>
    <w:rsid w:val="0068502C"/>
    <w:rsid w:val="00695F8A"/>
    <w:rsid w:val="006A3915"/>
    <w:rsid w:val="006A647A"/>
    <w:rsid w:val="006A7E29"/>
    <w:rsid w:val="006B0336"/>
    <w:rsid w:val="006C60B5"/>
    <w:rsid w:val="006D0680"/>
    <w:rsid w:val="006D3198"/>
    <w:rsid w:val="006D6830"/>
    <w:rsid w:val="006E1B8C"/>
    <w:rsid w:val="006E2E8D"/>
    <w:rsid w:val="006F1720"/>
    <w:rsid w:val="006F7974"/>
    <w:rsid w:val="006F7999"/>
    <w:rsid w:val="00701997"/>
    <w:rsid w:val="00701A32"/>
    <w:rsid w:val="00702C63"/>
    <w:rsid w:val="007046B5"/>
    <w:rsid w:val="007104AD"/>
    <w:rsid w:val="00710951"/>
    <w:rsid w:val="0072041E"/>
    <w:rsid w:val="007233D5"/>
    <w:rsid w:val="00734B4F"/>
    <w:rsid w:val="0073572A"/>
    <w:rsid w:val="00743535"/>
    <w:rsid w:val="007455A4"/>
    <w:rsid w:val="00761B24"/>
    <w:rsid w:val="007650B3"/>
    <w:rsid w:val="00765258"/>
    <w:rsid w:val="00766C59"/>
    <w:rsid w:val="00767E3D"/>
    <w:rsid w:val="00786BC8"/>
    <w:rsid w:val="007A30EA"/>
    <w:rsid w:val="007C1EB3"/>
    <w:rsid w:val="007C21BB"/>
    <w:rsid w:val="007C22BF"/>
    <w:rsid w:val="007D5B36"/>
    <w:rsid w:val="007D6E42"/>
    <w:rsid w:val="007D7857"/>
    <w:rsid w:val="007F0F99"/>
    <w:rsid w:val="007F1F5E"/>
    <w:rsid w:val="007F4FAE"/>
    <w:rsid w:val="007F63FE"/>
    <w:rsid w:val="007F6828"/>
    <w:rsid w:val="00801B09"/>
    <w:rsid w:val="00802C24"/>
    <w:rsid w:val="00815D49"/>
    <w:rsid w:val="008506AD"/>
    <w:rsid w:val="008512E8"/>
    <w:rsid w:val="00852066"/>
    <w:rsid w:val="00861AC9"/>
    <w:rsid w:val="00862761"/>
    <w:rsid w:val="00871DA8"/>
    <w:rsid w:val="00872016"/>
    <w:rsid w:val="00872F89"/>
    <w:rsid w:val="00881B91"/>
    <w:rsid w:val="00885A0B"/>
    <w:rsid w:val="00886890"/>
    <w:rsid w:val="0088735D"/>
    <w:rsid w:val="00887E6A"/>
    <w:rsid w:val="00890BF0"/>
    <w:rsid w:val="008A2068"/>
    <w:rsid w:val="008A38EF"/>
    <w:rsid w:val="008A69E5"/>
    <w:rsid w:val="008C0376"/>
    <w:rsid w:val="008C1066"/>
    <w:rsid w:val="008C24AF"/>
    <w:rsid w:val="008C57AE"/>
    <w:rsid w:val="008C758D"/>
    <w:rsid w:val="008D44AA"/>
    <w:rsid w:val="008F4CBA"/>
    <w:rsid w:val="00906E1F"/>
    <w:rsid w:val="00911A06"/>
    <w:rsid w:val="0091635A"/>
    <w:rsid w:val="00924367"/>
    <w:rsid w:val="00926701"/>
    <w:rsid w:val="009425F2"/>
    <w:rsid w:val="00942CD6"/>
    <w:rsid w:val="00953B1A"/>
    <w:rsid w:val="009550D8"/>
    <w:rsid w:val="0095730F"/>
    <w:rsid w:val="009604AD"/>
    <w:rsid w:val="00960696"/>
    <w:rsid w:val="0096746F"/>
    <w:rsid w:val="009712AE"/>
    <w:rsid w:val="00981B69"/>
    <w:rsid w:val="009872A3"/>
    <w:rsid w:val="009918C6"/>
    <w:rsid w:val="00995B8E"/>
    <w:rsid w:val="0099681E"/>
    <w:rsid w:val="009A44A8"/>
    <w:rsid w:val="009A4FEA"/>
    <w:rsid w:val="009A54D7"/>
    <w:rsid w:val="009B3088"/>
    <w:rsid w:val="009C0A8E"/>
    <w:rsid w:val="009C6024"/>
    <w:rsid w:val="009D658F"/>
    <w:rsid w:val="009E0452"/>
    <w:rsid w:val="009E5780"/>
    <w:rsid w:val="009E59C1"/>
    <w:rsid w:val="009F39A8"/>
    <w:rsid w:val="009F5CFA"/>
    <w:rsid w:val="00A273BA"/>
    <w:rsid w:val="00A36997"/>
    <w:rsid w:val="00A40628"/>
    <w:rsid w:val="00A44B36"/>
    <w:rsid w:val="00A51DA2"/>
    <w:rsid w:val="00A55F57"/>
    <w:rsid w:val="00A609CF"/>
    <w:rsid w:val="00A719C3"/>
    <w:rsid w:val="00A71B6D"/>
    <w:rsid w:val="00A80C72"/>
    <w:rsid w:val="00A837F8"/>
    <w:rsid w:val="00A87BA2"/>
    <w:rsid w:val="00A9505C"/>
    <w:rsid w:val="00AA1A09"/>
    <w:rsid w:val="00AA5E5B"/>
    <w:rsid w:val="00AB6094"/>
    <w:rsid w:val="00AB7486"/>
    <w:rsid w:val="00AC0468"/>
    <w:rsid w:val="00AD2A20"/>
    <w:rsid w:val="00AD7CDA"/>
    <w:rsid w:val="00AE67E2"/>
    <w:rsid w:val="00AF227F"/>
    <w:rsid w:val="00B009E4"/>
    <w:rsid w:val="00B05C32"/>
    <w:rsid w:val="00B10E6A"/>
    <w:rsid w:val="00B20C20"/>
    <w:rsid w:val="00B36679"/>
    <w:rsid w:val="00B37343"/>
    <w:rsid w:val="00B41990"/>
    <w:rsid w:val="00B471F3"/>
    <w:rsid w:val="00B54F52"/>
    <w:rsid w:val="00B5698E"/>
    <w:rsid w:val="00B56DAE"/>
    <w:rsid w:val="00B66C1E"/>
    <w:rsid w:val="00B66F78"/>
    <w:rsid w:val="00B703A0"/>
    <w:rsid w:val="00B712E0"/>
    <w:rsid w:val="00B7283D"/>
    <w:rsid w:val="00B92491"/>
    <w:rsid w:val="00B94CD5"/>
    <w:rsid w:val="00B96541"/>
    <w:rsid w:val="00B96CF5"/>
    <w:rsid w:val="00BA3154"/>
    <w:rsid w:val="00BA3DE0"/>
    <w:rsid w:val="00BA5610"/>
    <w:rsid w:val="00BA5D76"/>
    <w:rsid w:val="00BB3F20"/>
    <w:rsid w:val="00BB74A0"/>
    <w:rsid w:val="00BC3266"/>
    <w:rsid w:val="00BC6F1C"/>
    <w:rsid w:val="00BD2717"/>
    <w:rsid w:val="00BD4644"/>
    <w:rsid w:val="00BD5D72"/>
    <w:rsid w:val="00BD70A4"/>
    <w:rsid w:val="00BE3B1F"/>
    <w:rsid w:val="00BE5CE7"/>
    <w:rsid w:val="00BF4AA1"/>
    <w:rsid w:val="00BF78D4"/>
    <w:rsid w:val="00BF7D23"/>
    <w:rsid w:val="00C02D46"/>
    <w:rsid w:val="00C06731"/>
    <w:rsid w:val="00C111BD"/>
    <w:rsid w:val="00C24C7E"/>
    <w:rsid w:val="00C408A8"/>
    <w:rsid w:val="00C416B7"/>
    <w:rsid w:val="00C4385A"/>
    <w:rsid w:val="00C50D5A"/>
    <w:rsid w:val="00C67BBC"/>
    <w:rsid w:val="00C75252"/>
    <w:rsid w:val="00C77089"/>
    <w:rsid w:val="00C84E11"/>
    <w:rsid w:val="00C86DB3"/>
    <w:rsid w:val="00C91729"/>
    <w:rsid w:val="00C91D15"/>
    <w:rsid w:val="00C970AA"/>
    <w:rsid w:val="00C9772F"/>
    <w:rsid w:val="00CA21EA"/>
    <w:rsid w:val="00CA3745"/>
    <w:rsid w:val="00CA448B"/>
    <w:rsid w:val="00CB37DF"/>
    <w:rsid w:val="00CB3F4E"/>
    <w:rsid w:val="00CC563B"/>
    <w:rsid w:val="00CC5D31"/>
    <w:rsid w:val="00CD3171"/>
    <w:rsid w:val="00CE53D1"/>
    <w:rsid w:val="00D026C9"/>
    <w:rsid w:val="00D33405"/>
    <w:rsid w:val="00D413BE"/>
    <w:rsid w:val="00D41505"/>
    <w:rsid w:val="00D4303F"/>
    <w:rsid w:val="00D6380B"/>
    <w:rsid w:val="00D74FB5"/>
    <w:rsid w:val="00D80485"/>
    <w:rsid w:val="00DA07C5"/>
    <w:rsid w:val="00DA4DC1"/>
    <w:rsid w:val="00DB0205"/>
    <w:rsid w:val="00DC0627"/>
    <w:rsid w:val="00DC3E58"/>
    <w:rsid w:val="00DC632C"/>
    <w:rsid w:val="00DD0B9E"/>
    <w:rsid w:val="00DD569F"/>
    <w:rsid w:val="00DD6E22"/>
    <w:rsid w:val="00DE3613"/>
    <w:rsid w:val="00DF04AF"/>
    <w:rsid w:val="00DF124F"/>
    <w:rsid w:val="00DF2605"/>
    <w:rsid w:val="00E01B18"/>
    <w:rsid w:val="00E01E17"/>
    <w:rsid w:val="00E028B9"/>
    <w:rsid w:val="00E051D8"/>
    <w:rsid w:val="00E06595"/>
    <w:rsid w:val="00E13FAF"/>
    <w:rsid w:val="00E304D5"/>
    <w:rsid w:val="00E31B2B"/>
    <w:rsid w:val="00E34586"/>
    <w:rsid w:val="00E42869"/>
    <w:rsid w:val="00E4332B"/>
    <w:rsid w:val="00E434D9"/>
    <w:rsid w:val="00E509F6"/>
    <w:rsid w:val="00E56B22"/>
    <w:rsid w:val="00E56B8B"/>
    <w:rsid w:val="00E6533B"/>
    <w:rsid w:val="00E859E2"/>
    <w:rsid w:val="00E9693B"/>
    <w:rsid w:val="00EA6DA5"/>
    <w:rsid w:val="00EA74F7"/>
    <w:rsid w:val="00EB172B"/>
    <w:rsid w:val="00EB605D"/>
    <w:rsid w:val="00EC241F"/>
    <w:rsid w:val="00EC5583"/>
    <w:rsid w:val="00ED1BB8"/>
    <w:rsid w:val="00EE4390"/>
    <w:rsid w:val="00EE5C0E"/>
    <w:rsid w:val="00F06CD1"/>
    <w:rsid w:val="00F07EC7"/>
    <w:rsid w:val="00F1011A"/>
    <w:rsid w:val="00F13CD1"/>
    <w:rsid w:val="00F27A5D"/>
    <w:rsid w:val="00F321D4"/>
    <w:rsid w:val="00F36157"/>
    <w:rsid w:val="00F41128"/>
    <w:rsid w:val="00F532F2"/>
    <w:rsid w:val="00F53DFA"/>
    <w:rsid w:val="00F55BEB"/>
    <w:rsid w:val="00F5727E"/>
    <w:rsid w:val="00F60840"/>
    <w:rsid w:val="00F67A0D"/>
    <w:rsid w:val="00F70FEF"/>
    <w:rsid w:val="00F716A1"/>
    <w:rsid w:val="00F77394"/>
    <w:rsid w:val="00F87E64"/>
    <w:rsid w:val="00FA3025"/>
    <w:rsid w:val="00FA4CD6"/>
    <w:rsid w:val="00FA7457"/>
    <w:rsid w:val="00FB7BA5"/>
    <w:rsid w:val="00FC39F1"/>
    <w:rsid w:val="00FC6719"/>
    <w:rsid w:val="00FC6BD2"/>
    <w:rsid w:val="00FD290A"/>
    <w:rsid w:val="00FD7245"/>
    <w:rsid w:val="00FE03AF"/>
    <w:rsid w:val="00FE7000"/>
    <w:rsid w:val="00FF421D"/>
    <w:rsid w:val="00FF79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5E1C0E"/>
  <w15:docId w15:val="{41D25207-F4CA-42E7-9CA6-425081F6E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5074E"/>
  </w:style>
  <w:style w:type="paragraph" w:styleId="Titre1">
    <w:name w:val="heading 1"/>
    <w:basedOn w:val="Normal"/>
    <w:next w:val="Normal"/>
    <w:link w:val="Titre1Car"/>
    <w:uiPriority w:val="9"/>
    <w:qFormat/>
    <w:rsid w:val="00612659"/>
    <w:pPr>
      <w:keepNext/>
      <w:keepLines/>
      <w:numPr>
        <w:numId w:val="4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12659"/>
    <w:pPr>
      <w:keepNext/>
      <w:keepLines/>
      <w:numPr>
        <w:ilvl w:val="1"/>
        <w:numId w:val="41"/>
      </w:numPr>
      <w:spacing w:before="200" w:after="0"/>
      <w:ind w:left="576"/>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12659"/>
    <w:pPr>
      <w:keepNext/>
      <w:keepLines/>
      <w:numPr>
        <w:ilvl w:val="2"/>
        <w:numId w:val="4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12659"/>
    <w:pPr>
      <w:keepNext/>
      <w:keepLines/>
      <w:numPr>
        <w:ilvl w:val="3"/>
        <w:numId w:val="4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612659"/>
    <w:pPr>
      <w:keepNext/>
      <w:keepLines/>
      <w:numPr>
        <w:ilvl w:val="4"/>
        <w:numId w:val="4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12659"/>
    <w:pPr>
      <w:keepNext/>
      <w:keepLines/>
      <w:numPr>
        <w:ilvl w:val="5"/>
        <w:numId w:val="4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12659"/>
    <w:pPr>
      <w:keepNext/>
      <w:keepLines/>
      <w:numPr>
        <w:ilvl w:val="6"/>
        <w:numId w:val="4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12659"/>
    <w:pPr>
      <w:keepNext/>
      <w:keepLines/>
      <w:numPr>
        <w:ilvl w:val="7"/>
        <w:numId w:val="4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12659"/>
    <w:pPr>
      <w:keepNext/>
      <w:keepLines/>
      <w:numPr>
        <w:ilvl w:val="8"/>
        <w:numId w:val="4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DA07C5"/>
    <w:rPr>
      <w:color w:val="0000FF" w:themeColor="hyperlink"/>
      <w:u w:val="single"/>
    </w:rPr>
  </w:style>
  <w:style w:type="table" w:styleId="Grilledutableau">
    <w:name w:val="Table Grid"/>
    <w:basedOn w:val="TableauNormal"/>
    <w:uiPriority w:val="59"/>
    <w:rsid w:val="0092436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edebulles">
    <w:name w:val="Balloon Text"/>
    <w:basedOn w:val="Normal"/>
    <w:link w:val="TextedebullesCar"/>
    <w:uiPriority w:val="99"/>
    <w:semiHidden/>
    <w:unhideWhenUsed/>
    <w:rsid w:val="00F06CD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06CD1"/>
    <w:rPr>
      <w:rFonts w:ascii="Tahoma" w:hAnsi="Tahoma" w:cs="Tahoma"/>
      <w:sz w:val="16"/>
      <w:szCs w:val="16"/>
    </w:rPr>
  </w:style>
  <w:style w:type="paragraph" w:styleId="Paragraphedeliste">
    <w:name w:val="List Paragraph"/>
    <w:aliases w:val="Figure1"/>
    <w:basedOn w:val="Normal"/>
    <w:link w:val="ParagraphedelisteCar"/>
    <w:uiPriority w:val="34"/>
    <w:qFormat/>
    <w:rsid w:val="008506AD"/>
    <w:pPr>
      <w:ind w:left="720"/>
      <w:contextualSpacing/>
    </w:pPr>
  </w:style>
  <w:style w:type="paragraph" w:styleId="NormalWeb">
    <w:name w:val="Normal (Web)"/>
    <w:basedOn w:val="Normal"/>
    <w:uiPriority w:val="99"/>
    <w:unhideWhenUsed/>
    <w:rsid w:val="00E3458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fontstyle01">
    <w:name w:val="fontstyle01"/>
    <w:basedOn w:val="Policepardfaut"/>
    <w:rsid w:val="00BE5CE7"/>
    <w:rPr>
      <w:rFonts w:ascii="Times New Roman" w:hAnsi="Times New Roman" w:cs="Times New Roman" w:hint="default"/>
      <w:b w:val="0"/>
      <w:bCs w:val="0"/>
      <w:i w:val="0"/>
      <w:iCs w:val="0"/>
      <w:color w:val="000000"/>
      <w:sz w:val="24"/>
      <w:szCs w:val="24"/>
    </w:rPr>
  </w:style>
  <w:style w:type="character" w:customStyle="1" w:styleId="ParagraphedelisteCar">
    <w:name w:val="Paragraphe de liste Car"/>
    <w:aliases w:val="Figure1 Car"/>
    <w:basedOn w:val="Policepardfaut"/>
    <w:link w:val="Paragraphedeliste"/>
    <w:uiPriority w:val="34"/>
    <w:rsid w:val="00611D83"/>
  </w:style>
  <w:style w:type="paragraph" w:customStyle="1" w:styleId="Default">
    <w:name w:val="Default"/>
    <w:rsid w:val="007455A4"/>
    <w:pPr>
      <w:autoSpaceDE w:val="0"/>
      <w:autoSpaceDN w:val="0"/>
      <w:adjustRightInd w:val="0"/>
      <w:spacing w:after="0" w:line="240" w:lineRule="auto"/>
    </w:pPr>
    <w:rPr>
      <w:rFonts w:ascii="Times New Roman" w:hAnsi="Times New Roman" w:cs="Times New Roman"/>
      <w:color w:val="000000"/>
      <w:sz w:val="24"/>
      <w:szCs w:val="24"/>
    </w:rPr>
  </w:style>
  <w:style w:type="character" w:styleId="Rfrenceintense">
    <w:name w:val="Intense Reference"/>
    <w:aliases w:val="Titre romain"/>
    <w:basedOn w:val="Policepardfaut"/>
    <w:uiPriority w:val="32"/>
    <w:qFormat/>
    <w:rsid w:val="00417085"/>
    <w:rPr>
      <w:rFonts w:asciiTheme="majorHAnsi" w:hAnsiTheme="majorHAnsi"/>
      <w:b/>
      <w:bCs/>
      <w:smallCaps/>
      <w:spacing w:val="5"/>
      <w:sz w:val="44"/>
    </w:rPr>
  </w:style>
  <w:style w:type="paragraph" w:styleId="En-tte">
    <w:name w:val="header"/>
    <w:basedOn w:val="Normal"/>
    <w:link w:val="En-tteCar"/>
    <w:uiPriority w:val="99"/>
    <w:unhideWhenUsed/>
    <w:rsid w:val="00420F83"/>
    <w:pPr>
      <w:tabs>
        <w:tab w:val="center" w:pos="4536"/>
        <w:tab w:val="right" w:pos="9072"/>
      </w:tabs>
      <w:spacing w:after="0" w:line="240" w:lineRule="auto"/>
    </w:pPr>
  </w:style>
  <w:style w:type="character" w:customStyle="1" w:styleId="En-tteCar">
    <w:name w:val="En-tête Car"/>
    <w:basedOn w:val="Policepardfaut"/>
    <w:link w:val="En-tte"/>
    <w:uiPriority w:val="99"/>
    <w:rsid w:val="00420F83"/>
  </w:style>
  <w:style w:type="paragraph" w:styleId="Pieddepage">
    <w:name w:val="footer"/>
    <w:basedOn w:val="Normal"/>
    <w:link w:val="PieddepageCar"/>
    <w:uiPriority w:val="99"/>
    <w:unhideWhenUsed/>
    <w:rsid w:val="00420F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0F83"/>
  </w:style>
  <w:style w:type="character" w:customStyle="1" w:styleId="Titre1Car">
    <w:name w:val="Titre 1 Car"/>
    <w:basedOn w:val="Policepardfaut"/>
    <w:link w:val="Titre1"/>
    <w:uiPriority w:val="9"/>
    <w:rsid w:val="00612659"/>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612659"/>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612659"/>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612659"/>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612659"/>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612659"/>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61265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61265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612659"/>
    <w:rPr>
      <w:rFonts w:asciiTheme="majorHAnsi" w:eastAsiaTheme="majorEastAsia" w:hAnsiTheme="majorHAnsi" w:cstheme="majorBidi"/>
      <w:i/>
      <w:iCs/>
      <w:color w:val="404040" w:themeColor="text1" w:themeTint="BF"/>
      <w:sz w:val="20"/>
      <w:szCs w:val="20"/>
    </w:rPr>
  </w:style>
  <w:style w:type="paragraph" w:customStyle="1" w:styleId="figure">
    <w:name w:val="figure"/>
    <w:basedOn w:val="Normal"/>
    <w:link w:val="figureCar"/>
    <w:qFormat/>
    <w:rsid w:val="00612659"/>
    <w:pPr>
      <w:spacing w:after="120"/>
      <w:ind w:firstLine="567"/>
      <w:jc w:val="center"/>
    </w:pPr>
    <w:rPr>
      <w:rFonts w:ascii="Times New Roman" w:eastAsia="Times New Roman" w:hAnsi="Times New Roman" w:cs="Times New Roman"/>
      <w:i/>
      <w:lang w:eastAsia="fr-FR"/>
    </w:rPr>
  </w:style>
  <w:style w:type="character" w:customStyle="1" w:styleId="figureCar">
    <w:name w:val="figure Car"/>
    <w:basedOn w:val="Policepardfaut"/>
    <w:link w:val="figure"/>
    <w:rsid w:val="00612659"/>
    <w:rPr>
      <w:rFonts w:ascii="Times New Roman" w:eastAsia="Times New Roman" w:hAnsi="Times New Roman" w:cs="Times New Roman"/>
      <w:i/>
      <w:lang w:eastAsia="fr-FR"/>
    </w:rPr>
  </w:style>
  <w:style w:type="paragraph" w:customStyle="1" w:styleId="Sapitra">
    <w:name w:val="Sapitra"/>
    <w:basedOn w:val="Titre2"/>
    <w:next w:val="Normal"/>
    <w:qFormat/>
    <w:rsid w:val="00612659"/>
    <w:pPr>
      <w:keepNext w:val="0"/>
      <w:keepLines w:val="0"/>
      <w:numPr>
        <w:numId w:val="42"/>
      </w:numPr>
      <w:spacing w:before="240" w:after="240" w:line="360" w:lineRule="auto"/>
      <w:contextualSpacing/>
      <w:jc w:val="both"/>
    </w:pPr>
    <w:rPr>
      <w:rFonts w:ascii="Arial" w:eastAsia="Times New Roman" w:hAnsi="Arial"/>
      <w:color w:val="365F91" w:themeColor="accent1" w:themeShade="BF"/>
      <w:sz w:val="32"/>
      <w:szCs w:val="24"/>
    </w:rPr>
  </w:style>
  <w:style w:type="character" w:customStyle="1" w:styleId="Para1Car">
    <w:name w:val="Para1 Car"/>
    <w:basedOn w:val="Policepardfaut"/>
    <w:link w:val="Para1"/>
    <w:locked/>
    <w:rsid w:val="00612659"/>
    <w:rPr>
      <w:rFonts w:ascii="Times New Roman" w:eastAsia="Times New Roman" w:hAnsi="Times New Roman" w:cstheme="majorBidi"/>
      <w:b/>
      <w:bCs/>
      <w:color w:val="243F60" w:themeColor="accent1" w:themeShade="7F"/>
      <w:sz w:val="28"/>
      <w:szCs w:val="24"/>
    </w:rPr>
  </w:style>
  <w:style w:type="paragraph" w:customStyle="1" w:styleId="Para1">
    <w:name w:val="Para1"/>
    <w:basedOn w:val="Titre3"/>
    <w:next w:val="Normal"/>
    <w:link w:val="Para1Car"/>
    <w:qFormat/>
    <w:rsid w:val="00612659"/>
    <w:pPr>
      <w:keepNext w:val="0"/>
      <w:keepLines w:val="0"/>
      <w:numPr>
        <w:numId w:val="42"/>
      </w:numPr>
      <w:spacing w:before="120" w:after="120" w:line="360" w:lineRule="auto"/>
      <w:contextualSpacing/>
      <w:jc w:val="both"/>
    </w:pPr>
    <w:rPr>
      <w:rFonts w:ascii="Times New Roman" w:eastAsia="Times New Roman" w:hAnsi="Times New Roman"/>
      <w:color w:val="243F60" w:themeColor="accent1" w:themeShade="7F"/>
      <w:sz w:val="28"/>
      <w:szCs w:val="24"/>
    </w:rPr>
  </w:style>
  <w:style w:type="paragraph" w:customStyle="1" w:styleId="Para2">
    <w:name w:val="Para2"/>
    <w:basedOn w:val="Titre4"/>
    <w:qFormat/>
    <w:rsid w:val="00612659"/>
    <w:pPr>
      <w:numPr>
        <w:numId w:val="42"/>
      </w:numPr>
      <w:spacing w:after="60" w:line="360" w:lineRule="auto"/>
      <w:contextualSpacing/>
      <w:jc w:val="both"/>
    </w:pPr>
    <w:rPr>
      <w:rFonts w:ascii="Times New Roman" w:eastAsia="Times New Roman" w:hAnsi="Times New Roman" w:cs="Times New Roman"/>
      <w:i w:val="0"/>
      <w:color w:val="auto"/>
      <w:sz w:val="26"/>
      <w:szCs w:val="24"/>
      <w:lang w:eastAsia="fr-FR"/>
    </w:rPr>
  </w:style>
  <w:style w:type="paragraph" w:customStyle="1" w:styleId="Para3">
    <w:name w:val="Para3"/>
    <w:basedOn w:val="Titre4"/>
    <w:next w:val="Normal"/>
    <w:qFormat/>
    <w:rsid w:val="00612659"/>
    <w:pPr>
      <w:numPr>
        <w:ilvl w:val="4"/>
        <w:numId w:val="42"/>
      </w:numPr>
      <w:spacing w:after="60" w:line="360" w:lineRule="auto"/>
      <w:contextualSpacing/>
      <w:jc w:val="both"/>
      <w:outlineLvl w:val="4"/>
    </w:pPr>
    <w:rPr>
      <w:rFonts w:ascii="Times New Roman" w:eastAsia="Times New Roman" w:hAnsi="Times New Roman" w:cs="Times New Roman"/>
      <w:i w:val="0"/>
      <w:color w:val="auto"/>
      <w:sz w:val="24"/>
      <w:szCs w:val="24"/>
      <w:lang w:eastAsia="fr-FR"/>
    </w:rPr>
  </w:style>
  <w:style w:type="paragraph" w:customStyle="1" w:styleId="Tabilao">
    <w:name w:val="Tabilao"/>
    <w:next w:val="Normal"/>
    <w:qFormat/>
    <w:rsid w:val="00612659"/>
    <w:pPr>
      <w:keepNext/>
      <w:numPr>
        <w:ilvl w:val="6"/>
        <w:numId w:val="42"/>
      </w:numPr>
      <w:spacing w:after="0" w:line="240" w:lineRule="auto"/>
      <w:jc w:val="center"/>
    </w:pPr>
    <w:rPr>
      <w:rFonts w:ascii="Times New Roman" w:eastAsia="Times New Roman" w:hAnsi="Times New Roman" w:cs="Arial"/>
      <w:bCs/>
      <w:sz w:val="24"/>
      <w:szCs w:val="24"/>
      <w:lang w:eastAsia="fr-FR"/>
    </w:rPr>
  </w:style>
  <w:style w:type="paragraph" w:customStyle="1" w:styleId="Sary">
    <w:name w:val="Sary"/>
    <w:next w:val="Normal"/>
    <w:qFormat/>
    <w:rsid w:val="00612659"/>
    <w:pPr>
      <w:numPr>
        <w:ilvl w:val="5"/>
        <w:numId w:val="42"/>
      </w:numPr>
      <w:spacing w:after="0" w:line="240" w:lineRule="auto"/>
      <w:jc w:val="center"/>
    </w:pPr>
    <w:rPr>
      <w:rFonts w:ascii="Times New Roman" w:eastAsia="Times New Roman" w:hAnsi="Times New Roman" w:cs="Arial"/>
      <w:bCs/>
      <w:sz w:val="24"/>
      <w:szCs w:val="24"/>
    </w:rPr>
  </w:style>
  <w:style w:type="paragraph" w:styleId="Lgende">
    <w:name w:val="caption"/>
    <w:basedOn w:val="Normal"/>
    <w:next w:val="Normal"/>
    <w:unhideWhenUsed/>
    <w:qFormat/>
    <w:rsid w:val="00282988"/>
    <w:pPr>
      <w:spacing w:line="240" w:lineRule="auto"/>
    </w:pPr>
    <w:rPr>
      <w:rFonts w:ascii="Times New Roman" w:eastAsia="Times New Roman" w:hAnsi="Times New Roman" w:cs="Times New Roman"/>
      <w:b/>
      <w:bCs/>
      <w:color w:val="4F81BD" w:themeColor="accent1"/>
      <w:sz w:val="18"/>
      <w:szCs w:val="18"/>
      <w:lang w:eastAsia="fr-FR"/>
    </w:rPr>
  </w:style>
  <w:style w:type="character" w:customStyle="1" w:styleId="lang-en">
    <w:name w:val="lang-en"/>
    <w:basedOn w:val="Policepardfaut"/>
    <w:rsid w:val="00B66F78"/>
  </w:style>
  <w:style w:type="paragraph" w:styleId="En-ttedetabledesmatires">
    <w:name w:val="TOC Heading"/>
    <w:basedOn w:val="Titre1"/>
    <w:next w:val="Normal"/>
    <w:uiPriority w:val="39"/>
    <w:unhideWhenUsed/>
    <w:qFormat/>
    <w:rsid w:val="00F60840"/>
    <w:pPr>
      <w:numPr>
        <w:numId w:val="0"/>
      </w:numPr>
      <w:spacing w:before="240" w:line="259" w:lineRule="auto"/>
      <w:outlineLvl w:val="9"/>
    </w:pPr>
    <w:rPr>
      <w:b w:val="0"/>
      <w:bCs w:val="0"/>
      <w:sz w:val="32"/>
      <w:szCs w:val="32"/>
      <w:lang w:eastAsia="fr-FR"/>
    </w:rPr>
  </w:style>
  <w:style w:type="paragraph" w:styleId="TM2">
    <w:name w:val="toc 2"/>
    <w:basedOn w:val="Normal"/>
    <w:next w:val="Normal"/>
    <w:autoRedefine/>
    <w:uiPriority w:val="39"/>
    <w:unhideWhenUsed/>
    <w:rsid w:val="00F60840"/>
    <w:pPr>
      <w:spacing w:after="100" w:line="259" w:lineRule="auto"/>
      <w:ind w:left="220"/>
    </w:pPr>
    <w:rPr>
      <w:rFonts w:eastAsiaTheme="minorEastAsia" w:cs="Times New Roman"/>
      <w:lang w:eastAsia="fr-FR"/>
    </w:rPr>
  </w:style>
  <w:style w:type="paragraph" w:styleId="TM1">
    <w:name w:val="toc 1"/>
    <w:basedOn w:val="Normal"/>
    <w:next w:val="Normal"/>
    <w:autoRedefine/>
    <w:uiPriority w:val="39"/>
    <w:unhideWhenUsed/>
    <w:rsid w:val="00F60840"/>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F60840"/>
    <w:pPr>
      <w:spacing w:after="100" w:line="259" w:lineRule="auto"/>
      <w:ind w:left="440"/>
    </w:pPr>
    <w:rPr>
      <w:rFonts w:eastAsiaTheme="minorEastAsia" w:cs="Times New Roman"/>
      <w:lang w:eastAsia="fr-FR"/>
    </w:rPr>
  </w:style>
  <w:style w:type="paragraph" w:styleId="Tabledesillustrations">
    <w:name w:val="table of figures"/>
    <w:basedOn w:val="Normal"/>
    <w:next w:val="Normal"/>
    <w:uiPriority w:val="99"/>
    <w:unhideWhenUsed/>
    <w:rsid w:val="00054184"/>
    <w:pPr>
      <w:spacing w:after="0"/>
    </w:pPr>
  </w:style>
  <w:style w:type="paragraph" w:styleId="PrformatHTML">
    <w:name w:val="HTML Preformatted"/>
    <w:basedOn w:val="Normal"/>
    <w:link w:val="PrformatHTMLCar"/>
    <w:uiPriority w:val="99"/>
    <w:semiHidden/>
    <w:unhideWhenUsed/>
    <w:rsid w:val="00734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34B4F"/>
    <w:rPr>
      <w:rFonts w:ascii="Courier New" w:eastAsia="Times New Roman" w:hAnsi="Courier New" w:cs="Courier New"/>
      <w:sz w:val="20"/>
      <w:szCs w:val="20"/>
      <w:lang w:eastAsia="fr-FR"/>
    </w:rPr>
  </w:style>
  <w:style w:type="character" w:customStyle="1" w:styleId="fontstyle21">
    <w:name w:val="fontstyle21"/>
    <w:basedOn w:val="Policepardfaut"/>
    <w:rsid w:val="003034B8"/>
    <w:rPr>
      <w:rFonts w:ascii="Symbol" w:hAnsi="Symbol" w:hint="default"/>
      <w:b w:val="0"/>
      <w:bCs w:val="0"/>
      <w:i w:val="0"/>
      <w:iCs w:val="0"/>
      <w:color w:val="000000"/>
      <w:sz w:val="24"/>
      <w:szCs w:val="24"/>
    </w:rPr>
  </w:style>
  <w:style w:type="character" w:styleId="Marquedecommentaire">
    <w:name w:val="annotation reference"/>
    <w:basedOn w:val="Policepardfaut"/>
    <w:uiPriority w:val="99"/>
    <w:semiHidden/>
    <w:unhideWhenUsed/>
    <w:rsid w:val="007F6828"/>
    <w:rPr>
      <w:sz w:val="16"/>
      <w:szCs w:val="16"/>
    </w:rPr>
  </w:style>
  <w:style w:type="paragraph" w:styleId="Commentaire">
    <w:name w:val="annotation text"/>
    <w:basedOn w:val="Normal"/>
    <w:link w:val="CommentaireCar"/>
    <w:uiPriority w:val="99"/>
    <w:semiHidden/>
    <w:unhideWhenUsed/>
    <w:rsid w:val="007F6828"/>
    <w:pPr>
      <w:spacing w:line="240" w:lineRule="auto"/>
    </w:pPr>
    <w:rPr>
      <w:sz w:val="20"/>
      <w:szCs w:val="20"/>
    </w:rPr>
  </w:style>
  <w:style w:type="character" w:customStyle="1" w:styleId="CommentaireCar">
    <w:name w:val="Commentaire Car"/>
    <w:basedOn w:val="Policepardfaut"/>
    <w:link w:val="Commentaire"/>
    <w:uiPriority w:val="99"/>
    <w:semiHidden/>
    <w:rsid w:val="007F6828"/>
    <w:rPr>
      <w:sz w:val="20"/>
      <w:szCs w:val="20"/>
    </w:rPr>
  </w:style>
  <w:style w:type="paragraph" w:styleId="Objetducommentaire">
    <w:name w:val="annotation subject"/>
    <w:basedOn w:val="Commentaire"/>
    <w:next w:val="Commentaire"/>
    <w:link w:val="ObjetducommentaireCar"/>
    <w:uiPriority w:val="99"/>
    <w:semiHidden/>
    <w:unhideWhenUsed/>
    <w:rsid w:val="007F6828"/>
    <w:rPr>
      <w:b/>
      <w:bCs/>
    </w:rPr>
  </w:style>
  <w:style w:type="character" w:customStyle="1" w:styleId="ObjetducommentaireCar">
    <w:name w:val="Objet du commentaire Car"/>
    <w:basedOn w:val="CommentaireCar"/>
    <w:link w:val="Objetducommentaire"/>
    <w:uiPriority w:val="99"/>
    <w:semiHidden/>
    <w:rsid w:val="007F682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4411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hyperlink" Target="https://fr.wikipedia.org/wiki/Sun_Microsystems" TargetMode="Externa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hyperlink" Target="https://fr.wikipedia.org/wiki/C_%28langage%29" TargetMode="External"/><Relationship Id="rId47" Type="http://schemas.openxmlformats.org/officeDocument/2006/relationships/hyperlink" Target="https://fr.wikipedia.org/wiki/PHP" TargetMode="External"/><Relationship Id="rId50" Type="http://schemas.openxmlformats.org/officeDocument/2006/relationships/hyperlink" Target="https://fr.wikipedia.org/wiki/Ruby" TargetMode="External"/><Relationship Id="rId55" Type="http://schemas.openxmlformats.org/officeDocument/2006/relationships/hyperlink" Target="https://fr.wikipedia.org/wiki/Linux" TargetMode="External"/><Relationship Id="rId63" Type="http://schemas.openxmlformats.org/officeDocument/2006/relationships/image" Target="media/image29.emf"/><Relationship Id="rId68" Type="http://schemas.openxmlformats.org/officeDocument/2006/relationships/image" Target="media/image34.png"/><Relationship Id="rId76" Type="http://schemas.openxmlformats.org/officeDocument/2006/relationships/hyperlink" Target="http://fr.wikipedia.org/wiki/Composant_logiciel" TargetMode="External"/><Relationship Id="rId84" Type="http://schemas.openxmlformats.org/officeDocument/2006/relationships/hyperlink" Target="http://fr.wikipedia.org/wiki/D%C3%A9veloppement_logiciel" TargetMode="External"/><Relationship Id="rId89" Type="http://schemas.openxmlformats.org/officeDocument/2006/relationships/hyperlink" Target="http://fr.wikipedia.org/wiki/Traitement_d%27images" TargetMode="External"/><Relationship Id="rId7" Type="http://schemas.openxmlformats.org/officeDocument/2006/relationships/endnotes" Target="endnotes.xml"/><Relationship Id="rId71" Type="http://schemas.openxmlformats.org/officeDocument/2006/relationships/image" Target="media/image37.png"/><Relationship Id="rId92"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hyperlink" Target="mailto:auximad@auximad.mg" TargetMode="External"/><Relationship Id="rId24" Type="http://schemas.openxmlformats.org/officeDocument/2006/relationships/image" Target="media/image14.emf"/><Relationship Id="rId32" Type="http://schemas.openxmlformats.org/officeDocument/2006/relationships/image" Target="media/image22.jpeg"/><Relationship Id="rId37" Type="http://schemas.openxmlformats.org/officeDocument/2006/relationships/hyperlink" Target="https://fr.wikipedia.org/wiki/Environnement_de_d%C3%A9veloppement_int%C3%A9gr%C3%A9" TargetMode="External"/><Relationship Id="rId40" Type="http://schemas.openxmlformats.org/officeDocument/2006/relationships/hyperlink" Target="https://fr.wikipedia.org/wiki/Juin_2000" TargetMode="External"/><Relationship Id="rId45" Type="http://schemas.openxmlformats.org/officeDocument/2006/relationships/hyperlink" Target="https://fr.wikipedia.org/wiki/Extensible_Markup_Language" TargetMode="External"/><Relationship Id="rId53" Type="http://schemas.openxmlformats.org/officeDocument/2006/relationships/hyperlink" Target="https://fr.wikipedia.org/wiki/Refactoring" TargetMode="External"/><Relationship Id="rId58" Type="http://schemas.openxmlformats.org/officeDocument/2006/relationships/hyperlink" Target="https://fr.wikipedia.org/wiki/Architecture_SPARC" TargetMode="External"/><Relationship Id="rId66" Type="http://schemas.openxmlformats.org/officeDocument/2006/relationships/image" Target="media/image32.png"/><Relationship Id="rId74" Type="http://schemas.openxmlformats.org/officeDocument/2006/relationships/comments" Target="comments.xml"/><Relationship Id="rId79" Type="http://schemas.openxmlformats.org/officeDocument/2006/relationships/hyperlink" Target="http://www.techno-science.net/?onglet=glossaire&amp;definition=4340" TargetMode="External"/><Relationship Id="rId87" Type="http://schemas.openxmlformats.org/officeDocument/2006/relationships/hyperlink" Target="http://fr.wikipedia.org/wiki/Logiciel" TargetMode="External"/><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hyperlink" Target="http://fr.wikipedia.org/wiki/Langage" TargetMode="External"/><Relationship Id="rId90" Type="http://schemas.openxmlformats.org/officeDocument/2006/relationships/hyperlink" Target="http://fr.wikipedia.org/wiki/Moniteur_d%27ordinateur" TargetMode="External"/><Relationship Id="rId19" Type="http://schemas.openxmlformats.org/officeDocument/2006/relationships/image" Target="media/image9.jpeg"/><Relationship Id="rId14" Type="http://schemas.openxmlformats.org/officeDocument/2006/relationships/image" Target="media/image4.emf"/><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yperlink" Target="https://fr.wikipedia.org/wiki/C_plus_plus" TargetMode="External"/><Relationship Id="rId48" Type="http://schemas.openxmlformats.org/officeDocument/2006/relationships/hyperlink" Target="https://fr.wikipedia.org/wiki/Hypertext_Markup_Language" TargetMode="External"/><Relationship Id="rId56" Type="http://schemas.openxmlformats.org/officeDocument/2006/relationships/hyperlink" Target="https://fr.wikipedia.org/wiki/Solaris_%28informatique%29" TargetMode="External"/><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hyperlink" Target="http://fr.wikipedia.org/wiki/Logiciel" TargetMode="External"/><Relationship Id="rId8" Type="http://schemas.openxmlformats.org/officeDocument/2006/relationships/footer" Target="footer1.xml"/><Relationship Id="rId51" Type="http://schemas.openxmlformats.org/officeDocument/2006/relationships/hyperlink" Target="https://fr.wikipedia.org/wiki/Coloration_syntaxique" TargetMode="External"/><Relationship Id="rId72" Type="http://schemas.openxmlformats.org/officeDocument/2006/relationships/image" Target="media/image38.png"/><Relationship Id="rId80" Type="http://schemas.openxmlformats.org/officeDocument/2006/relationships/hyperlink" Target="http://www.techno-science.net/?onglet=glossaire&amp;definition=5272" TargetMode="External"/><Relationship Id="rId85" Type="http://schemas.openxmlformats.org/officeDocument/2006/relationships/hyperlink" Target="http://fr.wikipedia.org/wiki/Programmation_orient%C3%A9e_objet"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auxidc@auximad.mg"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yperlink" Target="https://fr.wikipedia.org/wiki/Open_source" TargetMode="External"/><Relationship Id="rId46" Type="http://schemas.openxmlformats.org/officeDocument/2006/relationships/hyperlink" Target="https://fr.wikipedia.org/wiki/Groovy_%28langage%29" TargetMode="External"/><Relationship Id="rId59" Type="http://schemas.openxmlformats.org/officeDocument/2006/relationships/hyperlink" Target="https://fr.wikipedia.org/wiki/Mac_OS_X" TargetMode="External"/><Relationship Id="rId67" Type="http://schemas.openxmlformats.org/officeDocument/2006/relationships/image" Target="media/image33.png"/><Relationship Id="rId20" Type="http://schemas.openxmlformats.org/officeDocument/2006/relationships/image" Target="media/image10.jpeg"/><Relationship Id="rId41" Type="http://schemas.openxmlformats.org/officeDocument/2006/relationships/hyperlink" Target="https://fr.wikipedia.org/wiki/Common_Development_and_Distribution_License" TargetMode="External"/><Relationship Id="rId54" Type="http://schemas.openxmlformats.org/officeDocument/2006/relationships/hyperlink" Target="https://fr.wikipedia.org/wiki/Microsoft_Windows" TargetMode="External"/><Relationship Id="rId62" Type="http://schemas.openxmlformats.org/officeDocument/2006/relationships/image" Target="media/image28.png"/><Relationship Id="rId70" Type="http://schemas.openxmlformats.org/officeDocument/2006/relationships/image" Target="media/image36.png"/><Relationship Id="rId75" Type="http://schemas.microsoft.com/office/2011/relationships/commentsExtended" Target="commentsExtended.xml"/><Relationship Id="rId83" Type="http://schemas.openxmlformats.org/officeDocument/2006/relationships/hyperlink" Target="http://fr.wikipedia.org/wiki/Pictogramme" TargetMode="External"/><Relationship Id="rId88" Type="http://schemas.openxmlformats.org/officeDocument/2006/relationships/hyperlink" Target="http://fr.wikipedia.org/wiki/Traitement_de_texte"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hyperlink" Target="https://fr.wikipedia.org/wiki/Python_%28langage%29" TargetMode="External"/><Relationship Id="rId57" Type="http://schemas.openxmlformats.org/officeDocument/2006/relationships/hyperlink" Target="https://fr.wikipedia.org/wiki/X86" TargetMode="External"/><Relationship Id="rId10" Type="http://schemas.openxmlformats.org/officeDocument/2006/relationships/image" Target="media/image2.png"/><Relationship Id="rId31" Type="http://schemas.openxmlformats.org/officeDocument/2006/relationships/image" Target="media/image21.jpeg"/><Relationship Id="rId44" Type="http://schemas.openxmlformats.org/officeDocument/2006/relationships/hyperlink" Target="https://fr.wikipedia.org/wiki/JavaScript" TargetMode="External"/><Relationship Id="rId52" Type="http://schemas.openxmlformats.org/officeDocument/2006/relationships/hyperlink" Target="https://fr.wikipedia.org/wiki/Multi-langage" TargetMode="External"/><Relationship Id="rId60" Type="http://schemas.openxmlformats.org/officeDocument/2006/relationships/hyperlink" Target="https://fr.wikipedia.org/wiki/JDK" TargetMode="External"/><Relationship Id="rId65" Type="http://schemas.openxmlformats.org/officeDocument/2006/relationships/image" Target="media/image31.png"/><Relationship Id="rId73" Type="http://schemas.openxmlformats.org/officeDocument/2006/relationships/hyperlink" Target="https://openclassrooms.com/courses/les-applications-web-avec-javafx/notre-outil-netbeans" TargetMode="External"/><Relationship Id="rId78" Type="http://schemas.openxmlformats.org/officeDocument/2006/relationships/hyperlink" Target="http://fr.wikipedia.org/wiki/Architecture_informatique" TargetMode="External"/><Relationship Id="rId81" Type="http://schemas.openxmlformats.org/officeDocument/2006/relationships/hyperlink" Target="http://www.techno-science.net/glossaire-definition/Vue.html" TargetMode="External"/><Relationship Id="rId86" Type="http://schemas.openxmlformats.org/officeDocument/2006/relationships/hyperlink" Target="http://fr.wikipedia.org/wiki/Interface_graphique"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53597D-4F3A-45B9-A411-F026BC028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95</Pages>
  <Words>19742</Words>
  <Characters>108587</Characters>
  <Application>Microsoft Office Word</Application>
  <DocSecurity>0</DocSecurity>
  <Lines>904</Lines>
  <Paragraphs>256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dc:creator>
  <cp:keywords/>
  <dc:description/>
  <cp:lastModifiedBy>RALAIVAO</cp:lastModifiedBy>
  <cp:revision>2</cp:revision>
  <cp:lastPrinted>2018-02-14T16:55:00Z</cp:lastPrinted>
  <dcterms:created xsi:type="dcterms:W3CDTF">2018-02-21T18:04:00Z</dcterms:created>
  <dcterms:modified xsi:type="dcterms:W3CDTF">2018-02-21T18:04:00Z</dcterms:modified>
</cp:coreProperties>
</file>